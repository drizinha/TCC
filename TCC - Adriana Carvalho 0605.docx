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2FD" w:rsidRPr="00D442FD" w:rsidRDefault="00D442FD" w:rsidP="00D442FD">
      <w:pPr>
        <w:widowControl w:val="0"/>
        <w:suppressAutoHyphens/>
        <w:spacing w:after="120" w:line="360" w:lineRule="auto"/>
        <w:jc w:val="center"/>
        <w:rPr>
          <w:rFonts w:ascii="Arial" w:eastAsia="SimSun" w:hAnsi="Arial" w:cs="Arial"/>
          <w:b/>
          <w:color w:val="222222"/>
          <w:kern w:val="1"/>
          <w:sz w:val="28"/>
          <w:szCs w:val="28"/>
          <w:shd w:val="clear" w:color="auto" w:fill="FFFFFF"/>
          <w:lang w:eastAsia="zh-CN" w:bidi="hi-IN"/>
        </w:rPr>
      </w:pPr>
      <w:bookmarkStart w:id="0" w:name="_Hlk509327592"/>
      <w:bookmarkEnd w:id="0"/>
      <w:r w:rsidRPr="00D442FD">
        <w:rPr>
          <w:rFonts w:ascii="Arial" w:eastAsia="SimSun" w:hAnsi="Arial" w:cs="Arial"/>
          <w:b/>
          <w:noProof/>
          <w:color w:val="222222"/>
          <w:kern w:val="1"/>
          <w:sz w:val="28"/>
          <w:szCs w:val="28"/>
          <w:shd w:val="clear" w:color="auto" w:fill="FFFFFF"/>
          <w:lang w:eastAsia="pt-BR"/>
        </w:rPr>
        <w:drawing>
          <wp:inline distT="0" distB="0" distL="0" distR="0" wp14:anchorId="7A8BB3B3" wp14:editId="5C79C3DD">
            <wp:extent cx="615950" cy="1020445"/>
            <wp:effectExtent l="0" t="0" r="0" b="0"/>
            <wp:docPr id="1" name="Imagem 1" descr="http://concursos1.com.br/wp-content/uploads/2013/04/logo-ufp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concursos1.com.br/wp-content/uploads/2013/04/logo-ufpe-2-2.jpg"/>
                    <pic:cNvPicPr>
                      <a:picLocks noChangeAspect="1" noChangeArrowheads="1"/>
                    </pic:cNvPicPr>
                  </pic:nvPicPr>
                  <pic:blipFill>
                    <a:blip r:embed="rId5" cstate="print">
                      <a:extLst>
                        <a:ext uri="{28A0092B-C50C-407E-A947-70E740481C1C}">
                          <a14:useLocalDpi xmlns:a14="http://schemas.microsoft.com/office/drawing/2010/main" val="0"/>
                        </a:ext>
                      </a:extLst>
                    </a:blip>
                    <a:srcRect l="16832" t="11429" r="18813" b="12143"/>
                    <a:stretch>
                      <a:fillRect/>
                    </a:stretch>
                  </pic:blipFill>
                  <pic:spPr bwMode="auto">
                    <a:xfrm>
                      <a:off x="0" y="0"/>
                      <a:ext cx="615950" cy="1020445"/>
                    </a:xfrm>
                    <a:prstGeom prst="rect">
                      <a:avLst/>
                    </a:prstGeom>
                    <a:noFill/>
                    <a:ln>
                      <a:noFill/>
                    </a:ln>
                  </pic:spPr>
                </pic:pic>
              </a:graphicData>
            </a:graphic>
          </wp:inline>
        </w:drawing>
      </w:r>
    </w:p>
    <w:p w:rsidR="00D442FD" w:rsidRPr="00D442FD" w:rsidRDefault="00D442FD" w:rsidP="00D442FD">
      <w:pPr>
        <w:widowControl w:val="0"/>
        <w:suppressAutoHyphens/>
        <w:spacing w:after="120" w:line="360" w:lineRule="auto"/>
        <w:jc w:val="center"/>
        <w:rPr>
          <w:rFonts w:ascii="Arial" w:eastAsia="SimSun" w:hAnsi="Arial" w:cs="Arial"/>
          <w:b/>
          <w:color w:val="222222"/>
          <w:kern w:val="1"/>
          <w:sz w:val="28"/>
          <w:szCs w:val="28"/>
          <w:shd w:val="clear" w:color="auto" w:fill="FFFFFF"/>
          <w:lang w:eastAsia="zh-CN" w:bidi="hi-IN"/>
        </w:rPr>
      </w:pPr>
      <w:r w:rsidRPr="00D442FD">
        <w:rPr>
          <w:rFonts w:ascii="Arial" w:eastAsia="SimSun" w:hAnsi="Arial" w:cs="Arial"/>
          <w:kern w:val="1"/>
          <w:sz w:val="28"/>
          <w:szCs w:val="28"/>
          <w:lang w:eastAsia="zh-CN" w:bidi="hi-IN"/>
        </w:rPr>
        <w:t>UNIVERSIDADE FEDERAL DE PERNAMBUCO</w:t>
      </w:r>
    </w:p>
    <w:p w:rsidR="00D442FD" w:rsidRPr="00D442FD" w:rsidRDefault="00D442FD" w:rsidP="00D442FD">
      <w:pPr>
        <w:widowControl w:val="0"/>
        <w:suppressAutoHyphens/>
        <w:spacing w:after="120" w:line="360" w:lineRule="auto"/>
        <w:jc w:val="center"/>
        <w:rPr>
          <w:rFonts w:ascii="Arial" w:eastAsia="SimSun" w:hAnsi="Arial" w:cs="Arial"/>
          <w:kern w:val="1"/>
          <w:sz w:val="28"/>
          <w:szCs w:val="28"/>
          <w:lang w:eastAsia="zh-CN" w:bidi="hi-IN"/>
        </w:rPr>
      </w:pPr>
      <w:r w:rsidRPr="00D442FD">
        <w:rPr>
          <w:rFonts w:ascii="Arial" w:eastAsia="SimSun" w:hAnsi="Arial" w:cs="Arial"/>
          <w:kern w:val="1"/>
          <w:sz w:val="28"/>
          <w:szCs w:val="28"/>
          <w:lang w:eastAsia="zh-CN" w:bidi="hi-IN"/>
        </w:rPr>
        <w:t>CENTRO DE CIÊNCIAS EXATAS E DA NATUREZA</w:t>
      </w:r>
    </w:p>
    <w:p w:rsidR="00D442FD" w:rsidRPr="00D442FD" w:rsidRDefault="00D442FD" w:rsidP="00D442FD">
      <w:pPr>
        <w:widowControl w:val="0"/>
        <w:suppressAutoHyphens/>
        <w:spacing w:after="120" w:line="360" w:lineRule="auto"/>
        <w:jc w:val="center"/>
        <w:rPr>
          <w:rFonts w:ascii="Arial" w:eastAsia="SimSun" w:hAnsi="Arial" w:cs="Arial"/>
          <w:kern w:val="1"/>
          <w:sz w:val="28"/>
          <w:szCs w:val="28"/>
          <w:lang w:eastAsia="zh-CN" w:bidi="hi-IN"/>
        </w:rPr>
      </w:pPr>
      <w:r w:rsidRPr="00D442FD">
        <w:rPr>
          <w:rFonts w:ascii="Arial" w:eastAsia="SimSun" w:hAnsi="Arial" w:cs="Arial"/>
          <w:kern w:val="1"/>
          <w:sz w:val="28"/>
          <w:szCs w:val="28"/>
          <w:lang w:eastAsia="zh-CN" w:bidi="hi-IN"/>
        </w:rPr>
        <w:t>CURSO DE BACHARELADO EM QUÍMICA</w:t>
      </w:r>
    </w:p>
    <w:p w:rsidR="00D442FD" w:rsidRPr="00D442FD" w:rsidRDefault="00D442FD" w:rsidP="00D442FD">
      <w:pPr>
        <w:widowControl w:val="0"/>
        <w:suppressAutoHyphens/>
        <w:spacing w:after="120" w:line="360" w:lineRule="auto"/>
        <w:jc w:val="center"/>
        <w:rPr>
          <w:rFonts w:ascii="Arial" w:eastAsia="SimSun" w:hAnsi="Arial" w:cs="Arial"/>
          <w:kern w:val="1"/>
          <w:sz w:val="28"/>
          <w:szCs w:val="28"/>
          <w:lang w:eastAsia="zh-CN" w:bidi="hi-IN"/>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widowControl w:val="0"/>
        <w:suppressAutoHyphens/>
        <w:spacing w:after="120" w:line="360" w:lineRule="auto"/>
        <w:jc w:val="center"/>
        <w:rPr>
          <w:rFonts w:ascii="Arial" w:eastAsia="SimSun" w:hAnsi="Arial" w:cs="Arial"/>
          <w:kern w:val="1"/>
          <w:sz w:val="28"/>
          <w:szCs w:val="28"/>
          <w:lang w:eastAsia="zh-CN" w:bidi="hi-IN"/>
        </w:rPr>
      </w:pPr>
      <w:r w:rsidRPr="00D442FD">
        <w:rPr>
          <w:rFonts w:ascii="Arial" w:eastAsia="SimSun" w:hAnsi="Arial" w:cs="Arial"/>
          <w:kern w:val="1"/>
          <w:sz w:val="28"/>
          <w:szCs w:val="28"/>
          <w:lang w:eastAsia="zh-CN" w:bidi="hi-IN"/>
        </w:rPr>
        <w:t>ADRIANA SOARES DE CARVALHO</w:t>
      </w:r>
    </w:p>
    <w:p w:rsidR="00D442FD" w:rsidRPr="00D442FD" w:rsidRDefault="00D442FD" w:rsidP="00D442FD">
      <w:pPr>
        <w:spacing w:after="0" w:line="360" w:lineRule="auto"/>
        <w:jc w:val="center"/>
        <w:rPr>
          <w:rFonts w:ascii="Arial" w:eastAsia="Times New Roman" w:hAnsi="Arial" w:cs="Arial"/>
          <w:sz w:val="28"/>
          <w:szCs w:val="28"/>
        </w:rPr>
      </w:pPr>
    </w:p>
    <w:p w:rsidR="00D442FD" w:rsidRPr="00D442FD" w:rsidRDefault="00D442FD" w:rsidP="00D442FD">
      <w:pPr>
        <w:spacing w:after="0" w:line="360" w:lineRule="auto"/>
        <w:jc w:val="center"/>
        <w:rPr>
          <w:rFonts w:ascii="Arial" w:eastAsia="Times New Roman" w:hAnsi="Arial" w:cs="Arial"/>
          <w:sz w:val="28"/>
          <w:szCs w:val="28"/>
        </w:rPr>
      </w:pPr>
    </w:p>
    <w:p w:rsidR="00D442FD" w:rsidRPr="00D442FD" w:rsidRDefault="00D442FD" w:rsidP="00D442FD">
      <w:pPr>
        <w:spacing w:after="0" w:line="360" w:lineRule="auto"/>
        <w:jc w:val="center"/>
        <w:rPr>
          <w:rFonts w:ascii="Arial" w:eastAsia="Times New Roman" w:hAnsi="Arial" w:cs="Arial"/>
          <w:sz w:val="28"/>
          <w:szCs w:val="28"/>
        </w:rPr>
      </w:pPr>
    </w:p>
    <w:p w:rsidR="00D442FD" w:rsidRPr="00D442FD" w:rsidRDefault="00D442FD" w:rsidP="00D442FD">
      <w:pPr>
        <w:spacing w:after="0" w:line="360" w:lineRule="auto"/>
        <w:jc w:val="center"/>
        <w:rPr>
          <w:rFonts w:ascii="Arial" w:eastAsia="Times New Roman" w:hAnsi="Arial" w:cs="Arial"/>
          <w:sz w:val="28"/>
          <w:szCs w:val="28"/>
        </w:rPr>
      </w:pP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pPr>
      <w:r w:rsidRPr="00D442FD">
        <w:rPr>
          <w:rFonts w:ascii="Arial" w:eastAsia="SimSun" w:hAnsi="Arial" w:cs="Arial"/>
          <w:b/>
          <w:kern w:val="1"/>
          <w:sz w:val="28"/>
          <w:szCs w:val="28"/>
          <w:lang w:eastAsia="zh-CN" w:bidi="hi-IN"/>
        </w:rPr>
        <w:t>CARACTERIZAÇÃO ELETROQUÍMICA DE SUPERFÍCIES DE OURO MODIFICADAS COM PONTOS QUÂNTICOS DE CdTe</w:t>
      </w:r>
    </w:p>
    <w:p w:rsidR="00D442FD" w:rsidRPr="00D442FD" w:rsidRDefault="00D442FD" w:rsidP="00D442FD">
      <w:pPr>
        <w:spacing w:before="100" w:beforeAutospacing="1" w:after="100" w:afterAutospacing="1" w:line="360" w:lineRule="auto"/>
        <w:ind w:right="-113"/>
        <w:jc w:val="center"/>
        <w:rPr>
          <w:rFonts w:ascii="Arial" w:eastAsia="SimSun" w:hAnsi="Arial" w:cs="Arial"/>
          <w:kern w:val="1"/>
          <w:sz w:val="28"/>
          <w:szCs w:val="28"/>
          <w:lang w:eastAsia="zh-CN" w:bidi="hi-IN"/>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pPr>
      <w:r w:rsidRPr="00D442FD">
        <w:rPr>
          <w:rFonts w:ascii="Arial" w:eastAsia="SimSun" w:hAnsi="Arial" w:cs="Arial"/>
          <w:b/>
          <w:kern w:val="1"/>
          <w:sz w:val="28"/>
          <w:szCs w:val="28"/>
          <w:lang w:eastAsia="zh-CN" w:bidi="hi-IN"/>
        </w:rPr>
        <w:t>RECIFE</w:t>
      </w: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sectPr w:rsidR="00D442FD" w:rsidRPr="00D442FD" w:rsidSect="00C76700">
          <w:headerReference w:type="default" r:id="rId6"/>
          <w:pgSz w:w="11906" w:h="16838" w:code="9"/>
          <w:pgMar w:top="1701" w:right="1134" w:bottom="1134" w:left="1560" w:header="709" w:footer="709" w:gutter="0"/>
          <w:cols w:space="708"/>
          <w:docGrid w:linePitch="360"/>
        </w:sectPr>
      </w:pPr>
      <w:r w:rsidRPr="00D442FD">
        <w:rPr>
          <w:rFonts w:ascii="Arial" w:eastAsia="SimSun" w:hAnsi="Arial" w:cs="Arial"/>
          <w:b/>
          <w:kern w:val="1"/>
          <w:sz w:val="28"/>
          <w:szCs w:val="28"/>
          <w:lang w:eastAsia="zh-CN" w:bidi="hi-IN"/>
        </w:rPr>
        <w:t>2018</w:t>
      </w:r>
    </w:p>
    <w:p w:rsidR="00D442FD" w:rsidRPr="00D442FD" w:rsidRDefault="00D442FD" w:rsidP="00D442FD">
      <w:pPr>
        <w:widowControl w:val="0"/>
        <w:suppressAutoHyphens/>
        <w:spacing w:after="120" w:line="360" w:lineRule="auto"/>
        <w:jc w:val="center"/>
        <w:rPr>
          <w:rFonts w:ascii="Arial" w:eastAsia="SimSun" w:hAnsi="Arial" w:cs="Arial"/>
          <w:kern w:val="1"/>
          <w:sz w:val="28"/>
          <w:szCs w:val="28"/>
          <w:lang w:eastAsia="zh-CN" w:bidi="hi-IN"/>
        </w:rPr>
      </w:pPr>
      <w:r w:rsidRPr="00D442FD">
        <w:rPr>
          <w:rFonts w:ascii="Arial" w:eastAsia="SimSun" w:hAnsi="Arial" w:cs="Arial"/>
          <w:kern w:val="1"/>
          <w:sz w:val="28"/>
          <w:szCs w:val="28"/>
          <w:lang w:eastAsia="zh-CN" w:bidi="hi-IN"/>
        </w:rPr>
        <w:lastRenderedPageBreak/>
        <w:t xml:space="preserve">ADRIANA SOARES DE CARVALHO </w:t>
      </w: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pP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pP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pPr>
      <w:r w:rsidRPr="00D442FD">
        <w:rPr>
          <w:rFonts w:ascii="Arial" w:eastAsia="SimSun" w:hAnsi="Arial" w:cs="Arial"/>
          <w:b/>
          <w:kern w:val="1"/>
          <w:sz w:val="28"/>
          <w:szCs w:val="28"/>
          <w:lang w:eastAsia="zh-CN" w:bidi="hi-IN"/>
        </w:rPr>
        <w:t>CARACTERIZAÇÃO ELETROQUÍMICA DE SUPERFÍCIES DE OURO MODIFICADAS COM PONTOS QUÂNTICOS DE CdTe</w:t>
      </w:r>
    </w:p>
    <w:p w:rsidR="00D442FD" w:rsidRPr="00D442FD" w:rsidRDefault="00D442FD" w:rsidP="00D442FD">
      <w:pPr>
        <w:widowControl w:val="0"/>
        <w:suppressAutoHyphens/>
        <w:spacing w:after="120" w:line="360" w:lineRule="auto"/>
        <w:jc w:val="center"/>
        <w:rPr>
          <w:rFonts w:ascii="Arial" w:eastAsia="SimSun" w:hAnsi="Arial" w:cs="Arial"/>
          <w:kern w:val="1"/>
          <w:sz w:val="24"/>
          <w:szCs w:val="24"/>
          <w:lang w:eastAsia="zh-CN" w:bidi="hi-IN"/>
        </w:rPr>
      </w:pPr>
    </w:p>
    <w:p w:rsidR="00D442FD" w:rsidRPr="00D442FD" w:rsidRDefault="00D442FD" w:rsidP="00D442FD">
      <w:pPr>
        <w:widowControl w:val="0"/>
        <w:suppressAutoHyphens/>
        <w:spacing w:after="120" w:line="360" w:lineRule="auto"/>
        <w:jc w:val="center"/>
        <w:rPr>
          <w:rFonts w:ascii="Arial" w:eastAsia="SimSun" w:hAnsi="Arial" w:cs="Arial"/>
          <w:kern w:val="1"/>
          <w:sz w:val="24"/>
          <w:szCs w:val="24"/>
          <w:lang w:eastAsia="zh-CN" w:bidi="hi-IN"/>
        </w:rPr>
      </w:pPr>
    </w:p>
    <w:p w:rsidR="00D442FD" w:rsidRPr="00D442FD" w:rsidRDefault="00D442FD" w:rsidP="00D442FD">
      <w:pPr>
        <w:widowControl w:val="0"/>
        <w:suppressAutoHyphens/>
        <w:spacing w:after="120" w:line="360" w:lineRule="auto"/>
        <w:jc w:val="center"/>
        <w:rPr>
          <w:rFonts w:ascii="Arial" w:eastAsia="SimSun" w:hAnsi="Arial" w:cs="Arial"/>
          <w:kern w:val="1"/>
          <w:sz w:val="24"/>
          <w:szCs w:val="24"/>
          <w:lang w:eastAsia="zh-CN" w:bidi="hi-IN"/>
        </w:rPr>
      </w:pPr>
    </w:p>
    <w:p w:rsidR="00D442FD" w:rsidRPr="00D442FD" w:rsidRDefault="00D442FD" w:rsidP="00D442FD">
      <w:pPr>
        <w:widowControl w:val="0"/>
        <w:suppressAutoHyphens/>
        <w:spacing w:after="120" w:line="360" w:lineRule="auto"/>
        <w:ind w:left="4820"/>
        <w:jc w:val="both"/>
        <w:rPr>
          <w:rFonts w:ascii="Arial" w:eastAsia="SimSun" w:hAnsi="Arial" w:cs="Arial"/>
          <w:kern w:val="1"/>
          <w:sz w:val="24"/>
          <w:szCs w:val="24"/>
          <w:lang w:eastAsia="zh-CN" w:bidi="hi-IN"/>
        </w:rPr>
      </w:pPr>
      <w:r w:rsidRPr="00D442FD">
        <w:rPr>
          <w:rFonts w:ascii="Arial" w:eastAsia="SimSun" w:hAnsi="Arial" w:cs="Arial"/>
          <w:kern w:val="1"/>
          <w:sz w:val="24"/>
          <w:szCs w:val="24"/>
          <w:lang w:eastAsia="zh-CN" w:bidi="hi-IN"/>
        </w:rPr>
        <w:t>Trabalho de Conclusão de Curso apresentado à Coordenação do Curso de Bacharelado em Química da Universidade Federal de Pernambuco, como parte dos requisitos à obtenção do grau de Graduanda em Bacharelado em Química.</w:t>
      </w:r>
    </w:p>
    <w:p w:rsidR="00D442FD" w:rsidRPr="00D442FD" w:rsidRDefault="00D442FD" w:rsidP="00D442FD">
      <w:pPr>
        <w:spacing w:after="0" w:line="360" w:lineRule="auto"/>
        <w:ind w:left="4536" w:right="-113"/>
        <w:jc w:val="center"/>
        <w:rPr>
          <w:rFonts w:ascii="Arial" w:eastAsia="Calibri" w:hAnsi="Arial" w:cs="Arial"/>
          <w:b/>
          <w:color w:val="222222"/>
          <w:sz w:val="28"/>
          <w:szCs w:val="28"/>
          <w:shd w:val="clear" w:color="auto" w:fill="FFFFFF"/>
        </w:rPr>
      </w:pPr>
    </w:p>
    <w:p w:rsidR="00D442FD" w:rsidRPr="00D442FD" w:rsidRDefault="00D442FD" w:rsidP="00D442FD">
      <w:pPr>
        <w:spacing w:after="0" w:line="360" w:lineRule="auto"/>
        <w:ind w:right="-113"/>
        <w:jc w:val="center"/>
        <w:rPr>
          <w:rFonts w:ascii="Arial" w:eastAsia="Calibri" w:hAnsi="Arial" w:cs="Arial"/>
          <w:sz w:val="24"/>
          <w:szCs w:val="24"/>
        </w:rPr>
      </w:pPr>
    </w:p>
    <w:p w:rsidR="00D442FD" w:rsidRPr="00D442FD" w:rsidRDefault="00D442FD" w:rsidP="00D442FD">
      <w:pPr>
        <w:spacing w:after="0" w:line="360" w:lineRule="auto"/>
        <w:ind w:left="4536" w:right="-113"/>
        <w:jc w:val="center"/>
        <w:rPr>
          <w:rFonts w:ascii="Arial" w:eastAsia="Calibri" w:hAnsi="Arial" w:cs="Arial"/>
          <w:sz w:val="24"/>
          <w:szCs w:val="24"/>
        </w:rPr>
      </w:pPr>
    </w:p>
    <w:p w:rsidR="00D442FD" w:rsidRPr="00D442FD" w:rsidRDefault="00D442FD" w:rsidP="00D442FD">
      <w:pPr>
        <w:spacing w:after="0" w:line="360" w:lineRule="auto"/>
        <w:ind w:left="4536" w:right="-113" w:hanging="283"/>
        <w:jc w:val="center"/>
        <w:rPr>
          <w:rFonts w:ascii="Arial" w:eastAsia="Calibri" w:hAnsi="Arial" w:cs="Arial"/>
          <w:b/>
          <w:sz w:val="24"/>
          <w:szCs w:val="24"/>
        </w:rPr>
      </w:pPr>
      <w:r w:rsidRPr="00D442FD">
        <w:rPr>
          <w:rFonts w:ascii="Arial" w:eastAsia="Calibri" w:hAnsi="Arial" w:cs="Arial"/>
          <w:b/>
          <w:sz w:val="24"/>
          <w:szCs w:val="24"/>
        </w:rPr>
        <w:t xml:space="preserve">Orientação: </w:t>
      </w:r>
      <w:r w:rsidRPr="00D442FD">
        <w:rPr>
          <w:rFonts w:ascii="Arial" w:eastAsia="Calibri" w:hAnsi="Arial" w:cs="Arial"/>
          <w:sz w:val="24"/>
          <w:szCs w:val="24"/>
        </w:rPr>
        <w:t>Dr. Rogério Tavares Ribeiro</w:t>
      </w:r>
      <w:r w:rsidRPr="00D442FD">
        <w:rPr>
          <w:rFonts w:ascii="Arial" w:eastAsia="Calibri" w:hAnsi="Arial" w:cs="Arial"/>
          <w:b/>
          <w:sz w:val="24"/>
          <w:szCs w:val="24"/>
        </w:rPr>
        <w:t xml:space="preserve"> </w:t>
      </w:r>
    </w:p>
    <w:p w:rsidR="00D442FD" w:rsidRPr="00D442FD" w:rsidRDefault="00D442FD" w:rsidP="00D442FD">
      <w:pPr>
        <w:spacing w:after="0" w:line="360" w:lineRule="auto"/>
        <w:ind w:left="4395" w:right="-113" w:hanging="283"/>
        <w:jc w:val="center"/>
        <w:rPr>
          <w:rFonts w:ascii="Arial" w:eastAsia="Calibri" w:hAnsi="Arial" w:cs="Arial"/>
          <w:color w:val="222222"/>
          <w:sz w:val="24"/>
          <w:szCs w:val="24"/>
          <w:shd w:val="clear" w:color="auto" w:fill="FFFFFF"/>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spacing w:before="100" w:beforeAutospacing="1" w:after="100" w:afterAutospacing="1" w:line="360" w:lineRule="auto"/>
        <w:ind w:right="-113"/>
        <w:rPr>
          <w:rFonts w:ascii="Arial" w:eastAsia="Calibri" w:hAnsi="Arial" w:cs="Arial"/>
          <w:b/>
          <w:color w:val="222222"/>
          <w:sz w:val="28"/>
          <w:szCs w:val="28"/>
          <w:shd w:val="clear" w:color="auto" w:fill="FFFFFF"/>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spacing w:before="100" w:beforeAutospacing="1" w:after="100" w:afterAutospacing="1" w:line="360" w:lineRule="auto"/>
        <w:ind w:right="-113"/>
        <w:jc w:val="center"/>
        <w:rPr>
          <w:rFonts w:ascii="Arial" w:eastAsia="Calibri" w:hAnsi="Arial" w:cs="Arial"/>
          <w:b/>
          <w:color w:val="222222"/>
          <w:sz w:val="28"/>
          <w:szCs w:val="28"/>
          <w:shd w:val="clear" w:color="auto" w:fill="FFFFFF"/>
        </w:rPr>
      </w:pPr>
    </w:p>
    <w:p w:rsidR="00D442FD" w:rsidRPr="00D442FD" w:rsidRDefault="00D442FD" w:rsidP="00D442FD">
      <w:pPr>
        <w:widowControl w:val="0"/>
        <w:suppressAutoHyphens/>
        <w:spacing w:after="120" w:line="360" w:lineRule="auto"/>
        <w:jc w:val="center"/>
        <w:rPr>
          <w:rFonts w:ascii="Arial" w:eastAsia="SimSun" w:hAnsi="Arial" w:cs="Arial"/>
          <w:b/>
          <w:kern w:val="1"/>
          <w:sz w:val="24"/>
          <w:szCs w:val="24"/>
          <w:lang w:eastAsia="zh-CN" w:bidi="hi-IN"/>
        </w:rPr>
      </w:pPr>
      <w:r w:rsidRPr="00D442FD">
        <w:rPr>
          <w:rFonts w:ascii="Arial" w:eastAsia="SimSun" w:hAnsi="Arial" w:cs="Arial"/>
          <w:b/>
          <w:kern w:val="1"/>
          <w:sz w:val="24"/>
          <w:szCs w:val="24"/>
          <w:lang w:eastAsia="zh-CN" w:bidi="hi-IN"/>
        </w:rPr>
        <w:t>RECIFE</w:t>
      </w:r>
    </w:p>
    <w:p w:rsidR="00D442FD" w:rsidRPr="00D442FD" w:rsidRDefault="00D442FD" w:rsidP="00D442FD">
      <w:pPr>
        <w:widowControl w:val="0"/>
        <w:suppressAutoHyphens/>
        <w:spacing w:after="120" w:line="360" w:lineRule="auto"/>
        <w:jc w:val="center"/>
        <w:rPr>
          <w:rFonts w:ascii="Arial" w:eastAsia="SimSun" w:hAnsi="Arial" w:cs="Arial"/>
          <w:b/>
          <w:kern w:val="1"/>
          <w:sz w:val="24"/>
          <w:szCs w:val="24"/>
          <w:lang w:eastAsia="zh-CN" w:bidi="hi-IN"/>
        </w:rPr>
        <w:sectPr w:rsidR="00D442FD" w:rsidRPr="00D442FD" w:rsidSect="00C76700">
          <w:headerReference w:type="default" r:id="rId7"/>
          <w:pgSz w:w="11906" w:h="16838" w:code="9"/>
          <w:pgMar w:top="1701" w:right="1134" w:bottom="1134" w:left="1560" w:header="709" w:footer="709" w:gutter="0"/>
          <w:cols w:space="708"/>
          <w:docGrid w:linePitch="360"/>
        </w:sectPr>
      </w:pPr>
      <w:r w:rsidRPr="00D442FD">
        <w:rPr>
          <w:rFonts w:ascii="Arial" w:eastAsia="SimSun" w:hAnsi="Arial" w:cs="Arial"/>
          <w:b/>
          <w:kern w:val="1"/>
          <w:sz w:val="24"/>
          <w:szCs w:val="24"/>
          <w:lang w:eastAsia="zh-CN" w:bidi="hi-IN"/>
        </w:rPr>
        <w:t>2018</w:t>
      </w:r>
    </w:p>
    <w:p w:rsidR="00D442FD" w:rsidRPr="00D442FD" w:rsidRDefault="00D442FD" w:rsidP="00D442FD">
      <w:pPr>
        <w:widowControl w:val="0"/>
        <w:suppressAutoHyphens/>
        <w:spacing w:after="120" w:line="360" w:lineRule="auto"/>
        <w:jc w:val="center"/>
        <w:rPr>
          <w:rFonts w:ascii="Arial" w:eastAsia="SimSun" w:hAnsi="Arial" w:cs="Arial"/>
          <w:b/>
          <w:kern w:val="1"/>
          <w:sz w:val="28"/>
          <w:szCs w:val="28"/>
          <w:lang w:eastAsia="zh-CN" w:bidi="hi-IN"/>
        </w:rPr>
      </w:pPr>
      <w:r w:rsidRPr="00D442FD">
        <w:rPr>
          <w:rFonts w:ascii="Arial" w:eastAsia="SimSun" w:hAnsi="Arial" w:cs="Arial"/>
          <w:b/>
          <w:kern w:val="1"/>
          <w:sz w:val="28"/>
          <w:szCs w:val="28"/>
          <w:lang w:eastAsia="zh-CN" w:bidi="hi-IN"/>
        </w:rPr>
        <w:lastRenderedPageBreak/>
        <w:t>CARACTERIZAÇÃO ELETROQUÍMICA DE TRANSDUTORES DE OURO BASEADOS EM PONTOS QUÂNTICOS DE CdTe</w:t>
      </w:r>
    </w:p>
    <w:p w:rsidR="00D442FD" w:rsidRPr="00D442FD" w:rsidRDefault="00D442FD" w:rsidP="00D442FD">
      <w:pPr>
        <w:spacing w:before="100" w:beforeAutospacing="1" w:after="0" w:line="360" w:lineRule="auto"/>
        <w:ind w:left="4820" w:right="-113"/>
        <w:jc w:val="both"/>
        <w:rPr>
          <w:rFonts w:ascii="Arial" w:eastAsia="Calibri" w:hAnsi="Arial" w:cs="Arial"/>
          <w:b/>
          <w:sz w:val="24"/>
          <w:szCs w:val="24"/>
        </w:rPr>
      </w:pPr>
      <w:r w:rsidRPr="00D442FD">
        <w:rPr>
          <w:rFonts w:ascii="Arial" w:eastAsia="Calibri" w:hAnsi="Arial" w:cs="Arial"/>
          <w:sz w:val="24"/>
          <w:szCs w:val="24"/>
        </w:rPr>
        <w:t>Esse trabalho de conclusão de curso foi julgado adequado para a obtenção do título de Graduada em Bacharelado em Química e aprovada em sua forma final pelo Orientador e pela Banca Examinadora.</w:t>
      </w:r>
    </w:p>
    <w:p w:rsidR="00D442FD" w:rsidRPr="00D442FD" w:rsidRDefault="00D442FD" w:rsidP="00D442FD">
      <w:pPr>
        <w:spacing w:before="100" w:beforeAutospacing="1" w:after="0" w:line="360" w:lineRule="auto"/>
        <w:ind w:left="4820" w:right="-113"/>
        <w:jc w:val="both"/>
        <w:rPr>
          <w:rFonts w:ascii="Arial" w:eastAsia="Calibri" w:hAnsi="Arial" w:cs="Arial"/>
          <w:b/>
          <w:sz w:val="24"/>
          <w:szCs w:val="24"/>
        </w:rPr>
      </w:pPr>
      <w:r w:rsidRPr="00D442FD">
        <w:rPr>
          <w:rFonts w:ascii="Arial" w:eastAsia="Calibri" w:hAnsi="Arial" w:cs="Arial"/>
          <w:sz w:val="24"/>
          <w:szCs w:val="24"/>
        </w:rPr>
        <w:t>Aprovado em: ***</w:t>
      </w:r>
    </w:p>
    <w:p w:rsidR="00D442FD" w:rsidRPr="00D442FD" w:rsidRDefault="00D442FD" w:rsidP="00D442FD">
      <w:pPr>
        <w:spacing w:before="100" w:beforeAutospacing="1" w:after="0" w:line="360" w:lineRule="auto"/>
        <w:ind w:right="-113"/>
        <w:jc w:val="both"/>
        <w:rPr>
          <w:rFonts w:ascii="Arial" w:eastAsia="Calibri" w:hAnsi="Arial" w:cs="Arial"/>
          <w:b/>
          <w:sz w:val="24"/>
          <w:szCs w:val="24"/>
        </w:rPr>
      </w:pPr>
      <w:r w:rsidRPr="00D442FD">
        <w:rPr>
          <w:rFonts w:ascii="Arial" w:eastAsia="Calibri" w:hAnsi="Arial" w:cs="Arial"/>
          <w:b/>
          <w:sz w:val="24"/>
          <w:szCs w:val="24"/>
        </w:rPr>
        <w:t>Banca Examinadora:</w:t>
      </w:r>
    </w:p>
    <w:p w:rsidR="00D442FD" w:rsidRPr="00D442FD" w:rsidRDefault="00D442FD" w:rsidP="00D442FD">
      <w:pPr>
        <w:spacing w:before="100" w:beforeAutospacing="1" w:after="0" w:line="360" w:lineRule="auto"/>
        <w:ind w:right="-113"/>
        <w:jc w:val="both"/>
        <w:rPr>
          <w:rFonts w:ascii="Arial" w:eastAsia="Calibri" w:hAnsi="Arial" w:cs="Arial"/>
          <w:b/>
          <w:sz w:val="24"/>
          <w:szCs w:val="24"/>
        </w:rPr>
      </w:pPr>
    </w:p>
    <w:p w:rsidR="00D442FD" w:rsidRPr="00D442FD" w:rsidRDefault="00D442FD" w:rsidP="00D442FD">
      <w:pPr>
        <w:spacing w:before="100" w:beforeAutospacing="1" w:after="0" w:line="360" w:lineRule="auto"/>
        <w:ind w:right="-113" w:firstLine="567"/>
        <w:jc w:val="center"/>
        <w:rPr>
          <w:rFonts w:ascii="Arial" w:eastAsia="Calibri" w:hAnsi="Arial" w:cs="Arial"/>
          <w:sz w:val="24"/>
          <w:szCs w:val="24"/>
        </w:rPr>
      </w:pPr>
      <w:r w:rsidRPr="00D442FD">
        <w:rPr>
          <w:rFonts w:ascii="Arial" w:eastAsia="Calibri" w:hAnsi="Arial" w:cs="Arial"/>
          <w:sz w:val="24"/>
          <w:szCs w:val="24"/>
        </w:rPr>
        <w:t>___________________________________</w:t>
      </w:r>
    </w:p>
    <w:p w:rsidR="00D442FD" w:rsidRPr="00D442FD" w:rsidRDefault="00D442FD" w:rsidP="00D442FD">
      <w:pPr>
        <w:spacing w:after="0" w:line="360" w:lineRule="auto"/>
        <w:ind w:right="-113" w:firstLine="567"/>
        <w:jc w:val="center"/>
        <w:rPr>
          <w:rFonts w:ascii="Arial" w:eastAsia="Calibri" w:hAnsi="Arial" w:cs="Arial"/>
          <w:sz w:val="24"/>
          <w:szCs w:val="24"/>
        </w:rPr>
      </w:pPr>
      <w:r w:rsidRPr="00D442FD">
        <w:rPr>
          <w:rFonts w:ascii="Arial" w:eastAsia="Calibri" w:hAnsi="Arial" w:cs="Arial"/>
          <w:b/>
          <w:sz w:val="24"/>
          <w:szCs w:val="24"/>
        </w:rPr>
        <w:t>Dr. Rogério Tavares Ribeiro</w:t>
      </w:r>
    </w:p>
    <w:p w:rsidR="00D442FD" w:rsidRPr="00D442FD" w:rsidRDefault="00D442FD" w:rsidP="00D442FD">
      <w:pPr>
        <w:spacing w:after="0" w:line="360" w:lineRule="auto"/>
        <w:ind w:right="-113" w:firstLine="567"/>
        <w:jc w:val="center"/>
        <w:rPr>
          <w:rFonts w:ascii="Arial" w:eastAsia="Calibri" w:hAnsi="Arial" w:cs="Arial"/>
          <w:b/>
          <w:sz w:val="24"/>
          <w:szCs w:val="24"/>
        </w:rPr>
      </w:pPr>
      <w:r w:rsidRPr="00D442FD">
        <w:rPr>
          <w:rFonts w:ascii="Arial" w:eastAsia="Calibri" w:hAnsi="Arial" w:cs="Arial"/>
          <w:b/>
          <w:sz w:val="24"/>
          <w:szCs w:val="24"/>
        </w:rPr>
        <w:t>Departamento de Química Fundamental – UFPE (Orientador)</w:t>
      </w:r>
    </w:p>
    <w:p w:rsidR="00D442FD" w:rsidRPr="00D442FD" w:rsidRDefault="00D442FD" w:rsidP="00D442FD">
      <w:pPr>
        <w:spacing w:after="0" w:line="360" w:lineRule="auto"/>
        <w:ind w:right="-113"/>
        <w:rPr>
          <w:rFonts w:ascii="Arial" w:eastAsia="Calibri" w:hAnsi="Arial" w:cs="Arial"/>
          <w:sz w:val="24"/>
          <w:szCs w:val="24"/>
        </w:rPr>
      </w:pPr>
    </w:p>
    <w:p w:rsidR="00D442FD" w:rsidRPr="00D442FD" w:rsidRDefault="00D442FD" w:rsidP="00D442FD">
      <w:pPr>
        <w:spacing w:after="0" w:line="360" w:lineRule="auto"/>
        <w:ind w:right="-113" w:firstLine="567"/>
        <w:jc w:val="center"/>
        <w:rPr>
          <w:rFonts w:ascii="Arial" w:eastAsia="Calibri" w:hAnsi="Arial" w:cs="Arial"/>
          <w:sz w:val="24"/>
          <w:szCs w:val="24"/>
        </w:rPr>
      </w:pPr>
    </w:p>
    <w:p w:rsidR="00D442FD" w:rsidRPr="00D442FD" w:rsidRDefault="00D442FD" w:rsidP="00D442FD">
      <w:pPr>
        <w:spacing w:before="100" w:beforeAutospacing="1" w:after="0" w:line="360" w:lineRule="auto"/>
        <w:ind w:right="-113" w:firstLine="567"/>
        <w:jc w:val="center"/>
        <w:rPr>
          <w:rFonts w:ascii="Arial" w:eastAsia="Calibri" w:hAnsi="Arial" w:cs="Arial"/>
          <w:sz w:val="24"/>
          <w:szCs w:val="24"/>
        </w:rPr>
      </w:pPr>
      <w:r w:rsidRPr="00D442FD">
        <w:rPr>
          <w:rFonts w:ascii="Arial" w:eastAsia="Calibri" w:hAnsi="Arial" w:cs="Arial"/>
          <w:sz w:val="24"/>
          <w:szCs w:val="24"/>
        </w:rPr>
        <w:t>___________________________________</w:t>
      </w:r>
    </w:p>
    <w:p w:rsidR="00D442FD" w:rsidRPr="00D442FD" w:rsidRDefault="00D442FD" w:rsidP="00D442FD">
      <w:pPr>
        <w:spacing w:after="0" w:line="360" w:lineRule="auto"/>
        <w:ind w:right="-113" w:firstLine="567"/>
        <w:jc w:val="center"/>
        <w:rPr>
          <w:rFonts w:ascii="Arial" w:eastAsia="Calibri" w:hAnsi="Arial" w:cs="Arial"/>
          <w:sz w:val="24"/>
          <w:szCs w:val="24"/>
        </w:rPr>
      </w:pPr>
      <w:r w:rsidRPr="00D442FD">
        <w:rPr>
          <w:rFonts w:ascii="Arial" w:eastAsia="Calibri" w:hAnsi="Arial" w:cs="Arial"/>
          <w:b/>
          <w:sz w:val="24"/>
          <w:szCs w:val="24"/>
        </w:rPr>
        <w:t>Dr. Flamarion Borges Diniz</w:t>
      </w:r>
    </w:p>
    <w:p w:rsidR="00D442FD" w:rsidRPr="00D442FD" w:rsidRDefault="00D442FD" w:rsidP="00D442FD">
      <w:pPr>
        <w:spacing w:after="0" w:line="360" w:lineRule="auto"/>
        <w:ind w:right="-113" w:firstLine="567"/>
        <w:jc w:val="center"/>
        <w:rPr>
          <w:rFonts w:ascii="Arial" w:eastAsia="Calibri" w:hAnsi="Arial" w:cs="Arial"/>
          <w:b/>
          <w:sz w:val="24"/>
          <w:szCs w:val="24"/>
        </w:rPr>
      </w:pPr>
      <w:r w:rsidRPr="00D442FD">
        <w:rPr>
          <w:rFonts w:ascii="Arial" w:eastAsia="Calibri" w:hAnsi="Arial" w:cs="Arial"/>
          <w:b/>
          <w:sz w:val="24"/>
          <w:szCs w:val="24"/>
        </w:rPr>
        <w:t>Departamento de Química Fundamental – UFPE (Titular – Membro Interno)</w:t>
      </w:r>
    </w:p>
    <w:p w:rsidR="00D442FD" w:rsidRPr="00D442FD" w:rsidRDefault="00D442FD" w:rsidP="00D442FD">
      <w:pPr>
        <w:spacing w:after="0" w:line="360" w:lineRule="auto"/>
        <w:ind w:right="-113" w:firstLine="567"/>
        <w:jc w:val="center"/>
        <w:rPr>
          <w:rFonts w:ascii="Arial" w:eastAsia="Calibri" w:hAnsi="Arial" w:cs="Arial"/>
          <w:sz w:val="24"/>
          <w:szCs w:val="24"/>
        </w:rPr>
      </w:pPr>
    </w:p>
    <w:p w:rsidR="00D442FD" w:rsidRPr="00D442FD" w:rsidRDefault="00D442FD" w:rsidP="00D442FD">
      <w:pPr>
        <w:spacing w:after="0" w:line="360" w:lineRule="auto"/>
        <w:ind w:right="-113"/>
        <w:rPr>
          <w:rFonts w:ascii="Arial" w:eastAsia="Calibri" w:hAnsi="Arial" w:cs="Arial"/>
          <w:sz w:val="24"/>
          <w:szCs w:val="24"/>
        </w:rPr>
      </w:pPr>
    </w:p>
    <w:p w:rsidR="00D442FD" w:rsidRPr="00D442FD" w:rsidRDefault="00D442FD" w:rsidP="00D442FD">
      <w:pPr>
        <w:spacing w:before="100" w:beforeAutospacing="1" w:after="0" w:line="360" w:lineRule="auto"/>
        <w:ind w:right="-113" w:firstLine="567"/>
        <w:jc w:val="center"/>
        <w:rPr>
          <w:rFonts w:ascii="Arial" w:eastAsia="Calibri" w:hAnsi="Arial" w:cs="Arial"/>
          <w:sz w:val="24"/>
          <w:szCs w:val="24"/>
        </w:rPr>
      </w:pPr>
      <w:r w:rsidRPr="00D442FD">
        <w:rPr>
          <w:rFonts w:ascii="Arial" w:eastAsia="Calibri" w:hAnsi="Arial" w:cs="Arial"/>
          <w:sz w:val="24"/>
          <w:szCs w:val="24"/>
        </w:rPr>
        <w:t>___________________________________</w:t>
      </w:r>
    </w:p>
    <w:p w:rsidR="00D442FD" w:rsidRPr="00D442FD" w:rsidRDefault="00D442FD" w:rsidP="00D442FD">
      <w:pPr>
        <w:spacing w:after="0" w:line="360" w:lineRule="auto"/>
        <w:ind w:right="-113" w:firstLine="567"/>
        <w:jc w:val="center"/>
        <w:rPr>
          <w:rFonts w:ascii="Arial" w:eastAsia="Calibri" w:hAnsi="Arial" w:cs="Arial"/>
          <w:b/>
          <w:sz w:val="24"/>
          <w:szCs w:val="24"/>
        </w:rPr>
      </w:pPr>
      <w:r w:rsidRPr="00D442FD">
        <w:rPr>
          <w:rFonts w:ascii="Arial" w:eastAsia="Calibri" w:hAnsi="Arial" w:cs="Arial"/>
          <w:b/>
          <w:sz w:val="24"/>
          <w:szCs w:val="24"/>
        </w:rPr>
        <w:t>Dra. Lêda Cristina da Silva</w:t>
      </w:r>
    </w:p>
    <w:p w:rsidR="00D442FD" w:rsidRPr="00D442FD" w:rsidRDefault="00D442FD" w:rsidP="00D442FD">
      <w:pPr>
        <w:spacing w:after="0" w:line="360" w:lineRule="auto"/>
        <w:ind w:right="-113" w:firstLine="567"/>
        <w:jc w:val="center"/>
        <w:rPr>
          <w:rFonts w:ascii="Arial" w:eastAsia="Calibri" w:hAnsi="Arial" w:cs="Arial"/>
          <w:sz w:val="24"/>
          <w:szCs w:val="24"/>
        </w:rPr>
      </w:pPr>
      <w:r w:rsidRPr="00D442FD">
        <w:rPr>
          <w:rFonts w:ascii="Arial" w:eastAsia="Calibri" w:hAnsi="Arial" w:cs="Arial"/>
          <w:b/>
          <w:sz w:val="24"/>
          <w:szCs w:val="24"/>
        </w:rPr>
        <w:t>Escola Politécnica de Pernambuco – UPE (Titular – Membro Externo)</w:t>
      </w:r>
    </w:p>
    <w:p w:rsidR="00D442FD" w:rsidRPr="00D442FD" w:rsidRDefault="00D442FD" w:rsidP="00D442FD">
      <w:pPr>
        <w:widowControl w:val="0"/>
        <w:suppressAutoHyphens/>
        <w:spacing w:after="0" w:line="360" w:lineRule="auto"/>
        <w:rPr>
          <w:rFonts w:ascii="Arial" w:eastAsia="SimSun" w:hAnsi="Arial" w:cs="Arial"/>
          <w:b/>
          <w:kern w:val="1"/>
          <w:sz w:val="24"/>
          <w:szCs w:val="24"/>
          <w:lang w:eastAsia="zh-CN" w:bidi="hi-IN"/>
        </w:rPr>
      </w:pPr>
    </w:p>
    <w:p w:rsidR="00D442FD" w:rsidRPr="00D442FD" w:rsidRDefault="00D442FD" w:rsidP="00D442FD">
      <w:pPr>
        <w:widowControl w:val="0"/>
        <w:suppressAutoHyphens/>
        <w:spacing w:after="0" w:line="360" w:lineRule="auto"/>
        <w:jc w:val="center"/>
        <w:rPr>
          <w:rFonts w:ascii="Arial" w:eastAsia="SimSun" w:hAnsi="Arial" w:cs="Arial"/>
          <w:b/>
          <w:kern w:val="1"/>
          <w:sz w:val="24"/>
          <w:szCs w:val="24"/>
          <w:lang w:eastAsia="zh-CN" w:bidi="hi-IN"/>
        </w:rPr>
      </w:pPr>
    </w:p>
    <w:p w:rsidR="00D442FD" w:rsidRPr="00D442FD" w:rsidRDefault="00D442FD" w:rsidP="00D442FD">
      <w:pPr>
        <w:widowControl w:val="0"/>
        <w:suppressAutoHyphens/>
        <w:spacing w:after="120" w:line="360" w:lineRule="auto"/>
        <w:jc w:val="center"/>
        <w:rPr>
          <w:rFonts w:ascii="Arial" w:eastAsia="SimSun" w:hAnsi="Arial" w:cs="Arial"/>
          <w:b/>
          <w:kern w:val="1"/>
          <w:sz w:val="24"/>
          <w:szCs w:val="24"/>
          <w:lang w:eastAsia="zh-CN" w:bidi="hi-IN"/>
        </w:rPr>
      </w:pPr>
      <w:r w:rsidRPr="00D442FD">
        <w:rPr>
          <w:rFonts w:ascii="Arial" w:eastAsia="SimSun" w:hAnsi="Arial" w:cs="Arial"/>
          <w:b/>
          <w:kern w:val="1"/>
          <w:sz w:val="24"/>
          <w:szCs w:val="24"/>
          <w:lang w:eastAsia="zh-CN" w:bidi="hi-IN"/>
        </w:rPr>
        <w:t>RECIFE</w:t>
      </w:r>
    </w:p>
    <w:p w:rsidR="00D442FD" w:rsidRPr="00D442FD" w:rsidRDefault="00D442FD" w:rsidP="00D442FD">
      <w:pPr>
        <w:widowControl w:val="0"/>
        <w:suppressAutoHyphens/>
        <w:spacing w:after="120" w:line="360" w:lineRule="auto"/>
        <w:jc w:val="center"/>
        <w:rPr>
          <w:rFonts w:ascii="Arial" w:eastAsia="SimSun" w:hAnsi="Arial" w:cs="Arial"/>
          <w:b/>
          <w:kern w:val="1"/>
          <w:sz w:val="24"/>
          <w:szCs w:val="24"/>
          <w:lang w:eastAsia="zh-CN" w:bidi="hi-IN"/>
        </w:rPr>
        <w:sectPr w:rsidR="00D442FD" w:rsidRPr="00D442FD" w:rsidSect="00C76700">
          <w:headerReference w:type="default" r:id="rId8"/>
          <w:pgSz w:w="11906" w:h="16838" w:code="9"/>
          <w:pgMar w:top="1701" w:right="1134" w:bottom="1134" w:left="1560" w:header="709" w:footer="709" w:gutter="0"/>
          <w:cols w:space="708"/>
          <w:docGrid w:linePitch="360"/>
        </w:sectPr>
      </w:pPr>
      <w:r w:rsidRPr="00D442FD">
        <w:rPr>
          <w:rFonts w:ascii="Arial" w:eastAsia="SimSun" w:hAnsi="Arial" w:cs="Arial"/>
          <w:b/>
          <w:kern w:val="1"/>
          <w:sz w:val="24"/>
          <w:szCs w:val="24"/>
          <w:lang w:eastAsia="zh-CN" w:bidi="hi-IN"/>
        </w:rPr>
        <w:t>2018</w:t>
      </w:r>
    </w:p>
    <w:p w:rsidR="00D442FD" w:rsidRPr="00D442FD" w:rsidRDefault="00D442FD" w:rsidP="00D442FD">
      <w:pPr>
        <w:widowControl w:val="0"/>
        <w:suppressAutoHyphens/>
        <w:spacing w:after="0" w:line="360" w:lineRule="auto"/>
        <w:jc w:val="center"/>
        <w:rPr>
          <w:rFonts w:ascii="Arial" w:eastAsia="SimSun" w:hAnsi="Arial" w:cs="Arial"/>
          <w:b/>
          <w:kern w:val="1"/>
          <w:sz w:val="24"/>
          <w:szCs w:val="24"/>
          <w:lang w:eastAsia="zh-CN" w:bidi="hi-IN"/>
        </w:rPr>
      </w:pPr>
      <w:r w:rsidRPr="00D442FD">
        <w:rPr>
          <w:rFonts w:ascii="Arial" w:eastAsia="SimSun" w:hAnsi="Arial" w:cs="Arial"/>
          <w:b/>
          <w:kern w:val="1"/>
          <w:sz w:val="24"/>
          <w:szCs w:val="24"/>
          <w:lang w:eastAsia="zh-CN" w:bidi="hi-IN"/>
        </w:rPr>
        <w:lastRenderedPageBreak/>
        <w:t>AGRADECIMENTOS</w:t>
      </w:r>
    </w:p>
    <w:p w:rsidR="00D442FD" w:rsidRPr="00D442FD" w:rsidRDefault="00D442FD" w:rsidP="00D442FD">
      <w:pPr>
        <w:spacing w:before="100" w:beforeAutospacing="1" w:after="0" w:line="360" w:lineRule="auto"/>
        <w:ind w:right="-113"/>
        <w:rPr>
          <w:rFonts w:ascii="Arial" w:eastAsia="Calibri" w:hAnsi="Arial" w:cs="Arial"/>
          <w:sz w:val="24"/>
          <w:szCs w:val="24"/>
        </w:rPr>
        <w:sectPr w:rsidR="00D442FD" w:rsidRPr="00D442FD" w:rsidSect="00F6427D">
          <w:pgSz w:w="11906" w:h="16838" w:code="9"/>
          <w:pgMar w:top="1701" w:right="1134" w:bottom="1134" w:left="1701" w:header="709" w:footer="709" w:gutter="0"/>
          <w:cols w:space="708"/>
          <w:docGrid w:linePitch="360"/>
        </w:sectPr>
      </w:pPr>
      <w:r w:rsidRPr="00D442FD">
        <w:rPr>
          <w:rFonts w:ascii="Arial" w:eastAsia="Calibri" w:hAnsi="Arial" w:cs="Arial"/>
          <w:sz w:val="24"/>
          <w:szCs w:val="24"/>
        </w:rPr>
        <w:t>***</w:t>
      </w:r>
    </w:p>
    <w:p w:rsidR="00D442FD" w:rsidRPr="00D442FD" w:rsidRDefault="00D442FD" w:rsidP="00D442FD">
      <w:pPr>
        <w:spacing w:after="0" w:line="360" w:lineRule="auto"/>
        <w:ind w:right="-113"/>
        <w:jc w:val="center"/>
        <w:rPr>
          <w:rFonts w:ascii="Arial" w:eastAsia="Calibri" w:hAnsi="Arial" w:cs="Arial"/>
          <w:sz w:val="24"/>
          <w:szCs w:val="24"/>
        </w:rPr>
      </w:pPr>
      <w:r w:rsidRPr="00D442FD">
        <w:rPr>
          <w:rFonts w:ascii="Arial" w:eastAsia="Calibri" w:hAnsi="Arial" w:cs="Arial"/>
          <w:b/>
          <w:sz w:val="24"/>
          <w:szCs w:val="24"/>
        </w:rPr>
        <w:lastRenderedPageBreak/>
        <w:t>RESUMO</w:t>
      </w:r>
    </w:p>
    <w:p w:rsidR="00D442FD" w:rsidRPr="00D442FD" w:rsidRDefault="00D442FD" w:rsidP="00D442FD">
      <w:pPr>
        <w:autoSpaceDE w:val="0"/>
        <w:autoSpaceDN w:val="0"/>
        <w:adjustRightInd w:val="0"/>
        <w:spacing w:after="0" w:line="360" w:lineRule="auto"/>
        <w:jc w:val="both"/>
        <w:rPr>
          <w:rFonts w:ascii="Arial" w:eastAsia="Calibri" w:hAnsi="Arial" w:cs="Arial"/>
          <w:sz w:val="20"/>
          <w:szCs w:val="20"/>
        </w:rPr>
      </w:pPr>
      <w:r w:rsidRPr="00D442FD">
        <w:rPr>
          <w:rFonts w:ascii="Arial" w:eastAsia="Calibri" w:hAnsi="Arial" w:cs="Arial"/>
          <w:sz w:val="24"/>
          <w:szCs w:val="24"/>
        </w:rPr>
        <w:t>***.</w:t>
      </w:r>
    </w:p>
    <w:p w:rsidR="00D442FD" w:rsidRPr="00D442FD" w:rsidRDefault="00D442FD" w:rsidP="00D442FD">
      <w:pPr>
        <w:spacing w:after="200" w:line="360" w:lineRule="auto"/>
        <w:rPr>
          <w:rFonts w:ascii="Arial" w:eastAsia="Calibri" w:hAnsi="Arial" w:cs="Arial"/>
          <w:sz w:val="24"/>
          <w:szCs w:val="24"/>
        </w:rPr>
      </w:pPr>
    </w:p>
    <w:p w:rsidR="00D442FD" w:rsidRPr="00D442FD" w:rsidRDefault="00D442FD" w:rsidP="00D442FD">
      <w:pPr>
        <w:overflowPunct w:val="0"/>
        <w:autoSpaceDE w:val="0"/>
        <w:autoSpaceDN w:val="0"/>
        <w:adjustRightInd w:val="0"/>
        <w:spacing w:after="0" w:line="360" w:lineRule="auto"/>
        <w:jc w:val="both"/>
        <w:textAlignment w:val="baseline"/>
        <w:rPr>
          <w:rFonts w:ascii="Arial" w:eastAsia="Times New Roman" w:hAnsi="Arial" w:cs="Arial"/>
        </w:rPr>
      </w:pPr>
      <w:r w:rsidRPr="00D442FD">
        <w:rPr>
          <w:rFonts w:ascii="Arial" w:eastAsia="Times New Roman" w:hAnsi="Arial" w:cs="Arial"/>
          <w:b/>
        </w:rPr>
        <w:t>PALAVRAS-CHAVE</w:t>
      </w:r>
      <w:r w:rsidRPr="00D442FD">
        <w:rPr>
          <w:rFonts w:ascii="Arial" w:eastAsia="Times New Roman" w:hAnsi="Arial" w:cs="Arial"/>
        </w:rPr>
        <w:t>: ***</w:t>
      </w:r>
    </w:p>
    <w:p w:rsidR="00D442FD" w:rsidRPr="00D442FD" w:rsidRDefault="00D442FD" w:rsidP="00D442FD">
      <w:pPr>
        <w:spacing w:after="0" w:line="360" w:lineRule="auto"/>
        <w:rPr>
          <w:rFonts w:ascii="Arial" w:eastAsia="Times New Roman" w:hAnsi="Arial" w:cs="Arial"/>
          <w:sz w:val="24"/>
          <w:szCs w:val="24"/>
        </w:rPr>
      </w:pPr>
      <w:r w:rsidRPr="00D442FD">
        <w:rPr>
          <w:rFonts w:ascii="Arial" w:eastAsia="Calibri" w:hAnsi="Arial" w:cs="Arial"/>
          <w:sz w:val="24"/>
          <w:szCs w:val="24"/>
        </w:rPr>
        <w:br w:type="page"/>
      </w:r>
      <w:bookmarkStart w:id="1" w:name="_GoBack"/>
      <w:bookmarkEnd w:id="1"/>
    </w:p>
    <w:p w:rsidR="00D442FD" w:rsidRPr="00D442FD" w:rsidRDefault="00D442FD" w:rsidP="00D442FD">
      <w:pPr>
        <w:spacing w:after="200" w:line="360" w:lineRule="auto"/>
        <w:jc w:val="center"/>
        <w:rPr>
          <w:rFonts w:ascii="Arial" w:eastAsia="Calibri" w:hAnsi="Arial" w:cs="Arial"/>
          <w:b/>
          <w:sz w:val="24"/>
          <w:szCs w:val="24"/>
        </w:rPr>
      </w:pPr>
      <w:r w:rsidRPr="00D442FD">
        <w:rPr>
          <w:rFonts w:ascii="Arial" w:eastAsia="Calibri" w:hAnsi="Arial" w:cs="Arial"/>
          <w:b/>
          <w:sz w:val="24"/>
          <w:szCs w:val="24"/>
        </w:rPr>
        <w:lastRenderedPageBreak/>
        <w:t>ABSTRACT</w:t>
      </w:r>
    </w:p>
    <w:p w:rsidR="00D442FD" w:rsidRPr="00D442FD" w:rsidRDefault="00D442FD" w:rsidP="00D442FD">
      <w:pPr>
        <w:spacing w:after="200" w:line="360" w:lineRule="auto"/>
        <w:jc w:val="both"/>
        <w:rPr>
          <w:rFonts w:ascii="Arial" w:eastAsia="Calibri" w:hAnsi="Arial" w:cs="Arial"/>
          <w:sz w:val="24"/>
          <w:szCs w:val="24"/>
        </w:rPr>
      </w:pPr>
      <w:r w:rsidRPr="00D442FD">
        <w:rPr>
          <w:rFonts w:ascii="Arial" w:eastAsia="Calibri" w:hAnsi="Arial" w:cs="Arial"/>
          <w:sz w:val="24"/>
          <w:szCs w:val="24"/>
        </w:rPr>
        <w:t>****</w:t>
      </w:r>
    </w:p>
    <w:p w:rsidR="00D442FD" w:rsidRPr="00D442FD" w:rsidRDefault="00D442FD" w:rsidP="00D442FD">
      <w:pPr>
        <w:spacing w:after="0" w:line="360" w:lineRule="auto"/>
        <w:jc w:val="both"/>
        <w:rPr>
          <w:rFonts w:ascii="Arial" w:eastAsia="Calibri" w:hAnsi="Arial" w:cs="Arial"/>
          <w:b/>
          <w:sz w:val="24"/>
          <w:szCs w:val="24"/>
        </w:rPr>
      </w:pPr>
    </w:p>
    <w:p w:rsidR="00D442FD" w:rsidRPr="00D442FD" w:rsidRDefault="00D442FD" w:rsidP="00D442FD">
      <w:pPr>
        <w:spacing w:after="0" w:line="360" w:lineRule="auto"/>
        <w:jc w:val="both"/>
        <w:rPr>
          <w:rFonts w:ascii="Arial" w:eastAsia="Calibri" w:hAnsi="Arial" w:cs="Arial"/>
          <w:b/>
          <w:sz w:val="24"/>
          <w:szCs w:val="24"/>
        </w:rPr>
      </w:pPr>
      <w:r w:rsidRPr="00D442FD">
        <w:rPr>
          <w:rFonts w:ascii="Arial" w:eastAsia="Calibri" w:hAnsi="Arial" w:cs="Arial"/>
          <w:b/>
          <w:sz w:val="24"/>
          <w:szCs w:val="24"/>
        </w:rPr>
        <w:t xml:space="preserve">KEYWORDS: </w:t>
      </w:r>
      <w:r w:rsidRPr="00D442FD">
        <w:rPr>
          <w:rFonts w:ascii="Arial" w:eastAsia="Calibri" w:hAnsi="Arial" w:cs="Arial"/>
          <w:sz w:val="24"/>
          <w:szCs w:val="24"/>
        </w:rPr>
        <w:t>**</w:t>
      </w:r>
    </w:p>
    <w:p w:rsidR="00D442FD" w:rsidRPr="00D442FD" w:rsidRDefault="00D442FD" w:rsidP="00D442FD">
      <w:pPr>
        <w:spacing w:after="0" w:line="360" w:lineRule="auto"/>
        <w:rPr>
          <w:rFonts w:ascii="Arial" w:eastAsia="Calibri" w:hAnsi="Arial" w:cs="Arial"/>
          <w:b/>
          <w:sz w:val="24"/>
          <w:szCs w:val="24"/>
        </w:rPr>
      </w:pPr>
      <w:r w:rsidRPr="00D442FD">
        <w:rPr>
          <w:rFonts w:ascii="Arial" w:eastAsia="Calibri" w:hAnsi="Arial" w:cs="Arial"/>
          <w:b/>
          <w:sz w:val="24"/>
          <w:szCs w:val="24"/>
        </w:rPr>
        <w:br w:type="page"/>
      </w:r>
    </w:p>
    <w:p w:rsidR="00D442FD" w:rsidRPr="00D442FD" w:rsidRDefault="00D442FD" w:rsidP="00D442FD">
      <w:pPr>
        <w:spacing w:after="100" w:afterAutospacing="1" w:line="360" w:lineRule="auto"/>
        <w:ind w:right="-113"/>
        <w:jc w:val="center"/>
        <w:rPr>
          <w:rFonts w:ascii="Arial" w:eastAsia="Calibri" w:hAnsi="Arial" w:cs="Arial"/>
          <w:b/>
          <w:sz w:val="24"/>
          <w:szCs w:val="24"/>
        </w:rPr>
      </w:pPr>
      <w:r w:rsidRPr="00D442FD">
        <w:rPr>
          <w:rFonts w:ascii="Arial" w:eastAsia="Calibri" w:hAnsi="Arial" w:cs="Arial"/>
          <w:b/>
          <w:sz w:val="24"/>
          <w:szCs w:val="24"/>
        </w:rPr>
        <w:lastRenderedPageBreak/>
        <w:t>LISTA DE FIGURAS</w:t>
      </w:r>
    </w:p>
    <w:p w:rsidR="00D442FD" w:rsidRPr="00D442FD" w:rsidRDefault="00D442FD" w:rsidP="00D442FD">
      <w:pPr>
        <w:autoSpaceDE w:val="0"/>
        <w:autoSpaceDN w:val="0"/>
        <w:adjustRightInd w:val="0"/>
        <w:spacing w:after="200" w:line="360" w:lineRule="auto"/>
        <w:jc w:val="both"/>
        <w:rPr>
          <w:rFonts w:ascii="Arial" w:eastAsia="Calibri" w:hAnsi="Arial" w:cs="Arial"/>
          <w:b/>
          <w:color w:val="000000"/>
          <w:sz w:val="24"/>
          <w:szCs w:val="24"/>
        </w:rPr>
        <w:sectPr w:rsidR="00D442FD" w:rsidRPr="00D442FD" w:rsidSect="00F6427D">
          <w:pgSz w:w="11906" w:h="16838" w:code="9"/>
          <w:pgMar w:top="1701" w:right="1134" w:bottom="1134" w:left="1701" w:header="709" w:footer="709" w:gutter="0"/>
          <w:cols w:space="708"/>
          <w:docGrid w:linePitch="360"/>
        </w:sectPr>
      </w:pPr>
      <w:r w:rsidRPr="00D442FD">
        <w:rPr>
          <w:rFonts w:ascii="Arial" w:eastAsia="Calibri" w:hAnsi="Arial" w:cs="Arial"/>
          <w:b/>
          <w:color w:val="000000"/>
          <w:sz w:val="24"/>
          <w:szCs w:val="24"/>
        </w:rPr>
        <w:t xml:space="preserve">Figura 1. </w:t>
      </w:r>
      <w:r w:rsidRPr="00D442FD">
        <w:rPr>
          <w:rFonts w:ascii="Arial" w:eastAsia="Calibri" w:hAnsi="Arial" w:cs="Arial"/>
          <w:color w:val="000000"/>
          <w:sz w:val="24"/>
          <w:szCs w:val="24"/>
        </w:rPr>
        <w:t>***..........................................</w:t>
      </w:r>
      <w:r w:rsidRPr="00D442FD">
        <w:rPr>
          <w:rFonts w:ascii="Arial" w:eastAsia="Calibri" w:hAnsi="Arial" w:cs="Arial"/>
          <w:b/>
          <w:color w:val="000000"/>
          <w:sz w:val="24"/>
          <w:szCs w:val="24"/>
        </w:rPr>
        <w:t>**</w:t>
      </w:r>
    </w:p>
    <w:p w:rsidR="00D442FD" w:rsidRPr="00D442FD" w:rsidRDefault="00D442FD" w:rsidP="00D442FD">
      <w:pPr>
        <w:spacing w:after="200" w:line="360" w:lineRule="auto"/>
        <w:jc w:val="center"/>
        <w:rPr>
          <w:rFonts w:ascii="Arial" w:eastAsia="Calibri" w:hAnsi="Arial" w:cs="Arial"/>
          <w:b/>
          <w:sz w:val="24"/>
          <w:szCs w:val="24"/>
        </w:rPr>
      </w:pPr>
      <w:r w:rsidRPr="00D442FD">
        <w:rPr>
          <w:rFonts w:ascii="Arial" w:eastAsia="Calibri" w:hAnsi="Arial" w:cs="Arial"/>
          <w:b/>
          <w:sz w:val="24"/>
          <w:szCs w:val="24"/>
        </w:rPr>
        <w:lastRenderedPageBreak/>
        <w:t>LISTA DAS TABELAS</w:t>
      </w:r>
    </w:p>
    <w:p w:rsidR="00D442FD" w:rsidRPr="00D442FD" w:rsidRDefault="00D442FD" w:rsidP="00D442FD">
      <w:pPr>
        <w:spacing w:after="120" w:line="360" w:lineRule="auto"/>
        <w:jc w:val="both"/>
        <w:rPr>
          <w:rFonts w:ascii="Arial" w:eastAsia="Calibri" w:hAnsi="Arial" w:cs="Arial"/>
          <w:b/>
          <w:sz w:val="24"/>
          <w:szCs w:val="24"/>
        </w:rPr>
        <w:sectPr w:rsidR="00D442FD" w:rsidRPr="00D442FD" w:rsidSect="00F6427D">
          <w:pgSz w:w="11906" w:h="16838" w:code="9"/>
          <w:pgMar w:top="1701" w:right="1134" w:bottom="1134" w:left="1701" w:header="709" w:footer="709" w:gutter="0"/>
          <w:cols w:space="708"/>
          <w:docGrid w:linePitch="360"/>
        </w:sectPr>
      </w:pPr>
      <w:r w:rsidRPr="00D442FD">
        <w:rPr>
          <w:rFonts w:ascii="Arial" w:eastAsia="Calibri" w:hAnsi="Arial" w:cs="Arial"/>
          <w:b/>
          <w:sz w:val="24"/>
          <w:szCs w:val="24"/>
        </w:rPr>
        <w:t>Tabela 1.</w:t>
      </w:r>
      <w:r w:rsidRPr="00D442FD">
        <w:rPr>
          <w:rFonts w:ascii="Arial" w:eastAsia="Calibri" w:hAnsi="Arial" w:cs="Arial"/>
          <w:sz w:val="24"/>
          <w:szCs w:val="24"/>
        </w:rPr>
        <w:t>***....................</w:t>
      </w:r>
      <w:r w:rsidRPr="00D442FD">
        <w:rPr>
          <w:rFonts w:ascii="Arial" w:eastAsia="Calibri" w:hAnsi="Arial" w:cs="Arial"/>
          <w:b/>
          <w:sz w:val="24"/>
          <w:szCs w:val="24"/>
        </w:rPr>
        <w:t>**</w:t>
      </w:r>
    </w:p>
    <w:p w:rsidR="00D442FD" w:rsidRPr="00D442FD" w:rsidRDefault="00D442FD" w:rsidP="00D442FD">
      <w:pPr>
        <w:spacing w:after="200" w:line="360" w:lineRule="auto"/>
        <w:jc w:val="center"/>
        <w:rPr>
          <w:rFonts w:ascii="Arial" w:eastAsia="Calibri" w:hAnsi="Arial" w:cs="Arial"/>
          <w:b/>
          <w:sz w:val="24"/>
          <w:szCs w:val="24"/>
        </w:rPr>
      </w:pPr>
      <w:r w:rsidRPr="00D442FD">
        <w:rPr>
          <w:rFonts w:ascii="Arial" w:eastAsia="Calibri" w:hAnsi="Arial" w:cs="Arial"/>
          <w:b/>
          <w:sz w:val="24"/>
          <w:szCs w:val="24"/>
        </w:rPr>
        <w:lastRenderedPageBreak/>
        <w:t>LISTA DE ABREVIATURAS E SIGLAS</w:t>
      </w:r>
    </w:p>
    <w:p w:rsidR="00D442FD" w:rsidRPr="00D442FD" w:rsidRDefault="00D442FD" w:rsidP="00D442FD">
      <w:pPr>
        <w:spacing w:after="200" w:line="360" w:lineRule="auto"/>
        <w:jc w:val="both"/>
        <w:rPr>
          <w:rFonts w:ascii="Arial" w:eastAsia="Calibri" w:hAnsi="Arial" w:cs="Arial"/>
          <w:sz w:val="24"/>
          <w:szCs w:val="24"/>
        </w:rPr>
      </w:pPr>
      <w:r w:rsidRPr="00D442FD">
        <w:rPr>
          <w:rFonts w:ascii="Arial" w:eastAsia="Calibri" w:hAnsi="Arial" w:cs="Arial"/>
          <w:sz w:val="24"/>
          <w:szCs w:val="24"/>
        </w:rPr>
        <w:t>AMS – Ácido mercaptosuccínico</w:t>
      </w:r>
    </w:p>
    <w:p w:rsidR="00D442FD" w:rsidRPr="00D442FD" w:rsidRDefault="00D442FD" w:rsidP="00D442FD">
      <w:pPr>
        <w:spacing w:after="200" w:line="360" w:lineRule="auto"/>
        <w:jc w:val="both"/>
        <w:rPr>
          <w:rFonts w:ascii="Arial" w:eastAsia="Calibri" w:hAnsi="Arial" w:cs="Arial"/>
          <w:sz w:val="24"/>
          <w:szCs w:val="24"/>
        </w:rPr>
      </w:pPr>
      <w:r w:rsidRPr="00D442FD">
        <w:rPr>
          <w:rFonts w:ascii="Arial" w:eastAsia="Calibri" w:hAnsi="Arial" w:cs="Arial"/>
          <w:sz w:val="24"/>
          <w:szCs w:val="24"/>
        </w:rPr>
        <w:t>AMP – Ácido 3-mercaptopropiônico</w:t>
      </w:r>
    </w:p>
    <w:p w:rsidR="00D442FD" w:rsidRPr="00D442FD" w:rsidRDefault="00D442FD" w:rsidP="00D442FD">
      <w:pPr>
        <w:spacing w:after="200" w:line="360" w:lineRule="auto"/>
        <w:jc w:val="both"/>
        <w:rPr>
          <w:rFonts w:ascii="Arial" w:eastAsia="Times New Roman" w:hAnsi="Arial" w:cs="Arial"/>
          <w:sz w:val="24"/>
          <w:szCs w:val="24"/>
          <w:lang w:eastAsia="pt-BR"/>
        </w:rPr>
      </w:pPr>
      <w:r w:rsidRPr="00D442FD">
        <w:rPr>
          <w:rFonts w:ascii="Arial" w:eastAsia="Times New Roman" w:hAnsi="Arial" w:cs="Arial"/>
          <w:sz w:val="24"/>
          <w:szCs w:val="24"/>
          <w:lang w:eastAsia="pt-BR"/>
        </w:rPr>
        <w:t>EAu – Eletrodo de ouro</w:t>
      </w:r>
    </w:p>
    <w:p w:rsidR="00D442FD" w:rsidRPr="00D442FD" w:rsidRDefault="00D442FD" w:rsidP="00D442FD">
      <w:pPr>
        <w:spacing w:after="200" w:line="360" w:lineRule="auto"/>
        <w:jc w:val="both"/>
        <w:rPr>
          <w:rFonts w:ascii="Arial" w:eastAsia="Calibri" w:hAnsi="Arial" w:cs="Arial"/>
          <w:sz w:val="24"/>
          <w:szCs w:val="24"/>
        </w:rPr>
      </w:pPr>
      <w:r w:rsidRPr="00D442FD">
        <w:rPr>
          <w:rFonts w:ascii="Arial" w:eastAsia="Calibri" w:hAnsi="Arial" w:cs="Arial"/>
          <w:sz w:val="24"/>
          <w:szCs w:val="24"/>
        </w:rPr>
        <w:t xml:space="preserve">SAM – </w:t>
      </w:r>
      <w:r w:rsidRPr="00D442FD">
        <w:rPr>
          <w:rFonts w:ascii="Arial" w:eastAsia="Calibri" w:hAnsi="Arial" w:cs="Arial"/>
          <w:i/>
          <w:sz w:val="24"/>
          <w:szCs w:val="24"/>
        </w:rPr>
        <w:t xml:space="preserve">Self-assembled monolayer </w:t>
      </w:r>
      <w:r w:rsidRPr="00D442FD">
        <w:rPr>
          <w:rFonts w:ascii="Arial" w:eastAsia="Calibri" w:hAnsi="Arial" w:cs="Arial"/>
          <w:sz w:val="24"/>
          <w:szCs w:val="24"/>
        </w:rPr>
        <w:t>(do inglês, Monocamada auto-organizada)</w:t>
      </w:r>
    </w:p>
    <w:p w:rsidR="00D442FD" w:rsidRPr="00D442FD" w:rsidRDefault="00D442FD" w:rsidP="00D442FD">
      <w:pPr>
        <w:spacing w:after="200" w:line="360" w:lineRule="auto"/>
        <w:jc w:val="both"/>
        <w:rPr>
          <w:rFonts w:ascii="Arial" w:eastAsia="Calibri" w:hAnsi="Arial" w:cs="Arial"/>
          <w:sz w:val="24"/>
          <w:szCs w:val="24"/>
        </w:rPr>
      </w:pPr>
      <w:r w:rsidRPr="00D442FD">
        <w:rPr>
          <w:rFonts w:ascii="Arial" w:eastAsia="Calibri" w:hAnsi="Arial" w:cs="Arial"/>
          <w:sz w:val="24"/>
          <w:szCs w:val="24"/>
        </w:rPr>
        <w:t>PQ – Ponto quântico</w:t>
      </w:r>
    </w:p>
    <w:p w:rsidR="00D442FD" w:rsidRPr="00D442FD" w:rsidRDefault="00D442FD" w:rsidP="00D442FD">
      <w:pPr>
        <w:spacing w:after="200" w:line="360" w:lineRule="auto"/>
        <w:jc w:val="both"/>
        <w:rPr>
          <w:rFonts w:ascii="Arial" w:eastAsia="Calibri" w:hAnsi="Arial" w:cs="Arial"/>
          <w:sz w:val="24"/>
          <w:szCs w:val="24"/>
        </w:rPr>
      </w:pPr>
    </w:p>
    <w:p w:rsidR="00D442FD" w:rsidRPr="00D442FD" w:rsidRDefault="00D442FD" w:rsidP="00D442FD">
      <w:pPr>
        <w:spacing w:after="200" w:line="360" w:lineRule="auto"/>
        <w:jc w:val="center"/>
        <w:rPr>
          <w:rFonts w:ascii="Arial" w:eastAsia="Calibri" w:hAnsi="Arial" w:cs="Arial"/>
          <w:sz w:val="24"/>
          <w:szCs w:val="24"/>
        </w:rPr>
      </w:pPr>
    </w:p>
    <w:p w:rsidR="00D442FD" w:rsidRPr="00D442FD" w:rsidRDefault="00D442FD" w:rsidP="00D442FD">
      <w:pPr>
        <w:spacing w:after="200" w:line="360" w:lineRule="auto"/>
        <w:ind w:right="-113"/>
        <w:jc w:val="both"/>
        <w:rPr>
          <w:rFonts w:ascii="Arial" w:eastAsia="Calibri" w:hAnsi="Arial" w:cs="Arial"/>
          <w:color w:val="222222"/>
          <w:sz w:val="24"/>
          <w:szCs w:val="24"/>
          <w:shd w:val="clear" w:color="auto" w:fill="FFFFFF"/>
        </w:rPr>
        <w:sectPr w:rsidR="00D442FD" w:rsidRPr="00D442FD" w:rsidSect="00F6427D">
          <w:pgSz w:w="11906" w:h="16838" w:code="9"/>
          <w:pgMar w:top="1701" w:right="1134" w:bottom="1134" w:left="1701" w:header="709" w:footer="709" w:gutter="0"/>
          <w:cols w:space="708"/>
          <w:docGrid w:linePitch="360"/>
        </w:sectPr>
      </w:pPr>
    </w:p>
    <w:p w:rsidR="00D442FD" w:rsidRPr="00D442FD" w:rsidRDefault="00D442FD" w:rsidP="00D442FD">
      <w:pPr>
        <w:keepNext/>
        <w:keepLines/>
        <w:spacing w:after="200" w:line="360" w:lineRule="auto"/>
        <w:ind w:left="432"/>
        <w:jc w:val="center"/>
        <w:rPr>
          <w:rFonts w:ascii="Arial" w:eastAsia="Times New Roman" w:hAnsi="Arial" w:cs="Arial"/>
          <w:b/>
          <w:bCs/>
          <w:sz w:val="24"/>
          <w:szCs w:val="24"/>
        </w:rPr>
      </w:pPr>
      <w:r w:rsidRPr="00D442FD">
        <w:rPr>
          <w:rFonts w:ascii="Arial" w:eastAsia="Times New Roman" w:hAnsi="Arial" w:cs="Arial"/>
          <w:b/>
          <w:bCs/>
          <w:sz w:val="24"/>
          <w:szCs w:val="24"/>
        </w:rPr>
        <w:lastRenderedPageBreak/>
        <w:t>SUMÁRIO</w:t>
      </w:r>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r w:rsidRPr="00D442FD">
        <w:rPr>
          <w:rFonts w:ascii="Arial" w:eastAsia="Times New Roman" w:hAnsi="Arial" w:cs="Arial"/>
          <w:b/>
          <w:bCs/>
          <w:sz w:val="24"/>
          <w:szCs w:val="24"/>
          <w:lang w:eastAsia="pt-BR"/>
        </w:rPr>
        <w:fldChar w:fldCharType="begin"/>
      </w:r>
      <w:r w:rsidRPr="00D442FD">
        <w:rPr>
          <w:rFonts w:ascii="Arial" w:eastAsia="Times New Roman" w:hAnsi="Arial" w:cs="Arial"/>
          <w:b/>
          <w:bCs/>
          <w:sz w:val="24"/>
          <w:szCs w:val="24"/>
          <w:lang w:eastAsia="pt-BR"/>
        </w:rPr>
        <w:instrText xml:space="preserve"> TOC \o "1-4" \h \z \u </w:instrText>
      </w:r>
      <w:r w:rsidRPr="00D442FD">
        <w:rPr>
          <w:rFonts w:ascii="Arial" w:eastAsia="Times New Roman" w:hAnsi="Arial" w:cs="Arial"/>
          <w:b/>
          <w:bCs/>
          <w:sz w:val="24"/>
          <w:szCs w:val="24"/>
          <w:lang w:eastAsia="pt-BR"/>
        </w:rPr>
        <w:fldChar w:fldCharType="separate"/>
      </w:r>
      <w:hyperlink w:anchor="_Toc513377475" w:history="1">
        <w:r w:rsidRPr="00D442FD">
          <w:rPr>
            <w:rFonts w:ascii="Arial" w:eastAsia="Calibri" w:hAnsi="Arial" w:cs="Arial"/>
            <w:b/>
            <w:noProof/>
            <w:color w:val="0000FF"/>
            <w:sz w:val="24"/>
            <w:szCs w:val="24"/>
            <w:u w:val="single"/>
            <w:lang w:eastAsia="pt-BR"/>
          </w:rPr>
          <w:t>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lang w:eastAsia="pt-BR"/>
          </w:rPr>
          <w:t>INTRODUÇÃO</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_Toc513377475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12</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76" w:history="1">
        <w:r w:rsidRPr="00D442FD">
          <w:rPr>
            <w:rFonts w:ascii="Arial" w:eastAsia="Arial" w:hAnsi="Arial" w:cs="Arial"/>
            <w:b/>
            <w:noProof/>
            <w:color w:val="0000FF"/>
            <w:sz w:val="24"/>
            <w:szCs w:val="24"/>
            <w:u w:val="single"/>
          </w:rPr>
          <w:t>1.1.</w:t>
        </w:r>
        <w:r w:rsidRPr="00D442FD">
          <w:rPr>
            <w:rFonts w:ascii="Cambria" w:eastAsia="Times New Roman" w:hAnsi="Cambria" w:cs="Times New Roman"/>
            <w:b/>
            <w:noProof/>
            <w:lang w:eastAsia="pt-BR"/>
          </w:rPr>
          <w:tab/>
        </w:r>
        <w:r w:rsidRPr="00D442FD">
          <w:rPr>
            <w:rFonts w:ascii="Arial" w:eastAsia="Arial" w:hAnsi="Arial" w:cs="Arial"/>
            <w:b/>
            <w:noProof/>
            <w:color w:val="0000FF"/>
            <w:sz w:val="24"/>
            <w:szCs w:val="24"/>
            <w:u w:val="single"/>
          </w:rPr>
          <w:t>TRANSDUTORES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_Toc513377476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13</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77" w:history="1">
        <w:r w:rsidRPr="00D442FD">
          <w:rPr>
            <w:rFonts w:ascii="Arial" w:eastAsia="Arial" w:hAnsi="Arial" w:cs="Arial"/>
            <w:b/>
            <w:noProof/>
            <w:color w:val="0000FF"/>
            <w:sz w:val="24"/>
            <w:szCs w:val="24"/>
            <w:u w:val="single"/>
          </w:rPr>
          <w:t>1.2.</w:t>
        </w:r>
        <w:r w:rsidRPr="00D442FD">
          <w:rPr>
            <w:rFonts w:ascii="Cambria" w:eastAsia="Times New Roman" w:hAnsi="Cambria" w:cs="Times New Roman"/>
            <w:b/>
            <w:noProof/>
            <w:lang w:eastAsia="pt-BR"/>
          </w:rPr>
          <w:tab/>
        </w:r>
        <w:r w:rsidRPr="00D442FD">
          <w:rPr>
            <w:rFonts w:ascii="Arial" w:eastAsia="Arial" w:hAnsi="Arial" w:cs="Arial"/>
            <w:b/>
            <w:noProof/>
            <w:color w:val="0000FF"/>
            <w:sz w:val="24"/>
            <w:szCs w:val="24"/>
            <w:u w:val="single"/>
          </w:rPr>
          <w:t>TIPOS DE TRANSDUTORES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_Toc513377477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14</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78" w:history="1">
        <w:r w:rsidRPr="00D442FD">
          <w:rPr>
            <w:rFonts w:ascii="Arial" w:eastAsia="Calibri" w:hAnsi="Arial" w:cs="Arial"/>
            <w:b/>
            <w:noProof/>
            <w:color w:val="0000FF"/>
            <w:sz w:val="24"/>
            <w:szCs w:val="24"/>
            <w:u w:val="single"/>
          </w:rPr>
          <w:t>1.2.1.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Transdutores Eletroquímicos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_Toc513377478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15</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79" w:history="1">
        <w:r w:rsidRPr="00D442FD">
          <w:rPr>
            <w:rFonts w:ascii="Arial" w:eastAsia="Calibri" w:hAnsi="Arial" w:cs="Arial"/>
            <w:b/>
            <w:noProof/>
            <w:color w:val="0000FF"/>
            <w:sz w:val="24"/>
            <w:szCs w:val="24"/>
            <w:u w:val="single"/>
          </w:rPr>
          <w:t>1.3.</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MODIFICAÇÃO DE TRANSDUTORES ELETROQUÍMICOS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_Toc513377479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16</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80" w:history="1">
        <w:r w:rsidRPr="00D442FD">
          <w:rPr>
            <w:rFonts w:ascii="Arial" w:eastAsia="Calibri" w:hAnsi="Arial" w:cs="Arial"/>
            <w:b/>
            <w:noProof/>
            <w:color w:val="0000FF"/>
            <w:sz w:val="24"/>
            <w:szCs w:val="24"/>
            <w:u w:val="single"/>
          </w:rPr>
          <w:t>1.3.1.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Modificação de Transdutores Eletroquímicos por Pontos Quânticos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_Toc513377480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17</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481" w:history="1">
        <w:r w:rsidRPr="00D442FD">
          <w:rPr>
            <w:rFonts w:ascii="Arial" w:eastAsia="Arial" w:hAnsi="Arial" w:cs="Times New Roman"/>
            <w:b/>
            <w:noProof/>
            <w:color w:val="0000FF"/>
            <w:sz w:val="24"/>
            <w:szCs w:val="24"/>
            <w:u w:val="single"/>
          </w:rPr>
          <w:t>2</w:t>
        </w:r>
        <w:r w:rsidRPr="00D442FD">
          <w:rPr>
            <w:rFonts w:ascii="Cambria" w:eastAsia="Times New Roman" w:hAnsi="Cambria" w:cs="Times New Roman"/>
            <w:b/>
            <w:noProof/>
            <w:lang w:eastAsia="pt-BR"/>
          </w:rPr>
          <w:tab/>
        </w:r>
        <w:r w:rsidRPr="00D442FD">
          <w:rPr>
            <w:rFonts w:ascii="Arial" w:eastAsia="Arial" w:hAnsi="Arial" w:cs="Times New Roman"/>
            <w:b/>
            <w:noProof/>
            <w:color w:val="0000FF"/>
            <w:sz w:val="24"/>
            <w:szCs w:val="24"/>
            <w:u w:val="single"/>
          </w:rPr>
          <w:t>OBJETIVOS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_Toc513377481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19</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82" w:history="1">
        <w:r w:rsidRPr="00D442FD">
          <w:rPr>
            <w:rFonts w:ascii="Arial" w:eastAsia="Arial" w:hAnsi="Arial" w:cs="Arial"/>
            <w:b/>
            <w:noProof/>
            <w:color w:val="0000FF"/>
            <w:sz w:val="24"/>
            <w:szCs w:val="24"/>
            <w:u w:val="single"/>
          </w:rPr>
          <w:t>2.1</w:t>
        </w:r>
        <w:r w:rsidRPr="00D442FD">
          <w:rPr>
            <w:rFonts w:ascii="Cambria" w:eastAsia="Times New Roman" w:hAnsi="Cambria" w:cs="Times New Roman"/>
            <w:b/>
            <w:noProof/>
            <w:lang w:eastAsia="pt-BR"/>
          </w:rPr>
          <w:tab/>
        </w:r>
        <w:r w:rsidRPr="00D442FD">
          <w:rPr>
            <w:rFonts w:ascii="Arial" w:eastAsia="Arial" w:hAnsi="Arial" w:cs="Arial"/>
            <w:b/>
            <w:noProof/>
            <w:color w:val="0000FF"/>
            <w:sz w:val="24"/>
            <w:szCs w:val="24"/>
            <w:u w:val="single"/>
          </w:rPr>
          <w:t>OBJETIVO GERAL</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_Toc513377482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19</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83" w:history="1">
        <w:r w:rsidRPr="00D442FD">
          <w:rPr>
            <w:rFonts w:ascii="Arial" w:eastAsia="Arial" w:hAnsi="Arial" w:cs="Arial"/>
            <w:b/>
            <w:noProof/>
            <w:color w:val="0000FF"/>
            <w:sz w:val="24"/>
            <w:szCs w:val="24"/>
            <w:u w:val="single"/>
          </w:rPr>
          <w:t>2.2</w:t>
        </w:r>
        <w:r w:rsidRPr="00D442FD">
          <w:rPr>
            <w:rFonts w:ascii="Cambria" w:eastAsia="Times New Roman" w:hAnsi="Cambria" w:cs="Times New Roman"/>
            <w:b/>
            <w:noProof/>
            <w:lang w:eastAsia="pt-BR"/>
          </w:rPr>
          <w:tab/>
        </w:r>
        <w:r w:rsidRPr="00D442FD">
          <w:rPr>
            <w:rFonts w:ascii="Arial" w:eastAsia="Arial" w:hAnsi="Arial" w:cs="Arial"/>
            <w:b/>
            <w:noProof/>
            <w:color w:val="0000FF"/>
            <w:sz w:val="24"/>
            <w:szCs w:val="24"/>
            <w:u w:val="single"/>
          </w:rPr>
          <w:t>OBJETIVOS ESPECÍFICOS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_Toc513377483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19</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484" w:history="1">
        <w:r w:rsidRPr="00D442FD">
          <w:rPr>
            <w:rFonts w:ascii="Arial" w:eastAsia="Calibri" w:hAnsi="Arial" w:cs="Arial"/>
            <w:b/>
            <w:noProof/>
            <w:color w:val="0000FF"/>
            <w:sz w:val="24"/>
            <w:szCs w:val="24"/>
            <w:u w:val="single"/>
          </w:rPr>
          <w:t>3</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METODOLOGIA EXPERIMENTAL</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_Toc513377484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20</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85" w:history="1">
        <w:r w:rsidRPr="00D442FD">
          <w:rPr>
            <w:rFonts w:ascii="Arial" w:eastAsia="Calibri" w:hAnsi="Arial" w:cs="Arial"/>
            <w:b/>
            <w:noProof/>
            <w:color w:val="0000FF"/>
            <w:sz w:val="24"/>
            <w:szCs w:val="24"/>
            <w:u w:val="single"/>
          </w:rPr>
          <w:t>3.1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REAGENTES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_Toc513377485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20</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86" w:history="1">
        <w:r w:rsidRPr="00D442FD">
          <w:rPr>
            <w:rFonts w:ascii="Arial" w:eastAsia="Calibri" w:hAnsi="Arial" w:cs="Arial"/>
            <w:b/>
            <w:noProof/>
            <w:color w:val="0000FF"/>
            <w:sz w:val="24"/>
            <w:szCs w:val="24"/>
            <w:u w:val="single"/>
          </w:rPr>
          <w:t>3.2</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INSTRUMENTAÇÃO</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_Toc513377486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20</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87" w:history="1">
        <w:r w:rsidRPr="00D442FD">
          <w:rPr>
            <w:rFonts w:ascii="Arial" w:eastAsia="Calibri" w:hAnsi="Arial" w:cs="Arial"/>
            <w:b/>
            <w:noProof/>
            <w:color w:val="0000FF"/>
            <w:sz w:val="24"/>
            <w:szCs w:val="24"/>
            <w:u w:val="single"/>
          </w:rPr>
          <w:t>3.2.1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Célula Eletroquímica</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_Toc513377487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20</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88" w:history="1">
        <w:r w:rsidRPr="00D442FD">
          <w:rPr>
            <w:rFonts w:ascii="Arial" w:eastAsia="Calibri" w:hAnsi="Arial" w:cs="Arial"/>
            <w:b/>
            <w:noProof/>
            <w:color w:val="0000FF"/>
            <w:sz w:val="24"/>
            <w:szCs w:val="24"/>
            <w:u w:val="single"/>
          </w:rPr>
          <w:t>3.2.2</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Equipamentos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_Toc513377488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21</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89" w:history="1">
        <w:r w:rsidRPr="00D442FD">
          <w:rPr>
            <w:rFonts w:ascii="Arial" w:eastAsia="Calibri" w:hAnsi="Arial" w:cs="Arial"/>
            <w:b/>
            <w:noProof/>
            <w:color w:val="0000FF"/>
            <w:sz w:val="24"/>
            <w:szCs w:val="24"/>
            <w:u w:val="single"/>
          </w:rPr>
          <w:t>3.3</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PROCEDIMENTO EXPERIMENTAL</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_Toc513377489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22</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90" w:history="1">
        <w:r w:rsidRPr="00D442FD">
          <w:rPr>
            <w:rFonts w:ascii="Arial" w:eastAsia="Calibri" w:hAnsi="Arial" w:cs="Arial"/>
            <w:b/>
            <w:noProof/>
            <w:color w:val="0000FF"/>
            <w:sz w:val="24"/>
            <w:szCs w:val="24"/>
            <w:u w:val="single"/>
          </w:rPr>
          <w:t>3.3.1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Tratamento da superfície de ouro</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_Toc513377490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22</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91" w:history="1">
        <w:r w:rsidRPr="00D442FD">
          <w:rPr>
            <w:rFonts w:ascii="Arial" w:eastAsia="Calibri" w:hAnsi="Arial" w:cs="Arial"/>
            <w:b/>
            <w:noProof/>
            <w:color w:val="0000FF"/>
            <w:sz w:val="24"/>
            <w:szCs w:val="24"/>
            <w:u w:val="single"/>
          </w:rPr>
          <w:t>3.3.2</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Modificação da superfície de ouro</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_Toc513377491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22</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540"/>
          <w:tab w:val="right" w:leader="dot" w:pos="9061"/>
        </w:tabs>
        <w:spacing w:after="200" w:line="360" w:lineRule="auto"/>
        <w:ind w:left="720"/>
        <w:rPr>
          <w:rFonts w:ascii="Arial" w:eastAsia="Calibri" w:hAnsi="Arial" w:cs="Times New Roman"/>
          <w:noProof/>
          <w:sz w:val="24"/>
          <w:szCs w:val="24"/>
        </w:rPr>
      </w:pPr>
      <w:hyperlink w:anchor="_Toc513377492" w:history="1">
        <w:r w:rsidRPr="00D442FD">
          <w:rPr>
            <w:rFonts w:ascii="Arial" w:eastAsia="Calibri" w:hAnsi="Arial" w:cs="Times New Roman"/>
            <w:b/>
            <w:noProof/>
            <w:color w:val="0000FF"/>
            <w:sz w:val="24"/>
            <w:szCs w:val="24"/>
            <w:u w:val="single"/>
          </w:rPr>
          <w:t>3.3.2.1</w:t>
        </w:r>
        <w:r w:rsidRPr="00D442FD">
          <w:rPr>
            <w:rFonts w:ascii="Arial" w:eastAsia="Calibri" w:hAnsi="Arial" w:cs="Times New Roman"/>
            <w:noProof/>
            <w:sz w:val="24"/>
            <w:szCs w:val="24"/>
          </w:rPr>
          <w:tab/>
        </w:r>
        <w:r w:rsidRPr="00D442FD">
          <w:rPr>
            <w:rFonts w:ascii="Arial" w:eastAsia="Calibri" w:hAnsi="Arial" w:cs="Times New Roman"/>
            <w:b/>
            <w:noProof/>
            <w:color w:val="0000FF"/>
            <w:sz w:val="24"/>
            <w:szCs w:val="24"/>
            <w:u w:val="single"/>
          </w:rPr>
          <w:t xml:space="preserve">Formação da </w:t>
        </w:r>
        <w:r w:rsidRPr="00D442FD">
          <w:rPr>
            <w:rFonts w:ascii="Arial" w:eastAsia="Calibri" w:hAnsi="Arial" w:cs="Times New Roman"/>
            <w:b/>
            <w:i/>
            <w:noProof/>
            <w:color w:val="0000FF"/>
            <w:sz w:val="24"/>
            <w:szCs w:val="24"/>
            <w:u w:val="single"/>
          </w:rPr>
          <w:t>Self-assembled Monolayer</w:t>
        </w:r>
        <w:r w:rsidRPr="00D442FD">
          <w:rPr>
            <w:rFonts w:ascii="Arial" w:eastAsia="Calibri" w:hAnsi="Arial" w:cs="Times New Roman"/>
            <w:b/>
            <w:noProof/>
            <w:color w:val="0000FF"/>
            <w:sz w:val="24"/>
            <w:szCs w:val="24"/>
            <w:u w:val="single"/>
          </w:rPr>
          <w:t xml:space="preserve"> (SAM)</w:t>
        </w:r>
        <w:r w:rsidRPr="00D442FD">
          <w:rPr>
            <w:rFonts w:ascii="Arial" w:eastAsia="Calibri" w:hAnsi="Arial" w:cs="Times New Roman"/>
            <w:noProof/>
            <w:webHidden/>
            <w:sz w:val="24"/>
            <w:szCs w:val="24"/>
          </w:rPr>
          <w:tab/>
        </w:r>
        <w:r w:rsidRPr="00D442FD">
          <w:rPr>
            <w:rFonts w:ascii="Arial" w:eastAsia="Calibri" w:hAnsi="Arial" w:cs="Times New Roman"/>
            <w:noProof/>
            <w:webHidden/>
            <w:sz w:val="24"/>
            <w:szCs w:val="24"/>
          </w:rPr>
          <w:fldChar w:fldCharType="begin"/>
        </w:r>
        <w:r w:rsidRPr="00D442FD">
          <w:rPr>
            <w:rFonts w:ascii="Arial" w:eastAsia="Calibri" w:hAnsi="Arial" w:cs="Times New Roman"/>
            <w:noProof/>
            <w:webHidden/>
            <w:sz w:val="24"/>
            <w:szCs w:val="24"/>
          </w:rPr>
          <w:instrText xml:space="preserve"> PAGEREF _Toc513377492 \h </w:instrText>
        </w:r>
        <w:r w:rsidRPr="00D442FD">
          <w:rPr>
            <w:rFonts w:ascii="Arial" w:eastAsia="Calibri" w:hAnsi="Arial" w:cs="Times New Roman"/>
            <w:noProof/>
            <w:webHidden/>
            <w:sz w:val="24"/>
            <w:szCs w:val="24"/>
          </w:rPr>
        </w:r>
        <w:r w:rsidRPr="00D442FD">
          <w:rPr>
            <w:rFonts w:ascii="Arial" w:eastAsia="Calibri" w:hAnsi="Arial" w:cs="Times New Roman"/>
            <w:noProof/>
            <w:webHidden/>
            <w:sz w:val="24"/>
            <w:szCs w:val="24"/>
          </w:rPr>
          <w:fldChar w:fldCharType="separate"/>
        </w:r>
        <w:r w:rsidRPr="00D442FD">
          <w:rPr>
            <w:rFonts w:ascii="Arial" w:eastAsia="Calibri" w:hAnsi="Arial" w:cs="Times New Roman"/>
            <w:noProof/>
            <w:webHidden/>
            <w:sz w:val="24"/>
            <w:szCs w:val="24"/>
          </w:rPr>
          <w:t>22</w:t>
        </w:r>
        <w:r w:rsidRPr="00D442FD">
          <w:rPr>
            <w:rFonts w:ascii="Arial" w:eastAsia="Calibri" w:hAnsi="Arial" w:cs="Times New Roman"/>
            <w:noProof/>
            <w:webHidden/>
            <w:sz w:val="24"/>
            <w:szCs w:val="24"/>
          </w:rPr>
          <w:fldChar w:fldCharType="end"/>
        </w:r>
      </w:hyperlink>
    </w:p>
    <w:p w:rsidR="00D442FD" w:rsidRPr="00D442FD" w:rsidRDefault="00D442FD" w:rsidP="00D442FD">
      <w:pPr>
        <w:tabs>
          <w:tab w:val="left" w:pos="1540"/>
          <w:tab w:val="right" w:leader="dot" w:pos="9061"/>
        </w:tabs>
        <w:spacing w:after="200" w:line="360" w:lineRule="auto"/>
        <w:ind w:left="720"/>
        <w:rPr>
          <w:rFonts w:ascii="Arial" w:eastAsia="Calibri" w:hAnsi="Arial" w:cs="Times New Roman"/>
          <w:noProof/>
          <w:sz w:val="24"/>
          <w:szCs w:val="24"/>
        </w:rPr>
      </w:pPr>
      <w:hyperlink w:anchor="_Toc513377493" w:history="1">
        <w:r w:rsidRPr="00D442FD">
          <w:rPr>
            <w:rFonts w:ascii="Arial" w:eastAsia="Calibri" w:hAnsi="Arial" w:cs="Arial"/>
            <w:b/>
            <w:noProof/>
            <w:color w:val="0000FF"/>
            <w:sz w:val="24"/>
            <w:szCs w:val="24"/>
            <w:u w:val="single"/>
          </w:rPr>
          <w:t>3.3.2.2</w:t>
        </w:r>
        <w:r w:rsidRPr="00D442FD">
          <w:rPr>
            <w:rFonts w:ascii="Arial" w:eastAsia="Calibri" w:hAnsi="Arial" w:cs="Times New Roman"/>
            <w:noProof/>
            <w:sz w:val="24"/>
            <w:szCs w:val="24"/>
          </w:rPr>
          <w:tab/>
        </w:r>
        <w:r w:rsidRPr="00D442FD">
          <w:rPr>
            <w:rFonts w:ascii="Arial" w:eastAsia="Calibri" w:hAnsi="Arial" w:cs="Arial"/>
            <w:b/>
            <w:noProof/>
            <w:color w:val="0000FF"/>
            <w:sz w:val="24"/>
            <w:szCs w:val="24"/>
            <w:u w:val="single"/>
          </w:rPr>
          <w:t>Imobilização dos Pontos Quânticos</w:t>
        </w:r>
        <w:r w:rsidRPr="00D442FD">
          <w:rPr>
            <w:rFonts w:ascii="Arial" w:eastAsia="Calibri" w:hAnsi="Arial" w:cs="Times New Roman"/>
            <w:noProof/>
            <w:webHidden/>
            <w:sz w:val="24"/>
            <w:szCs w:val="24"/>
          </w:rPr>
          <w:tab/>
        </w:r>
        <w:r w:rsidRPr="00D442FD">
          <w:rPr>
            <w:rFonts w:ascii="Arial" w:eastAsia="Calibri" w:hAnsi="Arial" w:cs="Times New Roman"/>
            <w:noProof/>
            <w:webHidden/>
            <w:sz w:val="24"/>
            <w:szCs w:val="24"/>
          </w:rPr>
          <w:fldChar w:fldCharType="begin"/>
        </w:r>
        <w:r w:rsidRPr="00D442FD">
          <w:rPr>
            <w:rFonts w:ascii="Arial" w:eastAsia="Calibri" w:hAnsi="Arial" w:cs="Times New Roman"/>
            <w:noProof/>
            <w:webHidden/>
            <w:sz w:val="24"/>
            <w:szCs w:val="24"/>
          </w:rPr>
          <w:instrText xml:space="preserve"> PAGEREF _Toc513377493 \h </w:instrText>
        </w:r>
        <w:r w:rsidRPr="00D442FD">
          <w:rPr>
            <w:rFonts w:ascii="Arial" w:eastAsia="Calibri" w:hAnsi="Arial" w:cs="Times New Roman"/>
            <w:noProof/>
            <w:webHidden/>
            <w:sz w:val="24"/>
            <w:szCs w:val="24"/>
          </w:rPr>
        </w:r>
        <w:r w:rsidRPr="00D442FD">
          <w:rPr>
            <w:rFonts w:ascii="Arial" w:eastAsia="Calibri" w:hAnsi="Arial" w:cs="Times New Roman"/>
            <w:noProof/>
            <w:webHidden/>
            <w:sz w:val="24"/>
            <w:szCs w:val="24"/>
          </w:rPr>
          <w:fldChar w:fldCharType="separate"/>
        </w:r>
        <w:r w:rsidRPr="00D442FD">
          <w:rPr>
            <w:rFonts w:ascii="Arial" w:eastAsia="Calibri" w:hAnsi="Arial" w:cs="Times New Roman"/>
            <w:noProof/>
            <w:webHidden/>
            <w:sz w:val="24"/>
            <w:szCs w:val="24"/>
          </w:rPr>
          <w:t>22</w:t>
        </w:r>
        <w:r w:rsidRPr="00D442FD">
          <w:rPr>
            <w:rFonts w:ascii="Arial" w:eastAsia="Calibri" w:hAnsi="Arial" w:cs="Times New Roman"/>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94" w:history="1">
        <w:r w:rsidRPr="00D442FD">
          <w:rPr>
            <w:rFonts w:ascii="Arial" w:eastAsia="Calibri" w:hAnsi="Arial" w:cs="Arial"/>
            <w:b/>
            <w:noProof/>
            <w:color w:val="0000FF"/>
            <w:sz w:val="24"/>
            <w:szCs w:val="24"/>
            <w:u w:val="single"/>
          </w:rPr>
          <w:t>3.4</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CARACTERIZAÇÕES DAS SUPERFÍCIES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_Toc513377494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22</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95" w:history="1">
        <w:r w:rsidRPr="00D442FD">
          <w:rPr>
            <w:rFonts w:ascii="Arial" w:eastAsia="Calibri" w:hAnsi="Arial" w:cs="Arial"/>
            <w:b/>
            <w:noProof/>
            <w:color w:val="0000FF"/>
            <w:sz w:val="24"/>
            <w:szCs w:val="24"/>
            <w:u w:val="single"/>
          </w:rPr>
          <w:t>3.4.1</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 xml:space="preserve">Voltametria Cíclica </w:t>
        </w:r>
        <w:r w:rsidRPr="00D442FD">
          <w:rPr>
            <w:rFonts w:ascii="Arial" w:eastAsia="Calibri" w:hAnsi="Arial" w:cs="Times New Roman"/>
            <w:b/>
            <w:noProof/>
            <w:color w:val="0000FF"/>
            <w:sz w:val="24"/>
            <w:szCs w:val="24"/>
            <w:u w:val="single"/>
          </w:rPr>
          <w:t>(VC)</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_Toc513377495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23</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496" w:history="1">
        <w:r w:rsidRPr="00D442FD">
          <w:rPr>
            <w:rFonts w:ascii="Arial" w:eastAsia="Calibri" w:hAnsi="Arial" w:cs="Arial"/>
            <w:b/>
            <w:noProof/>
            <w:color w:val="0000FF"/>
            <w:sz w:val="24"/>
            <w:szCs w:val="24"/>
            <w:u w:val="single"/>
          </w:rPr>
          <w:t>3.4.2</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Espectroscopia de Impedância Eletroquímica (EIE)</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_Toc513377496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23</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497" w:history="1">
        <w:r w:rsidRPr="00D442FD">
          <w:rPr>
            <w:rFonts w:ascii="Arial" w:eastAsia="MS Mincho" w:hAnsi="Arial" w:cs="Arial"/>
            <w:b/>
            <w:noProof/>
            <w:color w:val="0000FF"/>
            <w:sz w:val="24"/>
            <w:szCs w:val="24"/>
            <w:u w:val="single"/>
          </w:rPr>
          <w:t>4</w:t>
        </w:r>
        <w:r w:rsidRPr="00D442FD">
          <w:rPr>
            <w:rFonts w:ascii="Cambria" w:eastAsia="Times New Roman" w:hAnsi="Cambria" w:cs="Times New Roman"/>
            <w:b/>
            <w:noProof/>
            <w:lang w:eastAsia="pt-BR"/>
          </w:rPr>
          <w:tab/>
        </w:r>
        <w:r w:rsidRPr="00D442FD">
          <w:rPr>
            <w:rFonts w:ascii="Arial" w:eastAsia="MS Mincho" w:hAnsi="Arial" w:cs="Arial"/>
            <w:b/>
            <w:noProof/>
            <w:color w:val="0000FF"/>
            <w:sz w:val="24"/>
            <w:szCs w:val="24"/>
            <w:u w:val="single"/>
          </w:rPr>
          <w:t>RESULTADOS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_Toc513377497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24</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98" w:history="1">
        <w:r w:rsidRPr="00D442FD">
          <w:rPr>
            <w:rFonts w:ascii="Arial" w:eastAsia="Calibri" w:hAnsi="Arial" w:cs="Arial"/>
            <w:b/>
            <w:noProof/>
            <w:color w:val="0000FF"/>
            <w:sz w:val="24"/>
            <w:szCs w:val="24"/>
            <w:u w:val="single"/>
          </w:rPr>
          <w:t>4.1</w:t>
        </w:r>
        <w:r w:rsidRPr="00D442FD">
          <w:rPr>
            <w:rFonts w:ascii="Cambria" w:eastAsia="Times New Roman" w:hAnsi="Cambria" w:cs="Times New Roman"/>
            <w:b/>
            <w:noProof/>
            <w:lang w:eastAsia="pt-BR"/>
          </w:rPr>
          <w:tab/>
        </w:r>
        <w:r w:rsidRPr="00D442FD">
          <w:rPr>
            <w:rFonts w:ascii="Arial" w:eastAsia="Calibri" w:hAnsi="Arial" w:cs="Times New Roman"/>
            <w:b/>
            <w:noProof/>
            <w:color w:val="0000FF"/>
            <w:sz w:val="24"/>
            <w:szCs w:val="24"/>
            <w:u w:val="single"/>
          </w:rPr>
          <w:t xml:space="preserve">TRATAMENTO E </w:t>
        </w:r>
        <w:r w:rsidRPr="00D442FD">
          <w:rPr>
            <w:rFonts w:ascii="Arial" w:eastAsia="Calibri" w:hAnsi="Arial" w:cs="Arial"/>
            <w:b/>
            <w:noProof/>
            <w:color w:val="0000FF"/>
            <w:sz w:val="24"/>
            <w:szCs w:val="24"/>
            <w:u w:val="single"/>
          </w:rPr>
          <w:t>CARACTERIZAÇÃO DA SUPERFÍCIE DE OURO</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_Toc513377498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24</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499" w:history="1">
        <w:r w:rsidRPr="00D442FD">
          <w:rPr>
            <w:rFonts w:ascii="Arial" w:eastAsia="Calibri" w:hAnsi="Arial" w:cs="Arial"/>
            <w:b/>
            <w:noProof/>
            <w:color w:val="0000FF"/>
            <w:sz w:val="24"/>
            <w:szCs w:val="24"/>
            <w:u w:val="single"/>
          </w:rPr>
          <w:t>4.2</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MODIFICAÇÃO E CARACTERIZAÇÃO DA SUPERFÍCIE DE OURO</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_Toc513377499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26</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500" w:history="1">
        <w:r w:rsidRPr="00D442FD">
          <w:rPr>
            <w:rFonts w:ascii="Arial" w:eastAsia="Calibri" w:hAnsi="Arial" w:cs="Times New Roman"/>
            <w:b/>
            <w:noProof/>
            <w:color w:val="0000FF"/>
            <w:sz w:val="24"/>
            <w:szCs w:val="24"/>
            <w:u w:val="single"/>
          </w:rPr>
          <w:t>4.2.1</w:t>
        </w:r>
        <w:r w:rsidRPr="00D442FD">
          <w:rPr>
            <w:rFonts w:ascii="Cambria" w:eastAsia="Times New Roman" w:hAnsi="Cambria" w:cs="Times New Roman"/>
            <w:b/>
            <w:noProof/>
            <w:lang w:eastAsia="pt-BR"/>
          </w:rPr>
          <w:tab/>
        </w:r>
        <w:r w:rsidRPr="00D442FD">
          <w:rPr>
            <w:rFonts w:ascii="Arial" w:eastAsia="Calibri" w:hAnsi="Arial" w:cs="Times New Roman"/>
            <w:b/>
            <w:noProof/>
            <w:color w:val="0000FF"/>
            <w:sz w:val="24"/>
            <w:szCs w:val="24"/>
            <w:u w:val="single"/>
          </w:rPr>
          <w:t>Formação da Self-assembled Monolayer (SAM)</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_Toc513377500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26</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1320"/>
          <w:tab w:val="right" w:leader="dot" w:pos="9202"/>
        </w:tabs>
        <w:spacing w:after="200" w:line="360" w:lineRule="auto"/>
        <w:ind w:left="440"/>
        <w:rPr>
          <w:rFonts w:ascii="Cambria" w:eastAsia="Times New Roman" w:hAnsi="Cambria" w:cs="Times New Roman"/>
          <w:b/>
          <w:noProof/>
          <w:lang w:eastAsia="pt-BR"/>
        </w:rPr>
      </w:pPr>
      <w:hyperlink w:anchor="_Toc513377501" w:history="1">
        <w:r w:rsidRPr="00D442FD">
          <w:rPr>
            <w:rFonts w:ascii="Arial" w:eastAsia="Calibri" w:hAnsi="Arial" w:cs="Times New Roman"/>
            <w:b/>
            <w:noProof/>
            <w:color w:val="0000FF"/>
            <w:sz w:val="24"/>
            <w:szCs w:val="24"/>
            <w:u w:val="single"/>
          </w:rPr>
          <w:t>4.2.2</w:t>
        </w:r>
        <w:r w:rsidRPr="00D442FD">
          <w:rPr>
            <w:rFonts w:ascii="Cambria" w:eastAsia="Times New Roman" w:hAnsi="Cambria" w:cs="Times New Roman"/>
            <w:b/>
            <w:noProof/>
            <w:lang w:eastAsia="pt-BR"/>
          </w:rPr>
          <w:tab/>
        </w:r>
        <w:r w:rsidRPr="00D442FD">
          <w:rPr>
            <w:rFonts w:ascii="Arial" w:eastAsia="Calibri" w:hAnsi="Arial" w:cs="Times New Roman"/>
            <w:b/>
            <w:noProof/>
            <w:color w:val="0000FF"/>
            <w:sz w:val="24"/>
            <w:szCs w:val="24"/>
            <w:u w:val="single"/>
          </w:rPr>
          <w:t>Imobilização dos Pontos Quânticos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_Toc513377501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28</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880"/>
          <w:tab w:val="right" w:leader="dot" w:pos="9061"/>
        </w:tabs>
        <w:spacing w:after="200" w:line="360" w:lineRule="auto"/>
        <w:ind w:left="220"/>
        <w:rPr>
          <w:rFonts w:ascii="Cambria" w:eastAsia="Times New Roman" w:hAnsi="Cambria" w:cs="Times New Roman"/>
          <w:b/>
          <w:noProof/>
          <w:lang w:eastAsia="pt-BR"/>
        </w:rPr>
      </w:pPr>
      <w:hyperlink w:anchor="_Toc513377502" w:history="1">
        <w:r w:rsidRPr="00D442FD">
          <w:rPr>
            <w:rFonts w:ascii="Arial" w:eastAsia="MS Mincho" w:hAnsi="Arial" w:cs="Arial"/>
            <w:b/>
            <w:noProof/>
            <w:color w:val="0000FF"/>
            <w:sz w:val="24"/>
            <w:szCs w:val="24"/>
            <w:u w:val="single"/>
          </w:rPr>
          <w:t>4.3</w:t>
        </w:r>
        <w:r w:rsidRPr="00D442FD">
          <w:rPr>
            <w:rFonts w:ascii="Cambria" w:eastAsia="Times New Roman" w:hAnsi="Cambria" w:cs="Times New Roman"/>
            <w:b/>
            <w:noProof/>
            <w:lang w:eastAsia="pt-BR"/>
          </w:rPr>
          <w:tab/>
        </w:r>
        <w:r w:rsidRPr="00D442FD">
          <w:rPr>
            <w:rFonts w:ascii="Arial" w:eastAsia="MS Mincho" w:hAnsi="Arial" w:cs="Arial"/>
            <w:b/>
            <w:noProof/>
            <w:color w:val="0000FF"/>
            <w:sz w:val="24"/>
            <w:szCs w:val="24"/>
            <w:u w:val="single"/>
          </w:rPr>
          <w:t xml:space="preserve">SIMULAÇÕES DAS </w:t>
        </w:r>
        <w:r w:rsidRPr="00D442FD">
          <w:rPr>
            <w:rFonts w:ascii="Arial" w:eastAsia="Calibri" w:hAnsi="Arial" w:cs="Times New Roman"/>
            <w:b/>
            <w:noProof/>
            <w:color w:val="0000FF"/>
            <w:sz w:val="24"/>
            <w:szCs w:val="24"/>
            <w:u w:val="single"/>
          </w:rPr>
          <w:t>ESPECTROSCOPIA DE IMPEDÂNCIA ELETROQUÍMICA</w:t>
        </w:r>
        <w:r w:rsidRPr="00D442FD">
          <w:rPr>
            <w:rFonts w:ascii="Arial" w:eastAsia="MS Mincho" w:hAnsi="Arial" w:cs="Arial"/>
            <w:b/>
            <w:noProof/>
            <w:color w:val="0000FF"/>
            <w:sz w:val="24"/>
            <w:szCs w:val="24"/>
            <w:u w:val="single"/>
          </w:rPr>
          <w:t xml:space="preserve"> DAS SUPERFÍCIES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_Toc513377502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31</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503" w:history="1">
        <w:r w:rsidRPr="00D442FD">
          <w:rPr>
            <w:rFonts w:ascii="Arial" w:eastAsia="Calibri" w:hAnsi="Arial" w:cs="Arial"/>
            <w:b/>
            <w:noProof/>
            <w:color w:val="0000FF"/>
            <w:sz w:val="24"/>
            <w:szCs w:val="24"/>
            <w:u w:val="single"/>
          </w:rPr>
          <w:t>5</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CONSIDERAÇÕES FINAIS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_Toc513377503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34</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504" w:history="1">
        <w:r w:rsidRPr="00D442FD">
          <w:rPr>
            <w:rFonts w:ascii="Arial" w:eastAsia="Calibri" w:hAnsi="Arial" w:cs="Arial"/>
            <w:b/>
            <w:noProof/>
            <w:color w:val="0000FF"/>
            <w:sz w:val="24"/>
            <w:szCs w:val="24"/>
            <w:u w:val="single"/>
          </w:rPr>
          <w:t>6</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PERSPECTIVAS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_Toc513377504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35</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505" w:history="1">
        <w:r w:rsidRPr="00D442FD">
          <w:rPr>
            <w:rFonts w:ascii="Arial" w:eastAsia="Calibri" w:hAnsi="Arial" w:cs="Arial"/>
            <w:b/>
            <w:noProof/>
            <w:color w:val="0000FF"/>
            <w:sz w:val="24"/>
            <w:szCs w:val="24"/>
            <w:u w:val="single"/>
          </w:rPr>
          <w:t>7</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rPr>
          <w:t>REFERÊNCIAS BIBLIOGRÁFICAS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_Toc513377505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36</w:t>
        </w:r>
        <w:r w:rsidRPr="00D442FD">
          <w:rPr>
            <w:rFonts w:ascii="Arial" w:eastAsia="Calibri" w:hAnsi="Arial" w:cs="Times New Roman"/>
            <w:b/>
            <w:noProof/>
            <w:webHidden/>
            <w:sz w:val="24"/>
            <w:szCs w:val="24"/>
          </w:rPr>
          <w:fldChar w:fldCharType="end"/>
        </w:r>
      </w:hyperlink>
    </w:p>
    <w:p w:rsidR="00D442FD" w:rsidRPr="00D442FD" w:rsidRDefault="00D442FD" w:rsidP="00D442FD">
      <w:pPr>
        <w:tabs>
          <w:tab w:val="left" w:pos="440"/>
          <w:tab w:val="right" w:leader="dot" w:pos="9202"/>
        </w:tabs>
        <w:spacing w:after="200" w:line="360" w:lineRule="auto"/>
        <w:rPr>
          <w:rFonts w:ascii="Cambria" w:eastAsia="Times New Roman" w:hAnsi="Cambria" w:cs="Times New Roman"/>
          <w:b/>
          <w:noProof/>
          <w:lang w:eastAsia="pt-BR"/>
        </w:rPr>
      </w:pPr>
      <w:hyperlink w:anchor="_Toc513377506" w:history="1">
        <w:r w:rsidRPr="00D442FD">
          <w:rPr>
            <w:rFonts w:ascii="Arial" w:eastAsia="Calibri" w:hAnsi="Arial" w:cs="Arial"/>
            <w:b/>
            <w:noProof/>
            <w:color w:val="0000FF"/>
            <w:sz w:val="24"/>
            <w:szCs w:val="24"/>
            <w:u w:val="single"/>
            <w:lang w:val="en-US"/>
          </w:rPr>
          <w:t>8</w:t>
        </w:r>
        <w:r w:rsidRPr="00D442FD">
          <w:rPr>
            <w:rFonts w:ascii="Cambria" w:eastAsia="Times New Roman" w:hAnsi="Cambria" w:cs="Times New Roman"/>
            <w:b/>
            <w:noProof/>
            <w:lang w:eastAsia="pt-BR"/>
          </w:rPr>
          <w:tab/>
        </w:r>
        <w:r w:rsidRPr="00D442FD">
          <w:rPr>
            <w:rFonts w:ascii="Arial" w:eastAsia="Calibri" w:hAnsi="Arial" w:cs="Arial"/>
            <w:b/>
            <w:noProof/>
            <w:color w:val="0000FF"/>
            <w:sz w:val="24"/>
            <w:szCs w:val="24"/>
            <w:u w:val="single"/>
            <w:shd w:val="clear" w:color="auto" w:fill="FFFFFF"/>
            <w:lang w:val="en-US"/>
          </w:rPr>
          <w:t>APÊNDICES</w:t>
        </w:r>
        <w:r w:rsidRPr="00D442FD">
          <w:rPr>
            <w:rFonts w:ascii="Arial" w:eastAsia="Calibri" w:hAnsi="Arial" w:cs="Times New Roman"/>
            <w:b/>
            <w:noProof/>
            <w:webHidden/>
            <w:sz w:val="24"/>
            <w:szCs w:val="24"/>
          </w:rPr>
          <w:tab/>
        </w:r>
        <w:r w:rsidRPr="00D442FD">
          <w:rPr>
            <w:rFonts w:ascii="Arial" w:eastAsia="Calibri" w:hAnsi="Arial" w:cs="Times New Roman"/>
            <w:b/>
            <w:noProof/>
            <w:webHidden/>
            <w:sz w:val="24"/>
            <w:szCs w:val="24"/>
          </w:rPr>
          <w:fldChar w:fldCharType="begin"/>
        </w:r>
        <w:r w:rsidRPr="00D442FD">
          <w:rPr>
            <w:rFonts w:ascii="Arial" w:eastAsia="Calibri" w:hAnsi="Arial" w:cs="Times New Roman"/>
            <w:b/>
            <w:noProof/>
            <w:webHidden/>
            <w:sz w:val="24"/>
            <w:szCs w:val="24"/>
          </w:rPr>
          <w:instrText xml:space="preserve"> PAGEREF _Toc513377506 \h </w:instrText>
        </w:r>
        <w:r w:rsidRPr="00D442FD">
          <w:rPr>
            <w:rFonts w:ascii="Arial" w:eastAsia="Calibri" w:hAnsi="Arial" w:cs="Times New Roman"/>
            <w:b/>
            <w:noProof/>
            <w:webHidden/>
            <w:sz w:val="24"/>
            <w:szCs w:val="24"/>
          </w:rPr>
        </w:r>
        <w:r w:rsidRPr="00D442FD">
          <w:rPr>
            <w:rFonts w:ascii="Arial" w:eastAsia="Calibri" w:hAnsi="Arial" w:cs="Times New Roman"/>
            <w:b/>
            <w:noProof/>
            <w:webHidden/>
            <w:sz w:val="24"/>
            <w:szCs w:val="24"/>
          </w:rPr>
          <w:fldChar w:fldCharType="separate"/>
        </w:r>
        <w:r w:rsidRPr="00D442FD">
          <w:rPr>
            <w:rFonts w:ascii="Arial" w:eastAsia="Calibri" w:hAnsi="Arial" w:cs="Times New Roman"/>
            <w:b/>
            <w:noProof/>
            <w:webHidden/>
            <w:sz w:val="24"/>
            <w:szCs w:val="24"/>
          </w:rPr>
          <w:t>38</w:t>
        </w:r>
        <w:r w:rsidRPr="00D442FD">
          <w:rPr>
            <w:rFonts w:ascii="Arial" w:eastAsia="Calibri" w:hAnsi="Arial" w:cs="Times New Roman"/>
            <w:b/>
            <w:noProof/>
            <w:webHidden/>
            <w:sz w:val="24"/>
            <w:szCs w:val="24"/>
          </w:rPr>
          <w:fldChar w:fldCharType="end"/>
        </w:r>
      </w:hyperlink>
    </w:p>
    <w:p w:rsidR="00D442FD" w:rsidRPr="00D442FD" w:rsidRDefault="00D442FD" w:rsidP="00D442FD">
      <w:pPr>
        <w:widowControl w:val="0"/>
        <w:suppressAutoHyphens/>
        <w:spacing w:after="200" w:line="360" w:lineRule="auto"/>
        <w:jc w:val="both"/>
        <w:rPr>
          <w:rFonts w:ascii="Arial" w:eastAsia="Times New Roman" w:hAnsi="Arial" w:cs="Arial"/>
          <w:b/>
          <w:bCs/>
          <w:kern w:val="1"/>
          <w:sz w:val="24"/>
          <w:szCs w:val="24"/>
          <w:lang w:eastAsia="pt-BR" w:bidi="hi-IN"/>
        </w:rPr>
        <w:sectPr w:rsidR="00D442FD" w:rsidRPr="00D442FD" w:rsidSect="00F6427D">
          <w:pgSz w:w="11906" w:h="16838" w:code="9"/>
          <w:pgMar w:top="1701" w:right="1134" w:bottom="1134" w:left="1701" w:header="709" w:footer="709" w:gutter="0"/>
          <w:cols w:space="708"/>
          <w:docGrid w:linePitch="360"/>
        </w:sectPr>
      </w:pPr>
      <w:r w:rsidRPr="00D442FD">
        <w:rPr>
          <w:rFonts w:ascii="Arial" w:eastAsia="Times New Roman" w:hAnsi="Arial" w:cs="Arial"/>
          <w:b/>
          <w:bCs/>
          <w:sz w:val="24"/>
          <w:szCs w:val="24"/>
          <w:lang w:eastAsia="pt-BR"/>
        </w:rPr>
        <w:fldChar w:fldCharType="end"/>
      </w:r>
    </w:p>
    <w:p w:rsidR="00D442FD" w:rsidRPr="00D442FD" w:rsidRDefault="00D442FD" w:rsidP="00D442FD">
      <w:pPr>
        <w:keepNext/>
        <w:tabs>
          <w:tab w:val="left" w:pos="3330"/>
        </w:tabs>
        <w:spacing w:before="240" w:after="240" w:line="360" w:lineRule="auto"/>
        <w:ind w:left="432" w:hanging="432"/>
        <w:outlineLvl w:val="0"/>
        <w:rPr>
          <w:rFonts w:ascii="Arial" w:eastAsia="Times New Roman" w:hAnsi="Arial" w:cs="Arial"/>
          <w:b/>
          <w:bCs/>
          <w:kern w:val="32"/>
          <w:sz w:val="24"/>
          <w:szCs w:val="24"/>
          <w:lang w:eastAsia="pt-BR"/>
        </w:rPr>
      </w:pPr>
      <w:bookmarkStart w:id="2" w:name="_Toc436574367"/>
      <w:bookmarkStart w:id="3" w:name="_Toc436574987"/>
      <w:bookmarkStart w:id="4" w:name="_Toc436575092"/>
      <w:bookmarkStart w:id="5" w:name="_Toc436642760"/>
      <w:bookmarkStart w:id="6" w:name="_Toc436642806"/>
      <w:bookmarkStart w:id="7" w:name="_Toc436642962"/>
      <w:bookmarkStart w:id="8" w:name="_Toc513377475"/>
      <w:r w:rsidRPr="00D442FD">
        <w:rPr>
          <w:rFonts w:ascii="Arial" w:eastAsia="Times New Roman" w:hAnsi="Arial" w:cs="Arial"/>
          <w:b/>
          <w:bCs/>
          <w:kern w:val="32"/>
          <w:sz w:val="24"/>
          <w:szCs w:val="24"/>
          <w:lang w:eastAsia="pt-BR"/>
        </w:rPr>
        <w:lastRenderedPageBreak/>
        <w:t>INTRODUÇÃO</w:t>
      </w:r>
      <w:bookmarkEnd w:id="2"/>
      <w:bookmarkEnd w:id="3"/>
      <w:bookmarkEnd w:id="4"/>
      <w:bookmarkEnd w:id="5"/>
      <w:bookmarkEnd w:id="6"/>
      <w:bookmarkEnd w:id="7"/>
      <w:bookmarkEnd w:id="8"/>
    </w:p>
    <w:p w:rsidR="00D442FD" w:rsidRPr="00D442FD" w:rsidRDefault="00D442FD" w:rsidP="00D442FD">
      <w:pPr>
        <w:spacing w:after="120" w:line="360" w:lineRule="auto"/>
        <w:ind w:firstLine="567"/>
        <w:jc w:val="both"/>
        <w:rPr>
          <w:rFonts w:ascii="Arial" w:eastAsia="Times New Roman" w:hAnsi="Arial" w:cs="Arial"/>
          <w:sz w:val="24"/>
          <w:szCs w:val="24"/>
          <w:lang w:eastAsia="pt-BR"/>
        </w:rPr>
      </w:pPr>
      <w:r w:rsidRPr="00D442FD">
        <w:rPr>
          <w:rFonts w:ascii="Arial" w:eastAsia="Times New Roman" w:hAnsi="Arial" w:cs="Arial"/>
          <w:sz w:val="24"/>
          <w:szCs w:val="24"/>
          <w:lang w:eastAsia="pt-BR"/>
        </w:rPr>
        <w:t>O interesse por sistemas de diagnóstico que possam fornecer respostas rápidas, com alta precisão e elevada sensibilidade de detecção é uma busca constante. Pesquisadores da área, ao longo desses anos, sempre buscam o aprimoramento relacionado a novos métodos e elementos que apresentem maior estabilidade e interação com o analito a ser detectado. Atualmente, métodos como ELISA (</w:t>
      </w:r>
      <w:r w:rsidRPr="00D442FD">
        <w:rPr>
          <w:rFonts w:ascii="Arial" w:eastAsia="Times New Roman" w:hAnsi="Arial" w:cs="Arial"/>
          <w:i/>
          <w:sz w:val="24"/>
          <w:szCs w:val="24"/>
          <w:lang w:eastAsia="pt-BR"/>
        </w:rPr>
        <w:t>Enzyme-Linked Immunosorbent Assay</w:t>
      </w:r>
      <w:r w:rsidRPr="00D442FD">
        <w:rPr>
          <w:rFonts w:ascii="Arial" w:eastAsia="Times New Roman" w:hAnsi="Arial" w:cs="Arial"/>
          <w:sz w:val="24"/>
          <w:szCs w:val="24"/>
          <w:lang w:eastAsia="pt-BR"/>
        </w:rPr>
        <w:t>), ECLIA (</w:t>
      </w:r>
      <w:r w:rsidRPr="00D442FD">
        <w:rPr>
          <w:rFonts w:ascii="Arial" w:eastAsia="Times New Roman" w:hAnsi="Arial" w:cs="Arial"/>
          <w:i/>
          <w:sz w:val="24"/>
          <w:szCs w:val="24"/>
          <w:lang w:eastAsia="pt-BR"/>
        </w:rPr>
        <w:t>Electro-Chemiluminescence Immunoassay Analyzer</w:t>
      </w:r>
      <w:r w:rsidRPr="00D442FD">
        <w:rPr>
          <w:rFonts w:ascii="Arial" w:eastAsia="Times New Roman" w:hAnsi="Arial" w:cs="Arial"/>
          <w:sz w:val="24"/>
          <w:szCs w:val="24"/>
          <w:lang w:eastAsia="pt-BR"/>
        </w:rPr>
        <w:t>) ou PCR (</w:t>
      </w:r>
      <w:r w:rsidRPr="00D442FD">
        <w:rPr>
          <w:rFonts w:ascii="Arial" w:eastAsia="Times New Roman" w:hAnsi="Arial" w:cs="Arial"/>
          <w:i/>
          <w:sz w:val="24"/>
          <w:szCs w:val="24"/>
          <w:lang w:eastAsia="pt-BR"/>
        </w:rPr>
        <w:t>Polymerase Chain Reaction</w:t>
      </w:r>
      <w:r w:rsidRPr="00D442FD">
        <w:rPr>
          <w:rFonts w:ascii="Arial" w:eastAsia="Times New Roman" w:hAnsi="Arial" w:cs="Arial"/>
          <w:sz w:val="24"/>
          <w:szCs w:val="24"/>
          <w:lang w:eastAsia="pt-BR"/>
        </w:rPr>
        <w:t xml:space="preserve">) são bastante eficientes, entretanto apresentam um elevado custo e tempo de resposta. </w:t>
      </w:r>
    </w:p>
    <w:p w:rsidR="00D442FD" w:rsidRPr="00D442FD" w:rsidRDefault="00D442FD" w:rsidP="00D442FD">
      <w:pPr>
        <w:spacing w:after="120" w:line="360" w:lineRule="auto"/>
        <w:ind w:firstLine="567"/>
        <w:jc w:val="both"/>
        <w:rPr>
          <w:rFonts w:ascii="Arial" w:eastAsia="Times New Roman" w:hAnsi="Arial" w:cs="Arial"/>
          <w:sz w:val="24"/>
          <w:szCs w:val="24"/>
          <w:lang w:eastAsia="pt-BR"/>
        </w:rPr>
      </w:pPr>
      <w:r w:rsidRPr="00D442FD">
        <w:rPr>
          <w:rFonts w:ascii="Arial" w:eastAsia="Times New Roman" w:hAnsi="Arial" w:cs="Arial"/>
          <w:sz w:val="24"/>
          <w:szCs w:val="24"/>
          <w:lang w:eastAsia="pt-BR"/>
        </w:rPr>
        <w:t>Uma alternativa para contorno desses limitantes tem sido a tecnologia de biossensores. O funcionamento de um biossensor se baseia na conversão de uma reação química ou biológica em um sinal elétrico. Para tal, é usado um elemento bioativo de reconhecimento acoplado, na maioria dos casos, a um transdutor, que pode empregar variação de massa, absorção ou emissão de luz, temperatura ou estado de oxidação, para uma detecção quantitativa rápida e específica de substâncias químicas ou biológicas, como por exemplo, açúcares e anticorpos (CALIL &amp; SILVA, 2010). Em particular, os transdutores eletroquímicos, possibilitam um aumento da razão sinal/ruído por simples modificação de sua superfície. Essas modificações sobre os transdutores focam no aumento da corrente através do melhoramento da transferência de elétrons, ou por polarização das cargas superficiais. As modificações das superfícies transdutoras ocorrem por diversas rotas: a) adsorção, b) ligação covalente, c) filmes poliméricos e d) materiais químicos, sendo estas escolhidas de acordo com as características desejadas (PEREIRA et al., 2002).</w:t>
      </w:r>
    </w:p>
    <w:p w:rsidR="00D442FD" w:rsidRPr="00D442FD" w:rsidRDefault="00D442FD" w:rsidP="00D442FD">
      <w:pPr>
        <w:spacing w:after="120" w:line="360" w:lineRule="auto"/>
        <w:ind w:firstLine="567"/>
        <w:jc w:val="both"/>
        <w:rPr>
          <w:rFonts w:ascii="Arial" w:eastAsia="Times New Roman" w:hAnsi="Arial" w:cs="Arial"/>
          <w:sz w:val="24"/>
          <w:szCs w:val="24"/>
          <w:lang w:eastAsia="pt-BR"/>
        </w:rPr>
      </w:pPr>
      <w:r w:rsidRPr="00D442FD">
        <w:rPr>
          <w:rFonts w:ascii="Arial" w:eastAsia="Times New Roman" w:hAnsi="Arial" w:cs="Arial"/>
          <w:sz w:val="24"/>
          <w:szCs w:val="24"/>
          <w:lang w:eastAsia="pt-BR"/>
        </w:rPr>
        <w:t xml:space="preserve">Com o crescente desenvolvimento da nanotecnologia, a partir da década de 90, as nanopartículas (metálicas e semicondutoras) </w:t>
      </w:r>
      <w:bookmarkStart w:id="9" w:name="_Hlk490420643"/>
      <w:r w:rsidRPr="00D442FD">
        <w:rPr>
          <w:rFonts w:ascii="Arial" w:eastAsia="Times New Roman" w:hAnsi="Arial" w:cs="Arial"/>
          <w:sz w:val="24"/>
          <w:szCs w:val="24"/>
          <w:lang w:eastAsia="pt-BR"/>
        </w:rPr>
        <w:t>vêm sendo exploradas no aperfeiçoamento de biossensores, amplificando e potencializando suas características intrínsecas. Em geral, a utilização de diferentes tipos de nanopartículas vem proporcionando um aumento da área superficial do sensor, promovendo assim uma imobilização mais efetiva de moléculas biológicas e melhorando, dessa forma, a sensibilidade de detecção do biossensor (WANG &amp; HU, 2009; HOLZINGER, 2014)</w:t>
      </w:r>
      <w:bookmarkEnd w:id="9"/>
      <w:r w:rsidRPr="00D442FD">
        <w:rPr>
          <w:rFonts w:ascii="Arial" w:eastAsia="Times New Roman" w:hAnsi="Arial" w:cs="Arial"/>
          <w:sz w:val="24"/>
          <w:szCs w:val="24"/>
          <w:lang w:eastAsia="pt-BR"/>
        </w:rPr>
        <w:t xml:space="preserve">. A utilização de pontos quânticos (PQs) vem recebendo destaque no desenvolvimento de diversos dispositivos devido suas propriedades ópticas, elétricas e estruturais, </w:t>
      </w:r>
      <w:r w:rsidRPr="00D442FD">
        <w:rPr>
          <w:rFonts w:ascii="Arial" w:eastAsia="Times New Roman" w:hAnsi="Arial" w:cs="Arial"/>
          <w:sz w:val="24"/>
          <w:szCs w:val="24"/>
          <w:lang w:eastAsia="pt-BR"/>
        </w:rPr>
        <w:lastRenderedPageBreak/>
        <w:t>proporcionadas pelo confinamento quântico dessas nanoestruturas (HOLZINGER, 2014).</w:t>
      </w:r>
    </w:p>
    <w:p w:rsidR="00D442FD" w:rsidRPr="00D442FD" w:rsidRDefault="00D442FD" w:rsidP="00D442FD">
      <w:pPr>
        <w:keepNext/>
        <w:spacing w:before="240" w:after="240" w:line="360" w:lineRule="auto"/>
        <w:jc w:val="center"/>
        <w:rPr>
          <w:rFonts w:ascii="Arial" w:eastAsia="MS Mincho" w:hAnsi="Arial" w:cs="Arial"/>
          <w:bCs/>
          <w:sz w:val="24"/>
          <w:szCs w:val="18"/>
          <w:lang w:val="pt-PT"/>
        </w:rPr>
      </w:pPr>
      <w:r w:rsidRPr="00D442FD">
        <w:rPr>
          <w:rFonts w:ascii="Arial" w:eastAsia="MS Mincho" w:hAnsi="Arial" w:cs="Arial"/>
          <w:b/>
          <w:bCs/>
          <w:sz w:val="24"/>
          <w:szCs w:val="18"/>
          <w:lang w:val="pt-PT"/>
        </w:rPr>
        <w:t xml:space="preserve">Figura </w:t>
      </w:r>
      <w:r w:rsidRPr="00D442FD">
        <w:rPr>
          <w:rFonts w:ascii="Arial" w:eastAsia="MS Mincho" w:hAnsi="Arial" w:cs="Arial"/>
          <w:b/>
          <w:bCs/>
          <w:sz w:val="24"/>
          <w:szCs w:val="18"/>
          <w:lang w:val="pt-PT"/>
        </w:rPr>
        <w:fldChar w:fldCharType="begin"/>
      </w:r>
      <w:r w:rsidRPr="00D442FD">
        <w:rPr>
          <w:rFonts w:ascii="Arial" w:eastAsia="MS Mincho" w:hAnsi="Arial" w:cs="Arial"/>
          <w:b/>
          <w:bCs/>
          <w:sz w:val="24"/>
          <w:szCs w:val="18"/>
          <w:lang w:val="pt-PT"/>
        </w:rPr>
        <w:instrText xml:space="preserve"> SEQ Figura \* ARABIC </w:instrText>
      </w:r>
      <w:r w:rsidRPr="00D442FD">
        <w:rPr>
          <w:rFonts w:ascii="Arial" w:eastAsia="MS Mincho" w:hAnsi="Arial" w:cs="Arial"/>
          <w:b/>
          <w:bCs/>
          <w:sz w:val="24"/>
          <w:szCs w:val="18"/>
          <w:lang w:val="pt-PT"/>
        </w:rPr>
        <w:fldChar w:fldCharType="separate"/>
      </w:r>
      <w:r w:rsidRPr="00D442FD">
        <w:rPr>
          <w:rFonts w:ascii="Arial" w:eastAsia="MS Mincho" w:hAnsi="Arial" w:cs="Arial"/>
          <w:b/>
          <w:bCs/>
          <w:noProof/>
          <w:sz w:val="24"/>
          <w:szCs w:val="18"/>
          <w:lang w:val="pt-PT"/>
        </w:rPr>
        <w:t>1</w:t>
      </w:r>
      <w:r w:rsidRPr="00D442FD">
        <w:rPr>
          <w:rFonts w:ascii="Arial" w:eastAsia="MS Mincho" w:hAnsi="Arial" w:cs="Arial"/>
          <w:b/>
          <w:bCs/>
          <w:sz w:val="24"/>
          <w:szCs w:val="18"/>
          <w:lang w:val="pt-PT"/>
        </w:rPr>
        <w:fldChar w:fldCharType="end"/>
      </w:r>
      <w:r w:rsidRPr="00D442FD">
        <w:rPr>
          <w:rFonts w:ascii="Arial" w:eastAsia="MS Mincho" w:hAnsi="Arial" w:cs="Arial"/>
          <w:bCs/>
          <w:sz w:val="24"/>
          <w:szCs w:val="18"/>
          <w:lang w:val="pt-PT"/>
        </w:rPr>
        <w:t>. Representação dos componentes principais de um biossensor</w:t>
      </w:r>
      <w:r w:rsidRPr="00D442FD">
        <w:rPr>
          <w:rFonts w:ascii="Arial" w:eastAsia="MS Mincho" w:hAnsi="Arial" w:cs="Arial"/>
          <w:bCs/>
          <w:noProof/>
          <w:sz w:val="24"/>
          <w:szCs w:val="18"/>
          <w:lang w:eastAsia="pt-BR"/>
        </w:rPr>
        <w:drawing>
          <wp:inline distT="0" distB="0" distL="0" distR="0" wp14:anchorId="465BD1D2" wp14:editId="4B8D4BA4">
            <wp:extent cx="3600000" cy="2282540"/>
            <wp:effectExtent l="0" t="0" r="63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282540"/>
                    </a:xfrm>
                    <a:prstGeom prst="rect">
                      <a:avLst/>
                    </a:prstGeom>
                    <a:noFill/>
                  </pic:spPr>
                </pic:pic>
              </a:graphicData>
            </a:graphic>
          </wp:inline>
        </w:drawing>
      </w:r>
    </w:p>
    <w:p w:rsidR="00D442FD" w:rsidRPr="00D442FD" w:rsidRDefault="00D442FD" w:rsidP="00D442FD">
      <w:pPr>
        <w:keepNext/>
        <w:numPr>
          <w:ilvl w:val="1"/>
          <w:numId w:val="15"/>
        </w:numPr>
        <w:spacing w:before="240" w:after="240" w:line="360" w:lineRule="auto"/>
        <w:outlineLvl w:val="1"/>
        <w:rPr>
          <w:rFonts w:ascii="Arial" w:eastAsia="Arial" w:hAnsi="Arial" w:cs="Arial"/>
          <w:b/>
          <w:bCs/>
          <w:iCs/>
          <w:sz w:val="24"/>
          <w:szCs w:val="28"/>
        </w:rPr>
      </w:pPr>
      <w:bookmarkStart w:id="10" w:name="_Toc436574368"/>
      <w:bookmarkStart w:id="11" w:name="_Toc436574988"/>
      <w:bookmarkStart w:id="12" w:name="_Toc436575093"/>
      <w:bookmarkStart w:id="13" w:name="_Toc436642761"/>
      <w:bookmarkStart w:id="14" w:name="_Toc436642807"/>
      <w:bookmarkStart w:id="15" w:name="_Toc436642963"/>
      <w:bookmarkStart w:id="16" w:name="_Toc513377476"/>
      <w:r w:rsidRPr="00D442FD">
        <w:rPr>
          <w:rFonts w:ascii="Arial" w:eastAsia="Arial" w:hAnsi="Arial" w:cs="Arial"/>
          <w:b/>
          <w:bCs/>
          <w:iCs/>
          <w:sz w:val="24"/>
          <w:szCs w:val="28"/>
        </w:rPr>
        <w:t>TRANSDUTORES</w:t>
      </w:r>
      <w:bookmarkEnd w:id="16"/>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Transdutores são dispositivos que convertem um tipo de energia em outro de forma quantitativa, sendo amplamente utilizados no controle de diversos tipos de magnitude física. Dentre as principais características que determinam o desempenho dos transdutores estão a: (1) faixa, referente a janela de amplitude do sinal de entrada em que o dispositivo opera, (2) resolução, menor intervalo na escala de operação do dispositivo que pode ser medido, (3) sensibilidade, relação entre o sinal de entrada e saída do transdutor, (4) histerese, incapacidade de reproduzir leituras iguais em direções opostas de varredura, (5) exatidão, diferença entre o valor real e o medido pelo dispositivo, e (6) repetibilidade, desvio referentes a um mesmo valor de medida (WERNECK, 1996).</w:t>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 xml:space="preserve">Estes elementos transdutores podem ser classificados quanto ao seu funcionamento em (1) passivos, sendo necessária uma fonte de alimentação externa para sua operação, e (2) ativos ou </w:t>
      </w:r>
      <w:r w:rsidRPr="00D442FD">
        <w:rPr>
          <w:rFonts w:ascii="Arial" w:eastAsia="Calibri" w:hAnsi="Arial" w:cs="Arial"/>
          <w:i/>
          <w:sz w:val="24"/>
          <w:szCs w:val="24"/>
        </w:rPr>
        <w:t>self-generating</w:t>
      </w:r>
      <w:r w:rsidRPr="00D442FD">
        <w:rPr>
          <w:rFonts w:ascii="Arial" w:eastAsia="Calibri" w:hAnsi="Arial" w:cs="Arial"/>
          <w:sz w:val="24"/>
          <w:szCs w:val="24"/>
        </w:rPr>
        <w:t xml:space="preserve">, não necessitando de uma fonte externa, gerando sua própria energia através da conversão das perturbações mecânicas em variação de tensão ou corrente elétrica (FRADEN, 2004). Na aplicação em sistemas biossensores, os transdutores ativos são interessantes, pois recebem como sinal de entrada (excitação) um fenômeno químico e/ou biológico mensurável e convertem-no, proporcionalmente, em um sinal de saída elétrico, de fácil manipulação. O sinal de entrada é associado a detecção do analito por um elemento de </w:t>
      </w:r>
      <w:r w:rsidRPr="00D442FD">
        <w:rPr>
          <w:rFonts w:ascii="Arial" w:eastAsia="Calibri" w:hAnsi="Arial" w:cs="Arial"/>
          <w:sz w:val="24"/>
          <w:szCs w:val="24"/>
        </w:rPr>
        <w:lastRenderedPageBreak/>
        <w:t xml:space="preserve">reconhecimento biológico acoplado ao transdutor, e o de saída é então processado (normalizado, amplificado, filtrado, etc.) em diversas etapas por uma instrumentação adequada (THÉVENOT </w:t>
      </w:r>
      <w:r w:rsidRPr="00D442FD">
        <w:rPr>
          <w:rFonts w:ascii="Arial" w:eastAsia="Calibri" w:hAnsi="Arial" w:cs="Arial"/>
          <w:i/>
          <w:sz w:val="24"/>
          <w:szCs w:val="24"/>
        </w:rPr>
        <w:t>el al.</w:t>
      </w:r>
      <w:r w:rsidRPr="00D442FD">
        <w:rPr>
          <w:rFonts w:ascii="Arial" w:eastAsia="Calibri" w:hAnsi="Arial" w:cs="Arial"/>
          <w:sz w:val="24"/>
          <w:szCs w:val="24"/>
        </w:rPr>
        <w:t>, 2001).</w:t>
      </w:r>
    </w:p>
    <w:p w:rsidR="00D442FD" w:rsidRPr="00D442FD" w:rsidRDefault="00D442FD" w:rsidP="00D442FD">
      <w:pPr>
        <w:keepNext/>
        <w:numPr>
          <w:ilvl w:val="1"/>
          <w:numId w:val="15"/>
        </w:numPr>
        <w:spacing w:before="240" w:after="240" w:line="360" w:lineRule="auto"/>
        <w:outlineLvl w:val="1"/>
        <w:rPr>
          <w:rFonts w:ascii="Arial" w:eastAsia="Arial" w:hAnsi="Arial" w:cs="Arial"/>
          <w:b/>
          <w:bCs/>
          <w:iCs/>
          <w:sz w:val="24"/>
          <w:szCs w:val="28"/>
        </w:rPr>
      </w:pPr>
      <w:bookmarkStart w:id="17" w:name="_Toc513377477"/>
      <w:r w:rsidRPr="00D442FD">
        <w:rPr>
          <w:rFonts w:ascii="Arial" w:eastAsia="Arial" w:hAnsi="Arial" w:cs="Arial"/>
          <w:b/>
          <w:bCs/>
          <w:iCs/>
          <w:sz w:val="24"/>
          <w:szCs w:val="28"/>
        </w:rPr>
        <w:t>TIPOS DE TRANSDUTORES</w:t>
      </w:r>
      <w:bookmarkEnd w:id="17"/>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Há várias formas de classificar os transdutores, como quanto ao método de conversão da energia, natureza do sinal de entrada ou de saída, entre outros. Dentro da categoria dos transdutores ativos há uma grande variedade de sinais de excitação que podem ser levados em consideração e implementados em tais dispositivos. Os principais tipos, visto a demanda de aplicações encontradas na literatura, de transdutores quanto ao sinal de entrada são os Fotovoltaicos (radiação eletromagnética) (PARIDA et al., 2011), Termoelétrico (temperatura) (RIFFAT &amp; MA, 2003), Eletromagnéticos (fluxo magnético) (SIDDIQUE et al., 2015), Piezoelétricos (deformação de cristal piezoelétrico) (KIM et al, 2011) e Químicos (composição química) (JANATA &amp; BEZEGH, 1988).</w:t>
      </w:r>
    </w:p>
    <w:p w:rsidR="00D442FD" w:rsidRPr="00D442FD" w:rsidRDefault="00D442FD" w:rsidP="00D442FD">
      <w:pPr>
        <w:spacing w:after="120" w:line="360" w:lineRule="auto"/>
        <w:ind w:firstLine="573"/>
        <w:jc w:val="both"/>
        <w:rPr>
          <w:rFonts w:ascii="Arial" w:eastAsia="Calibri" w:hAnsi="Arial" w:cs="Arial"/>
          <w:sz w:val="24"/>
          <w:szCs w:val="24"/>
        </w:rPr>
      </w:pPr>
      <w:r w:rsidRPr="00D442FD">
        <w:rPr>
          <w:rFonts w:ascii="Arial" w:eastAsia="Calibri" w:hAnsi="Arial" w:cs="Arial"/>
          <w:sz w:val="24"/>
          <w:szCs w:val="24"/>
        </w:rPr>
        <w:t>Contudo, os transdutores químicos são de interesse aos biossensores devido o tipo de perturbação produzida pelos processos biológicos na detecção do analito serem bem consolidadas, podendo ser subdivididos também, visto os inúmeros campos na química que podem ser explorados com esse aparato. Dentro desses tipos de transdutores, os mais investigados, de acordo com a grandeza medida, e suas aplicações na área biológica estão os (SETHI, 1994):</w:t>
      </w:r>
    </w:p>
    <w:p w:rsidR="00D442FD" w:rsidRPr="00D442FD" w:rsidRDefault="00D442FD" w:rsidP="00D442FD">
      <w:pPr>
        <w:spacing w:after="120" w:line="360" w:lineRule="auto"/>
        <w:ind w:left="426" w:hanging="6"/>
        <w:jc w:val="both"/>
        <w:rPr>
          <w:rFonts w:ascii="Arial" w:eastAsia="Calibri" w:hAnsi="Arial" w:cs="Arial"/>
          <w:sz w:val="24"/>
          <w:szCs w:val="24"/>
        </w:rPr>
      </w:pPr>
      <w:r w:rsidRPr="00D442FD">
        <w:rPr>
          <w:rFonts w:ascii="Arial" w:eastAsia="Calibri" w:hAnsi="Arial" w:cs="Arial"/>
          <w:sz w:val="24"/>
          <w:szCs w:val="24"/>
        </w:rPr>
        <w:t xml:space="preserve">(1) Eletroquímicos, baseados no movimento de íons e difusão de espécies eletroativas. Aplicação: Imunoensaios e enzimas; </w:t>
      </w:r>
    </w:p>
    <w:p w:rsidR="00D442FD" w:rsidRPr="00D442FD" w:rsidRDefault="00D442FD" w:rsidP="00D442FD">
      <w:pPr>
        <w:spacing w:after="120" w:line="360" w:lineRule="auto"/>
        <w:ind w:left="420"/>
        <w:jc w:val="both"/>
        <w:rPr>
          <w:rFonts w:ascii="Arial" w:eastAsia="Calibri" w:hAnsi="Arial" w:cs="Arial"/>
          <w:sz w:val="24"/>
          <w:szCs w:val="24"/>
        </w:rPr>
      </w:pPr>
      <w:r w:rsidRPr="00D442FD">
        <w:rPr>
          <w:rFonts w:ascii="Arial" w:eastAsia="Calibri" w:hAnsi="Arial" w:cs="Arial"/>
          <w:sz w:val="24"/>
          <w:szCs w:val="24"/>
        </w:rPr>
        <w:t>(2) Piezoelétricos, baseados na mudança de frequência de ressonância de um cristal piezoelétrico (materiais que geram um campo elétrico interno sob a ação de forças deformadoras) como resultado da alteração de massa na superfície transdutora. Aplicação: Gases voláteis, vapores e analitos imunológicos;</w:t>
      </w:r>
    </w:p>
    <w:p w:rsidR="00D442FD" w:rsidRPr="00D442FD" w:rsidRDefault="00D442FD" w:rsidP="00D442FD">
      <w:pPr>
        <w:spacing w:after="120" w:line="360" w:lineRule="auto"/>
        <w:ind w:left="420"/>
        <w:jc w:val="both"/>
        <w:rPr>
          <w:rFonts w:ascii="Arial" w:eastAsia="Calibri" w:hAnsi="Arial" w:cs="Arial"/>
          <w:sz w:val="24"/>
          <w:szCs w:val="24"/>
        </w:rPr>
      </w:pPr>
      <w:r w:rsidRPr="00D442FD">
        <w:rPr>
          <w:rFonts w:ascii="Arial" w:eastAsia="Calibri" w:hAnsi="Arial" w:cs="Arial"/>
          <w:sz w:val="24"/>
          <w:szCs w:val="24"/>
        </w:rPr>
        <w:t>(3) Ópticos, baseados nas alterações nas propriedades ópticas quando há interação com o analito. Aplicação: pH, substratos enzimáticos, analitos imunológicos;</w:t>
      </w:r>
    </w:p>
    <w:p w:rsidR="00D442FD" w:rsidRPr="00D442FD" w:rsidRDefault="00D442FD" w:rsidP="00D442FD">
      <w:pPr>
        <w:spacing w:after="120" w:line="360" w:lineRule="auto"/>
        <w:ind w:left="420"/>
        <w:jc w:val="both"/>
        <w:rPr>
          <w:rFonts w:ascii="Arial" w:eastAsia="Calibri" w:hAnsi="Arial" w:cs="Arial"/>
          <w:sz w:val="24"/>
          <w:szCs w:val="24"/>
        </w:rPr>
      </w:pPr>
      <w:r w:rsidRPr="00D442FD">
        <w:rPr>
          <w:rFonts w:ascii="Arial" w:eastAsia="Calibri" w:hAnsi="Arial" w:cs="Arial"/>
          <w:sz w:val="24"/>
          <w:szCs w:val="24"/>
        </w:rPr>
        <w:t xml:space="preserve">(4) Termométricos, em que há uma alteração na temperatura quando há detecção do analito pelo elemento de reconhecimento. Aplicação: Enzimas, organelas, </w:t>
      </w:r>
      <w:r w:rsidRPr="00D442FD">
        <w:rPr>
          <w:rFonts w:ascii="Arial" w:eastAsia="Calibri" w:hAnsi="Arial" w:cs="Arial"/>
          <w:sz w:val="24"/>
          <w:szCs w:val="24"/>
        </w:rPr>
        <w:lastRenderedPageBreak/>
        <w:t>sensores de células inteiras ou de tecidos para substratos, gases, poluentes, antibióticos, vitaminas, analitos imunológicos.</w:t>
      </w:r>
    </w:p>
    <w:p w:rsidR="00D442FD" w:rsidRPr="00D442FD" w:rsidRDefault="00D442FD" w:rsidP="00D442FD">
      <w:pPr>
        <w:keepNext/>
        <w:numPr>
          <w:ilvl w:val="2"/>
          <w:numId w:val="15"/>
        </w:numPr>
        <w:spacing w:before="240" w:after="240" w:line="360" w:lineRule="auto"/>
        <w:outlineLvl w:val="2"/>
        <w:rPr>
          <w:rFonts w:ascii="Arial" w:eastAsia="Times New Roman" w:hAnsi="Arial" w:cs="Arial"/>
          <w:b/>
          <w:bCs/>
          <w:sz w:val="24"/>
          <w:szCs w:val="26"/>
        </w:rPr>
      </w:pPr>
      <w:bookmarkStart w:id="18" w:name="_Toc513377478"/>
      <w:r w:rsidRPr="00D442FD">
        <w:rPr>
          <w:rFonts w:ascii="Arial" w:eastAsia="Times New Roman" w:hAnsi="Arial" w:cs="Arial"/>
          <w:b/>
          <w:bCs/>
          <w:sz w:val="24"/>
          <w:szCs w:val="26"/>
        </w:rPr>
        <w:t>Transdutores Eletroquímicos</w:t>
      </w:r>
      <w:bookmarkEnd w:id="18"/>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 xml:space="preserve">Os estudos relacionados aos transdutores eletroquímicos mostram que são dispositivos rentáveis, altamente sensíveis, com respostas rápidas e se mostram bastante estáveis, já sendo utilizados largamente em análises biológicas, como o biossensor para acompanhamento dos níveis de glicemia no sangue. Esses transdutores estão divididos em Potenciométricos, Amperométricos e Condutimétricos (POHANKA &amp; SKLÁDAL, 2008; SETHI, 1994). </w:t>
      </w:r>
    </w:p>
    <w:p w:rsidR="00D442FD" w:rsidRPr="00D442FD" w:rsidRDefault="00D442FD" w:rsidP="00D442FD">
      <w:pPr>
        <w:spacing w:after="120" w:line="360" w:lineRule="auto"/>
        <w:ind w:left="567"/>
        <w:jc w:val="both"/>
        <w:rPr>
          <w:rFonts w:ascii="Arial" w:eastAsia="Calibri" w:hAnsi="Arial" w:cs="Arial"/>
          <w:sz w:val="24"/>
          <w:szCs w:val="24"/>
        </w:rPr>
      </w:pPr>
      <w:r w:rsidRPr="00D442FD">
        <w:rPr>
          <w:rFonts w:ascii="Arial" w:eastAsia="Calibri" w:hAnsi="Arial" w:cs="Arial"/>
          <w:sz w:val="24"/>
          <w:szCs w:val="24"/>
        </w:rPr>
        <w:t xml:space="preserve">(1) Nos transdutores Potenciométricos, há a geração de um potencial elétrico pela detecção do analito e as medições potenciométricas envolvem processos de eletrodos não-faradaicos, sem fluxo de corrente líquido, e operam com o princípio de uma acumulação de densidade de carga na superfície de um eletrodo, resultando no desenvolvimento de um potencial significativo em esse eletrodo. Esse potencial é proporcional ao logaritmo da atividade do analito presente em a amostra e é medida em relação a um inerte eletrodo de referência, também em contato com a amostra (THÉVENOT </w:t>
      </w:r>
      <w:r w:rsidRPr="00D442FD">
        <w:rPr>
          <w:rFonts w:ascii="Arial" w:eastAsia="Calibri" w:hAnsi="Arial" w:cs="Arial"/>
          <w:i/>
          <w:sz w:val="24"/>
          <w:szCs w:val="24"/>
        </w:rPr>
        <w:t>el al.</w:t>
      </w:r>
      <w:r w:rsidRPr="00D442FD">
        <w:rPr>
          <w:rFonts w:ascii="Arial" w:eastAsia="Calibri" w:hAnsi="Arial" w:cs="Arial"/>
          <w:sz w:val="24"/>
          <w:szCs w:val="24"/>
        </w:rPr>
        <w:t>, 2001);</w:t>
      </w:r>
    </w:p>
    <w:p w:rsidR="00D442FD" w:rsidRPr="00D442FD" w:rsidRDefault="00D442FD" w:rsidP="00D442FD">
      <w:pPr>
        <w:spacing w:after="120" w:line="360" w:lineRule="auto"/>
        <w:ind w:left="567"/>
        <w:jc w:val="both"/>
        <w:rPr>
          <w:rFonts w:ascii="Arial" w:eastAsia="Calibri" w:hAnsi="Arial" w:cs="Arial"/>
          <w:sz w:val="24"/>
          <w:szCs w:val="24"/>
        </w:rPr>
      </w:pPr>
      <w:r w:rsidRPr="00D442FD">
        <w:rPr>
          <w:rFonts w:ascii="Arial" w:eastAsia="Calibri" w:hAnsi="Arial" w:cs="Arial"/>
          <w:sz w:val="24"/>
          <w:szCs w:val="24"/>
        </w:rPr>
        <w:t xml:space="preserve">(2) Nos Amperométricos a geração de uma corrente elétrica resultante de alterações de oxidação, ou redução de espécies eletroativas. Durante as análises, o potencial é mantido constante, as alterações de corrente verificadas são correlacionadas diretamente com a concentração das espécies eletroativas presentes, com a sua produção, ou com a taxa de consumo na camada biocatalítica (THÉVENOT </w:t>
      </w:r>
      <w:r w:rsidRPr="00D442FD">
        <w:rPr>
          <w:rFonts w:ascii="Arial" w:eastAsia="Calibri" w:hAnsi="Arial" w:cs="Arial"/>
          <w:i/>
          <w:sz w:val="24"/>
          <w:szCs w:val="24"/>
        </w:rPr>
        <w:t>el al.</w:t>
      </w:r>
      <w:r w:rsidRPr="00D442FD">
        <w:rPr>
          <w:rFonts w:ascii="Arial" w:eastAsia="Calibri" w:hAnsi="Arial" w:cs="Arial"/>
          <w:sz w:val="24"/>
          <w:szCs w:val="24"/>
        </w:rPr>
        <w:t>, 2001);</w:t>
      </w:r>
    </w:p>
    <w:p w:rsidR="00D442FD" w:rsidRPr="00D442FD" w:rsidRDefault="00D442FD" w:rsidP="00D442FD">
      <w:pPr>
        <w:spacing w:after="120" w:line="360" w:lineRule="auto"/>
        <w:ind w:left="567"/>
        <w:jc w:val="both"/>
        <w:rPr>
          <w:rFonts w:ascii="Arial" w:eastAsia="Calibri" w:hAnsi="Arial" w:cs="Arial"/>
          <w:sz w:val="24"/>
          <w:szCs w:val="24"/>
        </w:rPr>
      </w:pPr>
      <w:r w:rsidRPr="00D442FD">
        <w:rPr>
          <w:rFonts w:ascii="Arial" w:eastAsia="Calibri" w:hAnsi="Arial" w:cs="Arial"/>
          <w:sz w:val="24"/>
          <w:szCs w:val="24"/>
        </w:rPr>
        <w:t xml:space="preserve">(3) Os Condutimétricos são baseados nas alterações na condutância do meio. O princípio condutimétrico de medição é amplamente aplicável aos sistemas químicos, porque muitas reações químicas produzem ou consomem espécies iónicas e, assim, alterar o sistema elétrico condutividade da solução. No entanto, como a resistência de uma solução é determinada pela migração de todos os íons presentes, medições de condutância são geralmente considerados relativamente não específico (THÉVENOT </w:t>
      </w:r>
      <w:r w:rsidRPr="00D442FD">
        <w:rPr>
          <w:rFonts w:ascii="Arial" w:eastAsia="Calibri" w:hAnsi="Arial" w:cs="Arial"/>
          <w:i/>
          <w:sz w:val="24"/>
          <w:szCs w:val="24"/>
        </w:rPr>
        <w:t>el al.</w:t>
      </w:r>
      <w:r w:rsidRPr="00D442FD">
        <w:rPr>
          <w:rFonts w:ascii="Arial" w:eastAsia="Calibri" w:hAnsi="Arial" w:cs="Arial"/>
          <w:sz w:val="24"/>
          <w:szCs w:val="24"/>
        </w:rPr>
        <w:t>, 2001; MUHAMMAD-TAHIR &amp; ALOCILJA, 2003).</w:t>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lastRenderedPageBreak/>
        <w:t>Os transdutores Amperométricos têm sido preferidos em muitas aplicações devido a fácil manipulação e pelo fato de a concentração do analito ser proporcional à alteração na corrente elétrica. Na medida amperométrica, quando são utilizadas enzimas como a glicose oxidase que catalisa reações de oxirredução, o material biológico não necessita de um marcador. No caso do uso de anticorpos ou DNA, a interação com o analito gera poucos íons redox, sendo necessária a conjugação a uma enzima catalítica como a peroxidase (FURTADO et al, 2008).</w:t>
      </w:r>
    </w:p>
    <w:p w:rsidR="00D442FD" w:rsidRPr="00D442FD" w:rsidRDefault="00D442FD" w:rsidP="00D442FD">
      <w:pPr>
        <w:keepNext/>
        <w:numPr>
          <w:ilvl w:val="1"/>
          <w:numId w:val="15"/>
        </w:numPr>
        <w:spacing w:before="240" w:after="240" w:line="360" w:lineRule="auto"/>
        <w:outlineLvl w:val="1"/>
        <w:rPr>
          <w:rFonts w:ascii="Arial" w:eastAsia="Times New Roman" w:hAnsi="Arial" w:cs="Arial"/>
          <w:b/>
          <w:bCs/>
          <w:iCs/>
          <w:sz w:val="24"/>
          <w:szCs w:val="28"/>
        </w:rPr>
      </w:pPr>
      <w:bookmarkStart w:id="19" w:name="_Toc513377479"/>
      <w:r w:rsidRPr="00D442FD">
        <w:rPr>
          <w:rFonts w:ascii="Arial" w:eastAsia="Times New Roman" w:hAnsi="Arial" w:cs="Arial"/>
          <w:b/>
          <w:bCs/>
          <w:iCs/>
          <w:sz w:val="24"/>
          <w:szCs w:val="28"/>
        </w:rPr>
        <w:t>MODIFICAÇÃO DE TRANSDUTORES ELETROQUÍMICOS</w:t>
      </w:r>
      <w:bookmarkEnd w:id="19"/>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A modificação dos transdutores eletroquímicos vem como alternativa para ampliar o número de aplicações desses elementos, aumentando a sensibilidade, seletividade, tempo de resposta e estabilidade do dispositivo frente aos processos de interesse que ocorrem na interface e gera um sinal de excitação, otimizando a transdução. Esse processo de modificação da interface acarreta num vasto número de possibilidades de aplicação, visto que é uma opção versátil de manipular o dispositivo para diversas condições (KATZ et al, 1994).</w:t>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 xml:space="preserve">Para realizar esse procedimento deve-se levar em conta o substrato do transdutor e o elemento modificador, de forma que o substrato apresente as propriedades eletroquímicas desejadas no seu emprego e esse elemento modificador se comporte adequadamente em sua interface. </w:t>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Os tipos de modificações usualmente empregadas nessa classe de transdutores, utilizando o sistema de camadas, consistem em (1) adsorção de um elemento modificador, (2) ligação covalente, (3) filmes poliméricos, e (4) materiais compósitos (PEREIRA et al, 2012).</w:t>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 xml:space="preserve">A adsorção é um método simples, porém, limitado, tanto pelos processos de dessorção facilmente ocorrentes como pelo número de camadas possíveis de serem formadas (apenas uma), baixando consideravelmente sua reprodutibilidade (PEREIRA et al, 2012). No caso da ligação covalente, o elemento modificador é imobilizado através de grupos funcionais na interface do substrato e apresenta uma ligação mais estável à interface, porém com a mesma limitação do número de camadas da modificação por adsorção (DOWNARD, 2000). Os filmes poliméricos podem ser construídos sobrepondo várias camadas, intensificando a resposta elétrica, por uma técnica simples de eletropolimerização utilizando-se membranas poliméricas </w:t>
      </w:r>
      <w:r w:rsidRPr="00D442FD">
        <w:rPr>
          <w:rFonts w:ascii="Arial" w:eastAsia="Calibri" w:hAnsi="Arial" w:cs="Arial"/>
          <w:sz w:val="24"/>
          <w:szCs w:val="24"/>
        </w:rPr>
        <w:lastRenderedPageBreak/>
        <w:t>condutoras ou isolante, aumentando ou diminuindo a velocidade de transferência de elétrons, respectivamente (EMR &amp; YACYNYCH, 1995). A implementação de materiais compósitos (constituído por dois ou mais compostos) e inorgânicos de variadas características no substrato do transdutor também são possibilidades de otimizar as propriedades eletroquímicas do dispositivo e vem sendo exploradas (ALEGRET, 1996; VANSANT et al, 1996).</w:t>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 xml:space="preserve">Quanto ao elemento modificador, a variedade segue, sendo os exemplos mais utilizados, sendo explorados diversos materiais os: (1) polieletrólitos, construída em várias camadas; (2) nanotubos de carbono, pôr o carbono possuir uma boa condutividade elétrica, alta estabilidade térmica e mecânica, uma ampla janela de potencial operacional com cinética lenta de oxidação e, em muitos casos, atividade eletrocatalítica; (3) nanopartículas, possuem propriedades ópticas, estruturais e elétricas interessantes devido suas dimensões nanométricas e são constituídos por uma variedade grande de materiais, como metais, semicondutores, magnéticos e carbonáceos; e (4) </w:t>
      </w:r>
      <w:r w:rsidRPr="00D442FD">
        <w:rPr>
          <w:rFonts w:ascii="Arial" w:eastAsia="Calibri" w:hAnsi="Arial" w:cs="Arial"/>
          <w:i/>
          <w:sz w:val="24"/>
          <w:szCs w:val="24"/>
        </w:rPr>
        <w:t xml:space="preserve">Self-assembled monolayer </w:t>
      </w:r>
      <w:r w:rsidRPr="00D442FD">
        <w:rPr>
          <w:rFonts w:ascii="Arial" w:eastAsia="Calibri" w:hAnsi="Arial" w:cs="Arial"/>
          <w:sz w:val="24"/>
          <w:szCs w:val="24"/>
        </w:rPr>
        <w:t>(SAM), atribuindo propriedades relacionadas a molhabilidade e adesão, transferência de carga e funcionalização química (ALKIRE et al, 2009).</w:t>
      </w:r>
    </w:p>
    <w:p w:rsidR="00D442FD" w:rsidRPr="00D442FD" w:rsidRDefault="00D442FD" w:rsidP="00D442FD">
      <w:pPr>
        <w:keepNext/>
        <w:numPr>
          <w:ilvl w:val="2"/>
          <w:numId w:val="15"/>
        </w:numPr>
        <w:spacing w:before="240" w:after="240" w:line="360" w:lineRule="auto"/>
        <w:outlineLvl w:val="2"/>
        <w:rPr>
          <w:rFonts w:ascii="Arial" w:eastAsia="Times New Roman" w:hAnsi="Arial" w:cs="Arial"/>
          <w:b/>
          <w:bCs/>
          <w:sz w:val="24"/>
          <w:szCs w:val="26"/>
        </w:rPr>
      </w:pPr>
      <w:bookmarkStart w:id="20" w:name="_Toc513377480"/>
      <w:r w:rsidRPr="00D442FD">
        <w:rPr>
          <w:rFonts w:ascii="Arial" w:eastAsia="Times New Roman" w:hAnsi="Arial" w:cs="Arial"/>
          <w:b/>
          <w:bCs/>
          <w:sz w:val="24"/>
          <w:szCs w:val="26"/>
        </w:rPr>
        <w:t>Modificação de Transdutores Eletroquímicos por Pontos Quânticos</w:t>
      </w:r>
      <w:bookmarkEnd w:id="20"/>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 xml:space="preserve">Dentre os elementos modificadores, as nanopartículas de materiais semicondutores possuem características em particular interessantes para as aplicações em biossensores. Os </w:t>
      </w:r>
      <w:r w:rsidRPr="00D442FD">
        <w:rPr>
          <w:rFonts w:ascii="Arial" w:eastAsia="Calibri" w:hAnsi="Arial" w:cs="Arial"/>
          <w:i/>
          <w:sz w:val="24"/>
          <w:szCs w:val="24"/>
        </w:rPr>
        <w:t>quantum dots</w:t>
      </w:r>
      <w:r w:rsidRPr="00D442FD">
        <w:rPr>
          <w:rFonts w:ascii="Arial" w:eastAsia="Calibri" w:hAnsi="Arial" w:cs="Arial"/>
          <w:sz w:val="24"/>
          <w:szCs w:val="24"/>
        </w:rPr>
        <w:t>, ou pontos quânticos (PQs), são partículas cristalinas isotrópicas de materiais semicondutores com dimensões na ordem de poucos nanômetros, fazendo com que esses nanocristais apresentem propriedade de confinamento quântico, explicando sua eficiência luminescente quando comparado com outros materiais utilizados para o mesmo fim, como os corantes orgânicos fluorescentes (WANG et al, 2009). Na Figura 2 é possível observar suspensões desses nanocristais em tamanhos, e consequentemente, cores emitidas variadas.</w:t>
      </w:r>
    </w:p>
    <w:p w:rsidR="00D442FD" w:rsidRPr="00D442FD" w:rsidRDefault="00D442FD" w:rsidP="00D442FD">
      <w:pPr>
        <w:keepNext/>
        <w:spacing w:before="240" w:after="240" w:line="360" w:lineRule="auto"/>
        <w:jc w:val="center"/>
        <w:rPr>
          <w:rFonts w:ascii="Arial" w:eastAsia="MS Mincho" w:hAnsi="Arial" w:cs="Arial"/>
          <w:bCs/>
          <w:sz w:val="24"/>
          <w:szCs w:val="18"/>
          <w:lang w:val="pt-PT"/>
        </w:rPr>
      </w:pPr>
      <w:r w:rsidRPr="00D442FD">
        <w:rPr>
          <w:rFonts w:ascii="Arial" w:eastAsia="MS Mincho" w:hAnsi="Arial" w:cs="Arial"/>
          <w:b/>
          <w:bCs/>
          <w:sz w:val="24"/>
          <w:szCs w:val="18"/>
          <w:lang w:val="pt-PT"/>
        </w:rPr>
        <w:lastRenderedPageBreak/>
        <w:t xml:space="preserve">Figura </w:t>
      </w:r>
      <w:r w:rsidRPr="00D442FD">
        <w:rPr>
          <w:rFonts w:ascii="Arial" w:eastAsia="MS Mincho" w:hAnsi="Arial" w:cs="Arial"/>
          <w:b/>
          <w:bCs/>
          <w:sz w:val="24"/>
          <w:szCs w:val="18"/>
          <w:lang w:val="pt-PT"/>
        </w:rPr>
        <w:fldChar w:fldCharType="begin"/>
      </w:r>
      <w:r w:rsidRPr="00D442FD">
        <w:rPr>
          <w:rFonts w:ascii="Arial" w:eastAsia="MS Mincho" w:hAnsi="Arial" w:cs="Arial"/>
          <w:b/>
          <w:bCs/>
          <w:sz w:val="24"/>
          <w:szCs w:val="18"/>
          <w:lang w:val="pt-PT"/>
        </w:rPr>
        <w:instrText xml:space="preserve"> SEQ Figura \* ARABIC </w:instrText>
      </w:r>
      <w:r w:rsidRPr="00D442FD">
        <w:rPr>
          <w:rFonts w:ascii="Arial" w:eastAsia="MS Mincho" w:hAnsi="Arial" w:cs="Arial"/>
          <w:b/>
          <w:bCs/>
          <w:sz w:val="24"/>
          <w:szCs w:val="18"/>
          <w:lang w:val="pt-PT"/>
        </w:rPr>
        <w:fldChar w:fldCharType="separate"/>
      </w:r>
      <w:r w:rsidRPr="00D442FD">
        <w:rPr>
          <w:rFonts w:ascii="Arial" w:eastAsia="MS Mincho" w:hAnsi="Arial" w:cs="Arial"/>
          <w:b/>
          <w:bCs/>
          <w:noProof/>
          <w:sz w:val="24"/>
          <w:szCs w:val="18"/>
          <w:lang w:val="pt-PT"/>
        </w:rPr>
        <w:t>2</w:t>
      </w:r>
      <w:r w:rsidRPr="00D442FD">
        <w:rPr>
          <w:rFonts w:ascii="Arial" w:eastAsia="MS Mincho" w:hAnsi="Arial" w:cs="Arial"/>
          <w:b/>
          <w:bCs/>
          <w:sz w:val="24"/>
          <w:szCs w:val="18"/>
          <w:lang w:val="pt-PT"/>
        </w:rPr>
        <w:fldChar w:fldCharType="end"/>
      </w:r>
      <w:r w:rsidRPr="00D442FD">
        <w:rPr>
          <w:rFonts w:ascii="Arial" w:eastAsia="MS Mincho" w:hAnsi="Arial" w:cs="Arial"/>
          <w:b/>
          <w:bCs/>
          <w:sz w:val="24"/>
          <w:szCs w:val="18"/>
          <w:lang w:val="pt-PT"/>
        </w:rPr>
        <w:t>.</w:t>
      </w:r>
      <w:r w:rsidRPr="00D442FD">
        <w:rPr>
          <w:rFonts w:ascii="Arial" w:eastAsia="MS Mincho" w:hAnsi="Arial" w:cs="Arial"/>
          <w:bCs/>
          <w:sz w:val="24"/>
          <w:szCs w:val="18"/>
          <w:lang w:val="pt-PT"/>
        </w:rPr>
        <w:t xml:space="preserve"> Variedade de cores emitidas por Pontos Quânticos</w:t>
      </w:r>
      <w:r w:rsidRPr="00D442FD">
        <w:rPr>
          <w:rFonts w:ascii="Arial" w:eastAsia="MS Mincho" w:hAnsi="Arial" w:cs="Arial"/>
          <w:b/>
          <w:bCs/>
          <w:noProof/>
          <w:color w:val="4F81BD"/>
          <w:sz w:val="18"/>
          <w:szCs w:val="18"/>
          <w:lang w:eastAsia="pt-BR"/>
        </w:rPr>
        <w:drawing>
          <wp:inline distT="0" distB="0" distL="0" distR="0" wp14:anchorId="069BB111" wp14:editId="1DE48E87">
            <wp:extent cx="4762500" cy="2362200"/>
            <wp:effectExtent l="0" t="0" r="0" b="0"/>
            <wp:docPr id="3" name="Imagem 3" descr="Uma imagem contendo interior, garraf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lumin-scence-of-alloyed-quantum-dots.jpg"/>
                    <pic:cNvPicPr/>
                  </pic:nvPicPr>
                  <pic:blipFill>
                    <a:blip r:embed="rId10"/>
                    <a:stretch>
                      <a:fillRect/>
                    </a:stretch>
                  </pic:blipFill>
                  <pic:spPr>
                    <a:xfrm>
                      <a:off x="0" y="0"/>
                      <a:ext cx="4762500" cy="2362200"/>
                    </a:xfrm>
                    <a:prstGeom prst="rect">
                      <a:avLst/>
                    </a:prstGeom>
                  </pic:spPr>
                </pic:pic>
              </a:graphicData>
            </a:graphic>
          </wp:inline>
        </w:drawing>
      </w:r>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Dessa forma, os PQs possuem vantagens como um amplo espectro de absorção com um limite de emissão muito estreito, um alto rendimento quântico e uma resistência à fotodegradação e à degradação óptica ou química (ERICKSON et al, 2008). Algumas aplicações deste nanomaterial são em LEDs, iluminação de estado sólido, displays, fotovoltaicos, transistores, computação quântica, imagens médicas, biossensores, entre muitos outros (BAGHER, 2016).</w:t>
      </w:r>
    </w:p>
    <w:p w:rsidR="00D442FD" w:rsidRPr="00D442FD" w:rsidRDefault="00D442FD" w:rsidP="00D442FD">
      <w:pPr>
        <w:spacing w:after="120" w:line="360" w:lineRule="auto"/>
        <w:ind w:firstLine="567"/>
        <w:jc w:val="both"/>
        <w:rPr>
          <w:rFonts w:ascii="Arial" w:eastAsia="Times New Roman" w:hAnsi="Arial" w:cs="Arial"/>
          <w:sz w:val="24"/>
          <w:szCs w:val="24"/>
          <w:lang w:eastAsia="pt-BR"/>
        </w:rPr>
      </w:pPr>
      <w:r w:rsidRPr="00D442FD">
        <w:rPr>
          <w:rFonts w:ascii="Arial" w:eastAsia="Times New Roman" w:hAnsi="Arial" w:cs="Arial"/>
          <w:sz w:val="24"/>
          <w:szCs w:val="24"/>
          <w:lang w:eastAsia="pt-BR"/>
        </w:rPr>
        <w:t>A proposta do trabalho é, portanto, investigar as propriedades eletroquímicas advindas da imobilização de dois tipos de pontos quânticos em eletrodos de ouro, buscando superfícies transdutoras modificadas propícias para aplicações em biossensores eletroquímicos.</w:t>
      </w:r>
    </w:p>
    <w:p w:rsidR="00D442FD" w:rsidRPr="00D442FD" w:rsidRDefault="00D442FD" w:rsidP="00D442FD">
      <w:pPr>
        <w:spacing w:after="0" w:line="360" w:lineRule="auto"/>
        <w:rPr>
          <w:rFonts w:ascii="Arial" w:eastAsia="Times New Roman" w:hAnsi="Arial" w:cs="Arial"/>
          <w:sz w:val="24"/>
          <w:szCs w:val="24"/>
          <w:lang w:eastAsia="pt-BR"/>
        </w:rPr>
      </w:pPr>
      <w:r w:rsidRPr="00D442FD">
        <w:rPr>
          <w:rFonts w:ascii="Arial" w:eastAsia="Times New Roman" w:hAnsi="Arial" w:cs="Arial"/>
          <w:sz w:val="24"/>
          <w:szCs w:val="24"/>
          <w:lang w:eastAsia="pt-BR"/>
        </w:rPr>
        <w:br w:type="page"/>
      </w:r>
    </w:p>
    <w:bookmarkEnd w:id="10"/>
    <w:bookmarkEnd w:id="11"/>
    <w:bookmarkEnd w:id="12"/>
    <w:bookmarkEnd w:id="13"/>
    <w:bookmarkEnd w:id="14"/>
    <w:bookmarkEnd w:id="15"/>
    <w:p w:rsidR="00D442FD" w:rsidRPr="00D442FD" w:rsidRDefault="00D442FD" w:rsidP="00D442FD">
      <w:pPr>
        <w:keepNext/>
        <w:spacing w:before="240" w:after="240" w:line="360" w:lineRule="auto"/>
        <w:ind w:left="432" w:hanging="432"/>
        <w:outlineLvl w:val="0"/>
        <w:rPr>
          <w:rFonts w:ascii="Arial" w:eastAsia="Arial" w:hAnsi="Arial" w:cs="Times New Roman"/>
          <w:b/>
          <w:bCs/>
          <w:kern w:val="32"/>
          <w:sz w:val="24"/>
          <w:szCs w:val="32"/>
        </w:rPr>
      </w:pPr>
      <w:r w:rsidRPr="00D442FD">
        <w:rPr>
          <w:rFonts w:ascii="Arial" w:eastAsia="Arial" w:hAnsi="Arial" w:cs="Times New Roman"/>
          <w:b/>
          <w:bCs/>
          <w:kern w:val="32"/>
          <w:sz w:val="24"/>
          <w:szCs w:val="32"/>
        </w:rPr>
        <w:lastRenderedPageBreak/>
        <w:t xml:space="preserve"> </w:t>
      </w:r>
      <w:bookmarkStart w:id="21" w:name="_Toc513377481"/>
      <w:r w:rsidRPr="00D442FD">
        <w:rPr>
          <w:rFonts w:ascii="Arial" w:eastAsia="Arial" w:hAnsi="Arial" w:cs="Times New Roman"/>
          <w:b/>
          <w:bCs/>
          <w:kern w:val="32"/>
          <w:sz w:val="24"/>
          <w:szCs w:val="32"/>
        </w:rPr>
        <w:t>OBJETIVOS</w:t>
      </w:r>
      <w:bookmarkEnd w:id="21"/>
    </w:p>
    <w:p w:rsidR="00D442FD" w:rsidRPr="00D442FD" w:rsidRDefault="00D442FD" w:rsidP="00D442FD">
      <w:pPr>
        <w:keepNext/>
        <w:numPr>
          <w:ilvl w:val="1"/>
          <w:numId w:val="0"/>
        </w:numPr>
        <w:spacing w:before="240" w:after="240" w:line="360" w:lineRule="auto"/>
        <w:ind w:left="576" w:hanging="576"/>
        <w:outlineLvl w:val="1"/>
        <w:rPr>
          <w:rFonts w:ascii="Arial" w:eastAsia="Arial" w:hAnsi="Arial" w:cs="Arial"/>
          <w:b/>
          <w:bCs/>
          <w:iCs/>
          <w:sz w:val="24"/>
          <w:szCs w:val="28"/>
        </w:rPr>
      </w:pPr>
      <w:bookmarkStart w:id="22" w:name="_Toc436574369"/>
      <w:bookmarkStart w:id="23" w:name="_Toc436574989"/>
      <w:bookmarkStart w:id="24" w:name="_Toc436575094"/>
      <w:bookmarkStart w:id="25" w:name="_Toc436642762"/>
      <w:bookmarkStart w:id="26" w:name="_Toc436642808"/>
      <w:bookmarkStart w:id="27" w:name="_Toc436642964"/>
      <w:bookmarkStart w:id="28" w:name="_Toc513377482"/>
      <w:r w:rsidRPr="00D442FD">
        <w:rPr>
          <w:rFonts w:ascii="Arial" w:eastAsia="Arial" w:hAnsi="Arial" w:cs="Arial"/>
          <w:b/>
          <w:bCs/>
          <w:iCs/>
          <w:sz w:val="24"/>
          <w:szCs w:val="28"/>
        </w:rPr>
        <w:t>OBJETIVO GERAL</w:t>
      </w:r>
      <w:bookmarkEnd w:id="22"/>
      <w:bookmarkEnd w:id="23"/>
      <w:bookmarkEnd w:id="24"/>
      <w:bookmarkEnd w:id="25"/>
      <w:bookmarkEnd w:id="26"/>
      <w:bookmarkEnd w:id="27"/>
      <w:bookmarkEnd w:id="28"/>
    </w:p>
    <w:p w:rsidR="00D442FD" w:rsidRPr="00D442FD" w:rsidRDefault="00D442FD" w:rsidP="00D442FD">
      <w:pPr>
        <w:spacing w:after="120" w:line="360" w:lineRule="auto"/>
        <w:ind w:firstLine="567"/>
        <w:jc w:val="both"/>
        <w:rPr>
          <w:rFonts w:ascii="Arial" w:eastAsia="Calibri" w:hAnsi="Arial" w:cs="Arial"/>
          <w:sz w:val="24"/>
          <w:szCs w:val="24"/>
        </w:rPr>
      </w:pPr>
      <w:r w:rsidRPr="00D442FD">
        <w:rPr>
          <w:rFonts w:ascii="Arial" w:eastAsia="Calibri" w:hAnsi="Arial" w:cs="Arial"/>
          <w:sz w:val="24"/>
          <w:szCs w:val="24"/>
        </w:rPr>
        <w:t>Desenvolver transdutores eletroquímicos modificados por pontos quânticos de CdTe estabilizados/funcionalizados por ácido mercaptossuccínico (AMS) e cisteamina (Cis), apresentados na Figura 3. Além de testar a eficiência das duas plataformas na detecção do anti-IgG, utilizando como elemento de reconhecimento biológico o anticorpo IgG.</w:t>
      </w:r>
    </w:p>
    <w:p w:rsidR="00D442FD" w:rsidRPr="00D442FD" w:rsidRDefault="00D442FD" w:rsidP="00D442FD">
      <w:pPr>
        <w:spacing w:before="240" w:after="240" w:line="360" w:lineRule="auto"/>
        <w:jc w:val="center"/>
        <w:rPr>
          <w:rFonts w:ascii="Arial" w:eastAsia="Calibri" w:hAnsi="Arial" w:cs="Arial"/>
          <w:iCs/>
          <w:sz w:val="24"/>
          <w:szCs w:val="24"/>
        </w:rPr>
      </w:pPr>
      <w:r w:rsidRPr="00D442FD">
        <w:rPr>
          <w:rFonts w:ascii="Arial" w:eastAsia="Calibri" w:hAnsi="Arial" w:cs="Arial"/>
          <w:b/>
          <w:iCs/>
          <w:sz w:val="24"/>
          <w:szCs w:val="24"/>
        </w:rPr>
        <w:t>Figura 3.</w:t>
      </w:r>
      <w:r w:rsidRPr="00D442FD">
        <w:rPr>
          <w:rFonts w:ascii="Arial" w:eastAsia="Calibri" w:hAnsi="Arial" w:cs="Arial"/>
          <w:iCs/>
          <w:sz w:val="24"/>
          <w:szCs w:val="24"/>
        </w:rPr>
        <w:t xml:space="preserve"> QDs estabilizados/funcionalizados por: 1) cisteamina e 2) ácido mercaptosuccínico.</w:t>
      </w:r>
    </w:p>
    <w:p w:rsidR="00D442FD" w:rsidRPr="00D442FD" w:rsidRDefault="00D442FD" w:rsidP="00D442FD">
      <w:pPr>
        <w:spacing w:before="240" w:after="240" w:line="360" w:lineRule="auto"/>
        <w:jc w:val="center"/>
        <w:rPr>
          <w:rFonts w:ascii="Arial" w:eastAsia="Calibri" w:hAnsi="Arial" w:cs="Arial"/>
          <w:iCs/>
          <w:sz w:val="24"/>
          <w:szCs w:val="24"/>
        </w:rPr>
      </w:pPr>
      <w:r w:rsidRPr="00D442FD">
        <w:rPr>
          <w:rFonts w:ascii="Arial" w:eastAsia="Calibri" w:hAnsi="Arial" w:cs="Arial"/>
          <w:noProof/>
          <w:sz w:val="24"/>
          <w:szCs w:val="24"/>
          <w:lang w:eastAsia="pt-BR"/>
        </w:rPr>
        <w:drawing>
          <wp:inline distT="0" distB="0" distL="0" distR="0" wp14:anchorId="643C911B" wp14:editId="02979E44">
            <wp:extent cx="3026696" cy="173296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s cys ms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6696" cy="1732960"/>
                    </a:xfrm>
                    <a:prstGeom prst="rect">
                      <a:avLst/>
                    </a:prstGeom>
                  </pic:spPr>
                </pic:pic>
              </a:graphicData>
            </a:graphic>
          </wp:inline>
        </w:drawing>
      </w:r>
    </w:p>
    <w:p w:rsidR="00D442FD" w:rsidRPr="00D442FD" w:rsidRDefault="00D442FD" w:rsidP="00D442FD">
      <w:pPr>
        <w:keepNext/>
        <w:numPr>
          <w:ilvl w:val="1"/>
          <w:numId w:val="0"/>
        </w:numPr>
        <w:spacing w:before="240" w:after="240" w:line="360" w:lineRule="auto"/>
        <w:ind w:left="576" w:hanging="576"/>
        <w:outlineLvl w:val="1"/>
        <w:rPr>
          <w:rFonts w:ascii="Arial" w:eastAsia="Arial" w:hAnsi="Arial" w:cs="Arial"/>
          <w:b/>
          <w:bCs/>
          <w:iCs/>
          <w:sz w:val="24"/>
          <w:szCs w:val="28"/>
        </w:rPr>
      </w:pPr>
      <w:bookmarkStart w:id="29" w:name="_Toc436574370"/>
      <w:bookmarkStart w:id="30" w:name="_Toc436574990"/>
      <w:bookmarkStart w:id="31" w:name="_Toc436575095"/>
      <w:bookmarkStart w:id="32" w:name="_Toc436642763"/>
      <w:bookmarkStart w:id="33" w:name="_Toc436642809"/>
      <w:bookmarkStart w:id="34" w:name="_Toc436642965"/>
      <w:bookmarkStart w:id="35" w:name="_Toc513377483"/>
      <w:r w:rsidRPr="00D442FD">
        <w:rPr>
          <w:rFonts w:ascii="Arial" w:eastAsia="Arial" w:hAnsi="Arial" w:cs="Arial"/>
          <w:b/>
          <w:bCs/>
          <w:iCs/>
          <w:sz w:val="24"/>
          <w:szCs w:val="28"/>
        </w:rPr>
        <w:t>OBJETIVOS ESPECÍFICOS</w:t>
      </w:r>
      <w:bookmarkEnd w:id="29"/>
      <w:bookmarkEnd w:id="30"/>
      <w:bookmarkEnd w:id="31"/>
      <w:bookmarkEnd w:id="32"/>
      <w:bookmarkEnd w:id="33"/>
      <w:bookmarkEnd w:id="34"/>
      <w:bookmarkEnd w:id="35"/>
    </w:p>
    <w:p w:rsidR="00D442FD" w:rsidRPr="00D442FD" w:rsidRDefault="00D442FD" w:rsidP="00D442FD">
      <w:pPr>
        <w:widowControl w:val="0"/>
        <w:suppressAutoHyphens/>
        <w:spacing w:after="120" w:line="360" w:lineRule="auto"/>
        <w:ind w:left="992" w:hanging="272"/>
        <w:jc w:val="both"/>
        <w:rPr>
          <w:rFonts w:ascii="Arial" w:eastAsia="SimSun" w:hAnsi="Arial" w:cs="Arial"/>
          <w:kern w:val="1"/>
          <w:sz w:val="24"/>
          <w:szCs w:val="24"/>
          <w:lang w:eastAsia="zh-CN" w:bidi="hi-IN"/>
        </w:rPr>
      </w:pPr>
      <w:r w:rsidRPr="00D442FD">
        <w:rPr>
          <w:rFonts w:ascii="Arial" w:eastAsia="SimSun" w:hAnsi="Arial" w:cs="Arial"/>
          <w:kern w:val="1"/>
          <w:sz w:val="24"/>
          <w:szCs w:val="24"/>
          <w:lang w:eastAsia="zh-CN" w:bidi="hi-IN"/>
        </w:rPr>
        <w:t>1. Modificação prévia das superfícies de ouro por formação de monocamadas auto-organizadas (SAMs) de dois alcanotióis: ácido 3-mercaptopropiônico (AMP) e cisteamina;</w:t>
      </w:r>
    </w:p>
    <w:p w:rsidR="00D442FD" w:rsidRPr="00D442FD" w:rsidRDefault="00D442FD" w:rsidP="00D442FD">
      <w:pPr>
        <w:spacing w:after="120" w:line="360" w:lineRule="auto"/>
        <w:ind w:left="992" w:hanging="272"/>
        <w:jc w:val="both"/>
        <w:rPr>
          <w:rFonts w:ascii="Arial" w:eastAsia="SimSun" w:hAnsi="Arial" w:cs="Arial"/>
          <w:kern w:val="1"/>
          <w:sz w:val="24"/>
          <w:szCs w:val="24"/>
          <w:lang w:eastAsia="zh-CN" w:bidi="hi-IN"/>
        </w:rPr>
      </w:pPr>
      <w:r w:rsidRPr="00D442FD">
        <w:rPr>
          <w:rFonts w:ascii="Arial" w:eastAsia="SimSun" w:hAnsi="Arial" w:cs="Arial"/>
          <w:kern w:val="1"/>
          <w:sz w:val="24"/>
          <w:szCs w:val="24"/>
          <w:lang w:eastAsia="zh-CN" w:bidi="hi-IN"/>
        </w:rPr>
        <w:t>2. Imobilização dos pontos quânticos de CdTe estabilizados/funcionalizados por AMS (PQ-AMS) e Cis (PQ-Cis) por ligação covalente peptídica às superfícies;</w:t>
      </w:r>
    </w:p>
    <w:p w:rsidR="00D442FD" w:rsidRPr="00D442FD" w:rsidRDefault="00D442FD" w:rsidP="00D442FD">
      <w:pPr>
        <w:spacing w:after="120" w:line="360" w:lineRule="auto"/>
        <w:ind w:left="993" w:hanging="273"/>
        <w:jc w:val="both"/>
        <w:rPr>
          <w:rFonts w:ascii="Arial" w:eastAsia="SimSun" w:hAnsi="Arial" w:cs="Arial"/>
          <w:kern w:val="1"/>
          <w:sz w:val="24"/>
          <w:szCs w:val="24"/>
          <w:lang w:eastAsia="zh-CN" w:bidi="hi-IN"/>
        </w:rPr>
      </w:pPr>
      <w:r w:rsidRPr="00D442FD">
        <w:rPr>
          <w:rFonts w:ascii="Arial" w:eastAsia="SimSun" w:hAnsi="Arial" w:cs="Arial"/>
          <w:kern w:val="1"/>
          <w:sz w:val="24"/>
          <w:szCs w:val="24"/>
          <w:lang w:eastAsia="zh-CN" w:bidi="hi-IN"/>
        </w:rPr>
        <w:t>3. Caracterizar por técnicas eletroquímicas as etapas de mo</w:t>
      </w:r>
      <w:bookmarkStart w:id="36" w:name="_Toc436574383"/>
      <w:bookmarkStart w:id="37" w:name="_Toc436575003"/>
      <w:bookmarkStart w:id="38" w:name="_Toc436575108"/>
      <w:bookmarkStart w:id="39" w:name="_Toc436642776"/>
      <w:bookmarkStart w:id="40" w:name="_Toc436642822"/>
      <w:bookmarkStart w:id="41" w:name="_Toc436642978"/>
      <w:r w:rsidRPr="00D442FD">
        <w:rPr>
          <w:rFonts w:ascii="Arial" w:eastAsia="SimSun" w:hAnsi="Arial" w:cs="Arial"/>
          <w:kern w:val="1"/>
          <w:sz w:val="24"/>
          <w:szCs w:val="24"/>
          <w:lang w:eastAsia="zh-CN" w:bidi="hi-IN"/>
        </w:rPr>
        <w:t>dificação da superfície de ouro;</w:t>
      </w:r>
    </w:p>
    <w:p w:rsidR="00D442FD" w:rsidRPr="00D442FD" w:rsidRDefault="00D442FD" w:rsidP="00D442FD">
      <w:pPr>
        <w:spacing w:after="120" w:line="360" w:lineRule="auto"/>
        <w:ind w:left="992" w:hanging="272"/>
        <w:jc w:val="both"/>
        <w:rPr>
          <w:rFonts w:ascii="Arial" w:eastAsia="SimSun" w:hAnsi="Arial" w:cs="Arial"/>
          <w:kern w:val="1"/>
          <w:sz w:val="24"/>
          <w:szCs w:val="24"/>
          <w:lang w:eastAsia="zh-CN" w:bidi="hi-IN"/>
        </w:rPr>
      </w:pPr>
      <w:r w:rsidRPr="00D442FD">
        <w:rPr>
          <w:rFonts w:ascii="Arial" w:eastAsia="SimSun" w:hAnsi="Arial" w:cs="Arial"/>
          <w:kern w:val="1"/>
          <w:sz w:val="24"/>
          <w:szCs w:val="24"/>
          <w:lang w:eastAsia="zh-CN" w:bidi="hi-IN"/>
        </w:rPr>
        <w:t>4. Realizar simulação dos dados ao modelo de Randles.</w:t>
      </w:r>
    </w:p>
    <w:p w:rsidR="00D442FD" w:rsidRPr="00D442FD" w:rsidRDefault="00D442FD" w:rsidP="00D442FD">
      <w:pPr>
        <w:spacing w:after="0" w:line="360" w:lineRule="auto"/>
        <w:rPr>
          <w:rFonts w:ascii="Arial" w:eastAsia="SimSun" w:hAnsi="Arial" w:cs="Arial"/>
          <w:kern w:val="1"/>
          <w:sz w:val="24"/>
          <w:szCs w:val="24"/>
          <w:lang w:eastAsia="zh-CN" w:bidi="hi-IN"/>
        </w:rPr>
      </w:pPr>
      <w:r w:rsidRPr="00D442FD">
        <w:rPr>
          <w:rFonts w:ascii="Arial" w:eastAsia="Calibri" w:hAnsi="Arial" w:cs="Arial"/>
          <w:sz w:val="24"/>
          <w:szCs w:val="24"/>
        </w:rPr>
        <w:br w:type="page"/>
      </w:r>
    </w:p>
    <w:p w:rsidR="00D442FD" w:rsidRPr="00D442FD" w:rsidRDefault="00D442FD" w:rsidP="00D442FD">
      <w:pPr>
        <w:keepNext/>
        <w:spacing w:before="240" w:after="240" w:line="360" w:lineRule="auto"/>
        <w:ind w:left="432" w:hanging="432"/>
        <w:jc w:val="both"/>
        <w:outlineLvl w:val="0"/>
        <w:rPr>
          <w:rFonts w:ascii="Arial" w:eastAsia="Times New Roman" w:hAnsi="Arial" w:cs="Arial"/>
          <w:b/>
          <w:bCs/>
          <w:kern w:val="32"/>
          <w:sz w:val="24"/>
          <w:szCs w:val="32"/>
        </w:rPr>
      </w:pPr>
      <w:bookmarkStart w:id="42" w:name="_Toc513377484"/>
      <w:bookmarkEnd w:id="36"/>
      <w:bookmarkEnd w:id="37"/>
      <w:bookmarkEnd w:id="38"/>
      <w:bookmarkEnd w:id="39"/>
      <w:bookmarkEnd w:id="40"/>
      <w:bookmarkEnd w:id="41"/>
      <w:r w:rsidRPr="00D442FD">
        <w:rPr>
          <w:rFonts w:ascii="Arial" w:eastAsia="Times New Roman" w:hAnsi="Arial" w:cs="Arial"/>
          <w:b/>
          <w:bCs/>
          <w:kern w:val="32"/>
          <w:sz w:val="24"/>
          <w:szCs w:val="32"/>
        </w:rPr>
        <w:lastRenderedPageBreak/>
        <w:t>METODOLOGIA EXPERIMENTAL</w:t>
      </w:r>
      <w:bookmarkEnd w:id="42"/>
    </w:p>
    <w:p w:rsidR="00D442FD" w:rsidRPr="00D442FD" w:rsidRDefault="00D442FD" w:rsidP="00D442FD">
      <w:pPr>
        <w:keepNext/>
        <w:numPr>
          <w:ilvl w:val="1"/>
          <w:numId w:val="0"/>
        </w:numPr>
        <w:spacing w:before="240" w:after="240" w:line="360" w:lineRule="auto"/>
        <w:ind w:left="576" w:hanging="576"/>
        <w:jc w:val="both"/>
        <w:outlineLvl w:val="1"/>
        <w:rPr>
          <w:rFonts w:ascii="Arial" w:eastAsia="Times New Roman" w:hAnsi="Arial" w:cs="Arial"/>
          <w:b/>
          <w:bCs/>
          <w:iCs/>
          <w:sz w:val="24"/>
          <w:szCs w:val="28"/>
        </w:rPr>
      </w:pPr>
      <w:r w:rsidRPr="00D442FD">
        <w:rPr>
          <w:rFonts w:ascii="Arial" w:eastAsia="Times New Roman" w:hAnsi="Arial" w:cs="Arial"/>
          <w:b/>
          <w:bCs/>
          <w:iCs/>
          <w:sz w:val="24"/>
          <w:szCs w:val="28"/>
        </w:rPr>
        <w:t xml:space="preserve"> </w:t>
      </w:r>
      <w:bookmarkStart w:id="43" w:name="_Toc513377485"/>
      <w:r w:rsidRPr="00D442FD">
        <w:rPr>
          <w:rFonts w:ascii="Arial" w:eastAsia="Times New Roman" w:hAnsi="Arial" w:cs="Arial"/>
          <w:b/>
          <w:bCs/>
          <w:iCs/>
          <w:sz w:val="24"/>
          <w:szCs w:val="28"/>
        </w:rPr>
        <w:t>REAGENTES</w:t>
      </w:r>
      <w:bookmarkEnd w:id="43"/>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Calibri" w:hAnsi="Arial" w:cs="Times New Roman"/>
          <w:sz w:val="24"/>
          <w:szCs w:val="24"/>
        </w:rPr>
        <w:t>Ácido nítrico P.A. (65%, Dinâmica);</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Calibri" w:hAnsi="Arial" w:cs="Times New Roman"/>
          <w:sz w:val="24"/>
          <w:szCs w:val="24"/>
        </w:rPr>
        <w:t xml:space="preserve">Óxido de alumínio (Alumina) (suspensão d=0,3 </w:t>
      </w:r>
      <w:r w:rsidRPr="00D442FD">
        <w:rPr>
          <w:rFonts w:ascii="Arial" w:eastAsia="Calibri" w:hAnsi="Arial" w:cs="Arial"/>
          <w:sz w:val="24"/>
          <w:szCs w:val="24"/>
        </w:rPr>
        <w:t>µ</w:t>
      </w:r>
      <w:r w:rsidRPr="00D442FD">
        <w:rPr>
          <w:rFonts w:ascii="Arial" w:eastAsia="Calibri" w:hAnsi="Arial" w:cs="Times New Roman"/>
          <w:sz w:val="24"/>
          <w:szCs w:val="24"/>
        </w:rPr>
        <w:t>m, Fortel);</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Calibri" w:hAnsi="Arial" w:cs="Times New Roman"/>
          <w:sz w:val="24"/>
          <w:szCs w:val="24"/>
        </w:rPr>
        <w:t>Álcool etílico absoluto (99,5%, Vetec);</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Arial" w:hAnsi="Arial" w:cs="Arial"/>
          <w:sz w:val="24"/>
          <w:szCs w:val="24"/>
        </w:rPr>
        <w:t xml:space="preserve">Cloridrato de cisteamina (Cis, </w:t>
      </w:r>
      <w:r w:rsidRPr="00D442FD">
        <w:rPr>
          <w:rFonts w:ascii="Arial" w:eastAsia="Calibri" w:hAnsi="Arial" w:cs="Times New Roman"/>
          <w:sz w:val="24"/>
          <w:szCs w:val="24"/>
        </w:rPr>
        <w:t xml:space="preserve">≥98%, </w:t>
      </w:r>
      <w:r w:rsidRPr="00D442FD">
        <w:rPr>
          <w:rFonts w:ascii="Arial" w:eastAsia="Arial" w:hAnsi="Arial" w:cs="Arial"/>
          <w:sz w:val="24"/>
          <w:szCs w:val="24"/>
        </w:rPr>
        <w:t>Sigma-Aldrich);</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Arial" w:hAnsi="Arial" w:cs="Arial"/>
          <w:sz w:val="24"/>
          <w:szCs w:val="24"/>
        </w:rPr>
        <w:t xml:space="preserve">Ácido 3-mercaptopropiônico (AMP, </w:t>
      </w:r>
      <w:r w:rsidRPr="00D442FD">
        <w:rPr>
          <w:rFonts w:ascii="Arial" w:eastAsia="Calibri" w:hAnsi="Arial" w:cs="Times New Roman"/>
          <w:sz w:val="24"/>
          <w:szCs w:val="24"/>
        </w:rPr>
        <w:t xml:space="preserve">≥99%, </w:t>
      </w:r>
      <w:r w:rsidRPr="00D442FD">
        <w:rPr>
          <w:rFonts w:ascii="Arial" w:eastAsia="Arial" w:hAnsi="Arial" w:cs="Arial"/>
          <w:sz w:val="24"/>
          <w:szCs w:val="24"/>
        </w:rPr>
        <w:t>Sigma-Aldrich);</w:t>
      </w:r>
    </w:p>
    <w:p w:rsidR="00D442FD" w:rsidRPr="00D442FD" w:rsidRDefault="00D442FD" w:rsidP="00D442FD">
      <w:pPr>
        <w:numPr>
          <w:ilvl w:val="0"/>
          <w:numId w:val="19"/>
        </w:numPr>
        <w:spacing w:after="120" w:line="360" w:lineRule="auto"/>
        <w:ind w:left="284" w:hanging="284"/>
        <w:jc w:val="both"/>
        <w:rPr>
          <w:rFonts w:ascii="Arial" w:eastAsia="Calibri" w:hAnsi="Arial" w:cs="Times New Roman"/>
          <w:sz w:val="24"/>
          <w:szCs w:val="24"/>
        </w:rPr>
      </w:pPr>
      <w:r w:rsidRPr="00D442FD">
        <w:rPr>
          <w:rFonts w:ascii="Arial" w:eastAsia="Calibri" w:hAnsi="Arial" w:cs="Times New Roman"/>
          <w:sz w:val="24"/>
          <w:szCs w:val="24"/>
        </w:rPr>
        <w:t>Ferrocianeto de potássio</w:t>
      </w:r>
      <w:r w:rsidRPr="00D442FD">
        <w:rPr>
          <w:rFonts w:ascii="Arial" w:eastAsia="Arial" w:hAnsi="Arial" w:cs="Arial"/>
          <w:sz w:val="24"/>
          <w:szCs w:val="24"/>
        </w:rPr>
        <w:t xml:space="preserve"> trihidratado P.A. (98,5%, Vetec);</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Arial" w:hAnsi="Arial" w:cs="Arial"/>
          <w:sz w:val="24"/>
          <w:szCs w:val="24"/>
        </w:rPr>
        <w:t>Ferricianeto de potássio P.A. (98,5%, Vetec);</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Arial" w:hAnsi="Arial" w:cs="Arial"/>
          <w:sz w:val="24"/>
          <w:szCs w:val="24"/>
        </w:rPr>
        <w:t xml:space="preserve">Cloreto de potássio P.A. (99,0%, </w:t>
      </w:r>
      <w:r w:rsidRPr="00D442FD">
        <w:rPr>
          <w:rFonts w:ascii="Arial" w:eastAsia="Calibri" w:hAnsi="Arial" w:cs="Times New Roman"/>
          <w:sz w:val="24"/>
          <w:szCs w:val="24"/>
        </w:rPr>
        <w:t>Synth</w:t>
      </w:r>
      <w:r w:rsidRPr="00D442FD">
        <w:rPr>
          <w:rFonts w:ascii="Arial" w:eastAsia="Arial" w:hAnsi="Arial" w:cs="Arial"/>
          <w:sz w:val="24"/>
          <w:szCs w:val="24"/>
        </w:rPr>
        <w:t>);</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Calibri" w:hAnsi="Arial" w:cs="Times New Roman"/>
          <w:sz w:val="24"/>
          <w:szCs w:val="24"/>
        </w:rPr>
        <w:t>Cloridrato de N-(3-dimetilaminopropil)-N'-etilcarbodiimida</w:t>
      </w:r>
      <w:r w:rsidRPr="00D442FD">
        <w:rPr>
          <w:rFonts w:ascii="Arial" w:eastAsia="Arial" w:hAnsi="Arial" w:cs="Arial"/>
          <w:sz w:val="24"/>
          <w:szCs w:val="24"/>
        </w:rPr>
        <w:t xml:space="preserve"> (EDC, </w:t>
      </w:r>
      <w:r w:rsidRPr="00D442FD">
        <w:rPr>
          <w:rFonts w:ascii="Arial" w:eastAsia="Calibri" w:hAnsi="Arial" w:cs="Times New Roman"/>
          <w:sz w:val="24"/>
          <w:szCs w:val="24"/>
        </w:rPr>
        <w:t xml:space="preserve">≥98,0%, </w:t>
      </w:r>
      <w:r w:rsidRPr="00D442FD">
        <w:rPr>
          <w:rFonts w:ascii="Arial" w:eastAsia="Arial" w:hAnsi="Arial" w:cs="Arial"/>
          <w:sz w:val="24"/>
          <w:szCs w:val="24"/>
        </w:rPr>
        <w:t>Sigma-Aldrich);</w:t>
      </w:r>
    </w:p>
    <w:p w:rsidR="00D442FD" w:rsidRPr="00D442FD" w:rsidRDefault="00D442FD" w:rsidP="00D442FD">
      <w:pPr>
        <w:numPr>
          <w:ilvl w:val="0"/>
          <w:numId w:val="19"/>
        </w:numPr>
        <w:spacing w:after="120" w:line="360" w:lineRule="auto"/>
        <w:ind w:left="284" w:hanging="284"/>
        <w:jc w:val="both"/>
        <w:rPr>
          <w:rFonts w:ascii="Arial" w:eastAsia="Calibri" w:hAnsi="Arial" w:cs="Arial"/>
          <w:sz w:val="24"/>
          <w:szCs w:val="24"/>
        </w:rPr>
      </w:pPr>
      <w:r w:rsidRPr="00D442FD">
        <w:rPr>
          <w:rFonts w:ascii="Arial" w:eastAsia="Arial" w:hAnsi="Arial" w:cs="Arial"/>
          <w:sz w:val="24"/>
          <w:szCs w:val="24"/>
        </w:rPr>
        <w:t xml:space="preserve">N-hidroxisuccinimida (NHS, </w:t>
      </w:r>
      <w:r w:rsidRPr="00D442FD">
        <w:rPr>
          <w:rFonts w:ascii="Arial" w:eastAsia="Calibri" w:hAnsi="Arial" w:cs="Times New Roman"/>
          <w:sz w:val="24"/>
          <w:szCs w:val="24"/>
        </w:rPr>
        <w:t xml:space="preserve">≥97,0%, </w:t>
      </w:r>
      <w:r w:rsidRPr="00D442FD">
        <w:rPr>
          <w:rFonts w:ascii="Arial" w:eastAsia="Arial" w:hAnsi="Arial" w:cs="Arial"/>
          <w:sz w:val="24"/>
          <w:szCs w:val="24"/>
        </w:rPr>
        <w:t>Sigma-Aldrich).</w:t>
      </w:r>
    </w:p>
    <w:p w:rsidR="00D442FD" w:rsidRPr="00D442FD" w:rsidRDefault="00D442FD" w:rsidP="00D442FD">
      <w:pPr>
        <w:spacing w:after="120" w:line="360" w:lineRule="auto"/>
        <w:ind w:firstLine="709"/>
        <w:jc w:val="both"/>
        <w:rPr>
          <w:rFonts w:ascii="Arial" w:eastAsia="Arial" w:hAnsi="Arial" w:cs="Arial"/>
          <w:sz w:val="24"/>
          <w:szCs w:val="24"/>
        </w:rPr>
      </w:pPr>
      <w:r w:rsidRPr="00D442FD">
        <w:rPr>
          <w:rFonts w:ascii="Arial" w:eastAsia="Calibri" w:hAnsi="Arial" w:cs="Times New Roman"/>
          <w:sz w:val="24"/>
          <w:szCs w:val="24"/>
        </w:rPr>
        <w:t>Todos os reagentes foram utilizados com as purezas descritas na listagem acima, sem adição posterior de tratamento.</w:t>
      </w:r>
    </w:p>
    <w:p w:rsidR="00D442FD" w:rsidRPr="00D442FD" w:rsidRDefault="00D442FD" w:rsidP="00D442FD">
      <w:pPr>
        <w:keepNext/>
        <w:numPr>
          <w:ilvl w:val="1"/>
          <w:numId w:val="0"/>
        </w:numPr>
        <w:spacing w:before="240" w:after="240" w:line="360" w:lineRule="auto"/>
        <w:ind w:left="576" w:hanging="576"/>
        <w:jc w:val="both"/>
        <w:outlineLvl w:val="1"/>
        <w:rPr>
          <w:rFonts w:ascii="Arial" w:eastAsia="Calibri" w:hAnsi="Arial" w:cs="Arial"/>
          <w:b/>
          <w:bCs/>
          <w:iCs/>
          <w:sz w:val="24"/>
          <w:szCs w:val="28"/>
        </w:rPr>
      </w:pPr>
      <w:r w:rsidRPr="00D442FD">
        <w:rPr>
          <w:rFonts w:ascii="Arial" w:eastAsia="Times New Roman" w:hAnsi="Arial" w:cs="Arial"/>
          <w:b/>
          <w:bCs/>
          <w:iCs/>
          <w:sz w:val="24"/>
          <w:szCs w:val="28"/>
        </w:rPr>
        <w:t xml:space="preserve"> </w:t>
      </w:r>
      <w:bookmarkStart w:id="44" w:name="_Toc513377486"/>
      <w:r w:rsidRPr="00D442FD">
        <w:rPr>
          <w:rFonts w:ascii="Arial" w:eastAsia="Times New Roman" w:hAnsi="Arial" w:cs="Arial"/>
          <w:b/>
          <w:bCs/>
          <w:iCs/>
          <w:sz w:val="24"/>
          <w:szCs w:val="28"/>
        </w:rPr>
        <w:t>INSTRUMENTAÇÃO</w:t>
      </w:r>
      <w:bookmarkEnd w:id="44"/>
    </w:p>
    <w:p w:rsidR="00D442FD" w:rsidRPr="00D442FD" w:rsidRDefault="00D442FD" w:rsidP="00D442FD">
      <w:pPr>
        <w:keepNext/>
        <w:numPr>
          <w:ilvl w:val="2"/>
          <w:numId w:val="0"/>
        </w:numPr>
        <w:spacing w:before="240" w:after="240" w:line="360" w:lineRule="auto"/>
        <w:ind w:left="720" w:hanging="720"/>
        <w:jc w:val="both"/>
        <w:outlineLvl w:val="2"/>
        <w:rPr>
          <w:rFonts w:ascii="Arial" w:eastAsia="Calibri" w:hAnsi="Arial" w:cs="Arial"/>
          <w:b/>
          <w:bCs/>
          <w:sz w:val="24"/>
          <w:szCs w:val="26"/>
        </w:rPr>
      </w:pPr>
      <w:bookmarkStart w:id="45" w:name="_Toc513377487"/>
      <w:r w:rsidRPr="00D442FD">
        <w:rPr>
          <w:rFonts w:ascii="Arial" w:eastAsia="Calibri" w:hAnsi="Arial" w:cs="Arial"/>
          <w:b/>
          <w:bCs/>
          <w:sz w:val="24"/>
          <w:szCs w:val="26"/>
        </w:rPr>
        <w:t>Célula Eletroquímica</w:t>
      </w:r>
      <w:bookmarkEnd w:id="45"/>
    </w:p>
    <w:p w:rsidR="00D442FD" w:rsidRPr="00D442FD" w:rsidRDefault="00D442FD" w:rsidP="00D442FD">
      <w:pPr>
        <w:spacing w:after="200" w:line="360" w:lineRule="auto"/>
        <w:ind w:firstLine="709"/>
        <w:rPr>
          <w:rFonts w:ascii="Arial" w:eastAsia="Calibri" w:hAnsi="Arial" w:cs="Times New Roman"/>
          <w:sz w:val="24"/>
          <w:szCs w:val="24"/>
        </w:rPr>
      </w:pPr>
      <w:r w:rsidRPr="00D442FD">
        <w:rPr>
          <w:rFonts w:ascii="Arial" w:eastAsia="Calibri" w:hAnsi="Arial" w:cs="Times New Roman"/>
          <w:sz w:val="24"/>
          <w:szCs w:val="24"/>
        </w:rPr>
        <w:t>A célula eletroquímica utilizada foi de compartimento único e com três eletrodos: (1) superfície de ouro policristalina (trabalho), (2) Ag/AgCl em solução 3 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xml:space="preserve"> de KCl (referência) e (3) um fio de platina (auxiliar, ver Figura 4). A área circular superficial do eletrodo de trabalho foi de 3,80 mm</w:t>
      </w:r>
      <w:r w:rsidRPr="00D442FD">
        <w:rPr>
          <w:rFonts w:ascii="Arial" w:eastAsia="Calibri" w:hAnsi="Arial" w:cs="Times New Roman"/>
          <w:sz w:val="24"/>
          <w:szCs w:val="24"/>
          <w:vertAlign w:val="superscript"/>
        </w:rPr>
        <w:t>2</w:t>
      </w:r>
      <w:r w:rsidRPr="00D442FD">
        <w:rPr>
          <w:rFonts w:ascii="Arial" w:eastAsia="Calibri" w:hAnsi="Arial" w:cs="Times New Roman"/>
          <w:sz w:val="24"/>
          <w:szCs w:val="24"/>
        </w:rPr>
        <w:t>.</w:t>
      </w:r>
    </w:p>
    <w:p w:rsidR="00D442FD" w:rsidRPr="00D442FD" w:rsidRDefault="00D442FD" w:rsidP="00D442FD">
      <w:pPr>
        <w:keepNext/>
        <w:spacing w:before="240" w:after="240" w:line="360" w:lineRule="auto"/>
        <w:rPr>
          <w:rFonts w:ascii="Arial" w:eastAsia="Calibri" w:hAnsi="Arial" w:cs="Arial"/>
          <w:sz w:val="16"/>
          <w:szCs w:val="20"/>
        </w:rPr>
      </w:pPr>
      <w:r w:rsidRPr="00D442FD">
        <w:rPr>
          <w:rFonts w:ascii="Arial" w:eastAsia="Calibri" w:hAnsi="Arial" w:cs="Times New Roman"/>
          <w:b/>
          <w:sz w:val="20"/>
          <w:szCs w:val="24"/>
        </w:rPr>
        <w:lastRenderedPageBreak/>
        <w:t>Figura 4.</w:t>
      </w:r>
      <w:r w:rsidRPr="00D442FD">
        <w:rPr>
          <w:rFonts w:ascii="Arial" w:eastAsia="Calibri" w:hAnsi="Arial" w:cs="Times New Roman"/>
          <w:sz w:val="20"/>
          <w:szCs w:val="24"/>
        </w:rPr>
        <w:t xml:space="preserve"> Representação da célula eletroquímica contendo os três eletrodos imersos em solução eletrolítica.</w:t>
      </w:r>
    </w:p>
    <w:p w:rsidR="00D442FD" w:rsidRPr="00D442FD" w:rsidRDefault="00D442FD" w:rsidP="00D442FD">
      <w:pPr>
        <w:spacing w:before="240" w:after="240" w:line="360" w:lineRule="auto"/>
        <w:jc w:val="center"/>
        <w:rPr>
          <w:rFonts w:ascii="Arial" w:eastAsia="Calibri" w:hAnsi="Arial" w:cs="Arial"/>
          <w:sz w:val="24"/>
          <w:szCs w:val="24"/>
        </w:rPr>
      </w:pPr>
      <w:r w:rsidRPr="00D442FD">
        <w:rPr>
          <w:rFonts w:ascii="Arial" w:eastAsia="Calibri" w:hAnsi="Arial" w:cs="Arial"/>
          <w:noProof/>
          <w:sz w:val="24"/>
          <w:szCs w:val="24"/>
          <w:lang w:eastAsia="pt-BR"/>
        </w:rPr>
        <w:drawing>
          <wp:inline distT="0" distB="0" distL="0" distR="0" wp14:anchorId="0D9F47EF" wp14:editId="32975C44">
            <wp:extent cx="3600000" cy="316294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élula.png"/>
                    <pic:cNvPicPr/>
                  </pic:nvPicPr>
                  <pic:blipFill rotWithShape="1">
                    <a:blip r:embed="rId12">
                      <a:extLst>
                        <a:ext uri="{28A0092B-C50C-407E-A947-70E740481C1C}">
                          <a14:useLocalDpi xmlns:a14="http://schemas.microsoft.com/office/drawing/2010/main" val="0"/>
                        </a:ext>
                      </a:extLst>
                    </a:blip>
                    <a:srcRect l="22109" r="13869"/>
                    <a:stretch/>
                  </pic:blipFill>
                  <pic:spPr bwMode="auto">
                    <a:xfrm>
                      <a:off x="0" y="0"/>
                      <a:ext cx="3600000" cy="3162941"/>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numPr>
          <w:ilvl w:val="2"/>
          <w:numId w:val="0"/>
        </w:numPr>
        <w:spacing w:before="240" w:after="240" w:line="360" w:lineRule="auto"/>
        <w:ind w:left="720" w:hanging="720"/>
        <w:jc w:val="both"/>
        <w:outlineLvl w:val="2"/>
        <w:rPr>
          <w:rFonts w:ascii="Arial" w:eastAsia="Calibri" w:hAnsi="Arial" w:cs="Arial"/>
          <w:b/>
          <w:bCs/>
          <w:sz w:val="24"/>
          <w:szCs w:val="26"/>
        </w:rPr>
      </w:pPr>
      <w:bookmarkStart w:id="46" w:name="_Toc513377488"/>
      <w:r w:rsidRPr="00D442FD">
        <w:rPr>
          <w:rFonts w:ascii="Arial" w:eastAsia="Calibri" w:hAnsi="Arial" w:cs="Arial"/>
          <w:b/>
          <w:bCs/>
          <w:sz w:val="24"/>
          <w:szCs w:val="26"/>
        </w:rPr>
        <w:t>Equipamentos</w:t>
      </w:r>
      <w:bookmarkEnd w:id="46"/>
    </w:p>
    <w:p w:rsidR="00D442FD" w:rsidRPr="00D442FD" w:rsidRDefault="00D442FD" w:rsidP="00D442FD">
      <w:pPr>
        <w:spacing w:after="120" w:line="360" w:lineRule="auto"/>
        <w:ind w:firstLine="709"/>
        <w:rPr>
          <w:rFonts w:ascii="Arial" w:eastAsia="Calibri" w:hAnsi="Arial" w:cs="Arial"/>
          <w:sz w:val="24"/>
          <w:szCs w:val="24"/>
        </w:rPr>
      </w:pPr>
      <w:r w:rsidRPr="00D442FD">
        <w:rPr>
          <w:rFonts w:ascii="Arial" w:eastAsia="Calibri" w:hAnsi="Arial" w:cs="Arial"/>
          <w:sz w:val="24"/>
          <w:szCs w:val="24"/>
        </w:rPr>
        <w:t xml:space="preserve">Em todos os experimentos foram usados o potenciostato/galvanostato PGSTAT128N (Autolab) em interface com o </w:t>
      </w:r>
      <w:r w:rsidRPr="00D442FD">
        <w:rPr>
          <w:rFonts w:ascii="Arial" w:eastAsia="Calibri" w:hAnsi="Arial" w:cs="Arial"/>
          <w:i/>
          <w:iCs/>
          <w:sz w:val="24"/>
          <w:szCs w:val="24"/>
        </w:rPr>
        <w:t>software</w:t>
      </w:r>
      <w:r w:rsidRPr="00D442FD">
        <w:rPr>
          <w:rFonts w:ascii="Arial" w:eastAsia="Calibri" w:hAnsi="Arial" w:cs="Arial"/>
          <w:sz w:val="24"/>
          <w:szCs w:val="24"/>
        </w:rPr>
        <w:t xml:space="preserve"> NOVA 1.11.2 (Metrohm Autolab B.V.), instalado em microcomputador, para análise e tratamento dos dados obtidos (Figura 5).</w:t>
      </w:r>
    </w:p>
    <w:p w:rsidR="00D442FD" w:rsidRPr="00D442FD" w:rsidRDefault="00D442FD" w:rsidP="00D442FD">
      <w:pPr>
        <w:keepNext/>
        <w:spacing w:after="200" w:line="360" w:lineRule="auto"/>
        <w:rPr>
          <w:rFonts w:ascii="Arial" w:eastAsia="Calibri" w:hAnsi="Arial" w:cs="Arial"/>
          <w:sz w:val="20"/>
          <w:szCs w:val="20"/>
        </w:rPr>
      </w:pPr>
      <w:bookmarkStart w:id="47" w:name="_Hlk511968070"/>
      <w:bookmarkStart w:id="48" w:name="_Hlk511968413"/>
      <w:bookmarkEnd w:id="47"/>
      <w:bookmarkEnd w:id="48"/>
      <w:r w:rsidRPr="00D442FD">
        <w:rPr>
          <w:rFonts w:ascii="Arial" w:eastAsia="Calibri" w:hAnsi="Arial" w:cs="Arial"/>
          <w:b/>
          <w:bCs/>
          <w:sz w:val="20"/>
          <w:szCs w:val="20"/>
        </w:rPr>
        <w:t>Figura 5.</w:t>
      </w:r>
      <w:r w:rsidRPr="00D442FD">
        <w:rPr>
          <w:rFonts w:ascii="Arial" w:eastAsia="Calibri" w:hAnsi="Arial" w:cs="Arial"/>
          <w:sz w:val="20"/>
          <w:szCs w:val="20"/>
        </w:rPr>
        <w:t xml:space="preserve"> Esquema da instrumentação eletroquímica utilizadas nos experimentos</w:t>
      </w:r>
    </w:p>
    <w:p w:rsidR="00D442FD" w:rsidRPr="00D442FD" w:rsidRDefault="00D442FD" w:rsidP="00D442FD">
      <w:pPr>
        <w:spacing w:before="240" w:after="240" w:line="360" w:lineRule="auto"/>
        <w:jc w:val="center"/>
        <w:rPr>
          <w:rFonts w:ascii="Arial" w:eastAsia="Calibri" w:hAnsi="Arial" w:cs="Arial"/>
          <w:sz w:val="24"/>
          <w:szCs w:val="24"/>
        </w:rPr>
      </w:pPr>
      <w:r w:rsidRPr="00D442FD">
        <w:rPr>
          <w:rFonts w:ascii="Arial" w:eastAsia="Calibri" w:hAnsi="Arial" w:cs="Arial"/>
          <w:noProof/>
          <w:sz w:val="24"/>
          <w:szCs w:val="24"/>
          <w:lang w:eastAsia="pt-BR"/>
        </w:rPr>
        <w:drawing>
          <wp:inline distT="0" distB="0" distL="0" distR="0" wp14:anchorId="73BB6F45" wp14:editId="78A8B0B6">
            <wp:extent cx="3600000" cy="23221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rumentação.png"/>
                    <pic:cNvPicPr/>
                  </pic:nvPicPr>
                  <pic:blipFill rotWithShape="1">
                    <a:blip r:embed="rId13">
                      <a:extLst>
                        <a:ext uri="{28A0092B-C50C-407E-A947-70E740481C1C}">
                          <a14:useLocalDpi xmlns:a14="http://schemas.microsoft.com/office/drawing/2010/main" val="0"/>
                        </a:ext>
                      </a:extLst>
                    </a:blip>
                    <a:srcRect l="17489" t="17601" r="16495" b="6695"/>
                    <a:stretch/>
                  </pic:blipFill>
                  <pic:spPr bwMode="auto">
                    <a:xfrm>
                      <a:off x="0" y="0"/>
                      <a:ext cx="3600000" cy="2322158"/>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numPr>
          <w:ilvl w:val="1"/>
          <w:numId w:val="0"/>
        </w:numPr>
        <w:spacing w:before="240" w:after="240" w:line="360" w:lineRule="auto"/>
        <w:ind w:left="576" w:hanging="576"/>
        <w:jc w:val="both"/>
        <w:outlineLvl w:val="1"/>
        <w:rPr>
          <w:rFonts w:ascii="Arial" w:eastAsia="Calibri" w:hAnsi="Arial" w:cs="Arial"/>
          <w:b/>
          <w:bCs/>
          <w:iCs/>
          <w:sz w:val="24"/>
          <w:szCs w:val="28"/>
        </w:rPr>
      </w:pPr>
      <w:bookmarkStart w:id="49" w:name="_Toc513377489"/>
      <w:r w:rsidRPr="00D442FD">
        <w:rPr>
          <w:rFonts w:ascii="Arial" w:eastAsia="Times New Roman" w:hAnsi="Arial" w:cs="Arial"/>
          <w:b/>
          <w:bCs/>
          <w:iCs/>
          <w:sz w:val="24"/>
          <w:szCs w:val="28"/>
        </w:rPr>
        <w:lastRenderedPageBreak/>
        <w:t>PROCEDIMENTO</w:t>
      </w:r>
      <w:r w:rsidRPr="00D442FD">
        <w:rPr>
          <w:rFonts w:ascii="Arial" w:eastAsia="Calibri" w:hAnsi="Arial" w:cs="Arial"/>
          <w:b/>
          <w:bCs/>
          <w:iCs/>
          <w:sz w:val="24"/>
          <w:szCs w:val="28"/>
        </w:rPr>
        <w:t xml:space="preserve"> EXPERIMENTAL</w:t>
      </w:r>
      <w:bookmarkEnd w:id="49"/>
    </w:p>
    <w:p w:rsidR="00D442FD" w:rsidRPr="00D442FD" w:rsidRDefault="00D442FD" w:rsidP="00D442FD">
      <w:pPr>
        <w:keepNext/>
        <w:numPr>
          <w:ilvl w:val="2"/>
          <w:numId w:val="0"/>
        </w:numPr>
        <w:spacing w:before="240" w:after="240" w:line="360" w:lineRule="auto"/>
        <w:ind w:left="720" w:hanging="720"/>
        <w:jc w:val="both"/>
        <w:outlineLvl w:val="2"/>
        <w:rPr>
          <w:rFonts w:ascii="Arial" w:eastAsia="Times New Roman" w:hAnsi="Arial" w:cs="Arial"/>
          <w:b/>
          <w:bCs/>
          <w:sz w:val="24"/>
          <w:szCs w:val="26"/>
        </w:rPr>
      </w:pPr>
      <w:bookmarkStart w:id="50" w:name="_Toc513377490"/>
      <w:r w:rsidRPr="00D442FD">
        <w:rPr>
          <w:rFonts w:ascii="Arial" w:eastAsia="Times New Roman" w:hAnsi="Arial" w:cs="Arial"/>
          <w:b/>
          <w:bCs/>
          <w:sz w:val="24"/>
          <w:szCs w:val="26"/>
        </w:rPr>
        <w:t>Tratamento da superfície de ouro</w:t>
      </w:r>
      <w:bookmarkEnd w:id="50"/>
    </w:p>
    <w:p w:rsidR="00D442FD" w:rsidRPr="00D442FD" w:rsidRDefault="00D442FD" w:rsidP="00D442FD">
      <w:pPr>
        <w:spacing w:after="120" w:line="360" w:lineRule="auto"/>
        <w:ind w:firstLine="709"/>
        <w:rPr>
          <w:rFonts w:ascii="Arial" w:eastAsia="Calibri" w:hAnsi="Arial" w:cs="Arial"/>
          <w:sz w:val="24"/>
          <w:szCs w:val="24"/>
        </w:rPr>
      </w:pPr>
      <w:r w:rsidRPr="00D442FD">
        <w:rPr>
          <w:rFonts w:ascii="Arial" w:eastAsia="Calibri" w:hAnsi="Arial" w:cs="Times New Roman"/>
          <w:sz w:val="24"/>
          <w:szCs w:val="24"/>
        </w:rPr>
        <w:t>O eletrodo de trabalho foi submerso em ácido nítrico 65% por 3 minutos e enxaguado com água destilada. Posteriormente, a superfície foi poli</w:t>
      </w:r>
      <w:r w:rsidRPr="00D442FD">
        <w:rPr>
          <w:rFonts w:ascii="Arial" w:eastAsia="Calibri" w:hAnsi="Arial" w:cs="Arial"/>
          <w:sz w:val="24"/>
          <w:szCs w:val="24"/>
        </w:rPr>
        <w:t xml:space="preserve">da </w:t>
      </w:r>
      <w:r w:rsidRPr="00D442FD">
        <w:rPr>
          <w:rFonts w:ascii="Arial" w:eastAsia="Calibri" w:hAnsi="Arial" w:cs="Times New Roman"/>
          <w:sz w:val="24"/>
          <w:szCs w:val="24"/>
        </w:rPr>
        <w:t>em feltro com abrasivo de alumina durante 5 minutos. A superfície foi subsequentemente enxaguada com fortes jatos de água destilada por volta de 1 minuto para remoção do abrasivo.</w:t>
      </w:r>
    </w:p>
    <w:p w:rsidR="00D442FD" w:rsidRPr="00D442FD" w:rsidRDefault="00D442FD" w:rsidP="00D442FD">
      <w:pPr>
        <w:keepNext/>
        <w:numPr>
          <w:ilvl w:val="2"/>
          <w:numId w:val="0"/>
        </w:numPr>
        <w:spacing w:before="240" w:after="240" w:line="360" w:lineRule="auto"/>
        <w:ind w:left="720" w:hanging="720"/>
        <w:jc w:val="both"/>
        <w:outlineLvl w:val="2"/>
        <w:rPr>
          <w:rFonts w:ascii="Arial" w:eastAsia="Times New Roman" w:hAnsi="Arial" w:cs="Arial"/>
          <w:b/>
          <w:bCs/>
          <w:sz w:val="24"/>
          <w:szCs w:val="26"/>
        </w:rPr>
      </w:pPr>
      <w:bookmarkStart w:id="51" w:name="_Toc513377491"/>
      <w:r w:rsidRPr="00D442FD">
        <w:rPr>
          <w:rFonts w:ascii="Arial" w:eastAsia="Times New Roman" w:hAnsi="Arial" w:cs="Arial"/>
          <w:b/>
          <w:bCs/>
          <w:sz w:val="24"/>
          <w:szCs w:val="26"/>
        </w:rPr>
        <w:t>Modificação da superfície de ouro</w:t>
      </w:r>
      <w:bookmarkEnd w:id="51"/>
    </w:p>
    <w:p w:rsidR="00D442FD" w:rsidRPr="00D442FD" w:rsidRDefault="00D442FD" w:rsidP="00D442FD">
      <w:pPr>
        <w:keepNext/>
        <w:keepLines/>
        <w:numPr>
          <w:ilvl w:val="3"/>
          <w:numId w:val="0"/>
        </w:numPr>
        <w:spacing w:before="240" w:after="240" w:line="360" w:lineRule="auto"/>
        <w:ind w:left="864" w:hanging="864"/>
        <w:jc w:val="both"/>
        <w:outlineLvl w:val="3"/>
        <w:rPr>
          <w:rFonts w:ascii="Arial" w:eastAsia="Times New Roman" w:hAnsi="Arial" w:cs="Times New Roman"/>
          <w:b/>
          <w:iCs/>
          <w:sz w:val="24"/>
          <w:szCs w:val="24"/>
        </w:rPr>
      </w:pPr>
      <w:bookmarkStart w:id="52" w:name="_Toc513377492"/>
      <w:r w:rsidRPr="00D442FD">
        <w:rPr>
          <w:rFonts w:ascii="Arial" w:eastAsia="Times New Roman" w:hAnsi="Arial" w:cs="Times New Roman"/>
          <w:b/>
          <w:iCs/>
          <w:sz w:val="24"/>
          <w:szCs w:val="24"/>
        </w:rPr>
        <w:t xml:space="preserve">Formação da </w:t>
      </w:r>
      <w:r w:rsidRPr="00D442FD">
        <w:rPr>
          <w:rFonts w:ascii="Arial" w:eastAsia="Times New Roman" w:hAnsi="Arial" w:cs="Times New Roman"/>
          <w:b/>
          <w:i/>
          <w:iCs/>
          <w:sz w:val="24"/>
          <w:szCs w:val="24"/>
        </w:rPr>
        <w:t>Self-assembled Monolayer</w:t>
      </w:r>
      <w:r w:rsidRPr="00D442FD">
        <w:rPr>
          <w:rFonts w:ascii="Arial" w:eastAsia="Times New Roman" w:hAnsi="Arial" w:cs="Times New Roman"/>
          <w:b/>
          <w:iCs/>
          <w:sz w:val="24"/>
          <w:szCs w:val="24"/>
        </w:rPr>
        <w:t xml:space="preserve"> (SAM)</w:t>
      </w:r>
      <w:bookmarkEnd w:id="52"/>
    </w:p>
    <w:p w:rsidR="00D442FD" w:rsidRPr="00D442FD" w:rsidRDefault="00D442FD" w:rsidP="00D442FD">
      <w:pPr>
        <w:spacing w:after="120" w:line="360" w:lineRule="auto"/>
        <w:ind w:firstLine="709"/>
        <w:rPr>
          <w:rFonts w:ascii="Arial" w:eastAsia="Calibri" w:hAnsi="Arial" w:cs="Arial"/>
          <w:sz w:val="24"/>
          <w:szCs w:val="24"/>
        </w:rPr>
      </w:pPr>
      <w:r w:rsidRPr="00D442FD">
        <w:rPr>
          <w:rFonts w:ascii="Arial" w:eastAsia="Calibri" w:hAnsi="Arial" w:cs="Arial"/>
          <w:sz w:val="24"/>
          <w:szCs w:val="24"/>
        </w:rPr>
        <w:t>Para a modificação da superfície de ouro com SAM, imergiu-se a superfície em solução etanólica 18 mmol L</w:t>
      </w:r>
      <w:r w:rsidRPr="00D442FD">
        <w:rPr>
          <w:rFonts w:ascii="Arial" w:eastAsia="Calibri" w:hAnsi="Arial" w:cs="Arial"/>
          <w:sz w:val="24"/>
          <w:szCs w:val="24"/>
          <w:vertAlign w:val="superscript"/>
        </w:rPr>
        <w:t>-1</w:t>
      </w:r>
      <w:r w:rsidRPr="00D442FD">
        <w:rPr>
          <w:rFonts w:ascii="Arial" w:eastAsia="Calibri" w:hAnsi="Arial" w:cs="Arial"/>
          <w:sz w:val="24"/>
          <w:szCs w:val="24"/>
        </w:rPr>
        <w:t xml:space="preserve"> do alcanotiol, AMP ou Cis, por 1 hora, e posteriormente em álcool etílico por 24 h.</w:t>
      </w:r>
    </w:p>
    <w:p w:rsidR="00D442FD" w:rsidRPr="00D442FD" w:rsidRDefault="00D442FD" w:rsidP="00D442FD">
      <w:pPr>
        <w:keepNext/>
        <w:keepLines/>
        <w:numPr>
          <w:ilvl w:val="3"/>
          <w:numId w:val="0"/>
        </w:numPr>
        <w:spacing w:before="240" w:after="240" w:line="360" w:lineRule="auto"/>
        <w:ind w:left="864" w:hanging="864"/>
        <w:jc w:val="both"/>
        <w:outlineLvl w:val="3"/>
        <w:rPr>
          <w:rFonts w:ascii="Arial" w:eastAsia="Times New Roman" w:hAnsi="Arial" w:cs="Arial"/>
          <w:b/>
          <w:iCs/>
          <w:sz w:val="24"/>
          <w:szCs w:val="24"/>
        </w:rPr>
      </w:pPr>
      <w:bookmarkStart w:id="53" w:name="_Toc513377493"/>
      <w:r w:rsidRPr="00D442FD">
        <w:rPr>
          <w:rFonts w:ascii="Arial" w:eastAsia="Times New Roman" w:hAnsi="Arial" w:cs="Arial"/>
          <w:b/>
          <w:iCs/>
          <w:sz w:val="24"/>
          <w:szCs w:val="24"/>
        </w:rPr>
        <w:t>Imobilização dos Pontos Quânticos</w:t>
      </w:r>
      <w:bookmarkEnd w:id="53"/>
    </w:p>
    <w:p w:rsidR="00D442FD" w:rsidRPr="00D442FD" w:rsidRDefault="00D442FD" w:rsidP="00D442FD">
      <w:pPr>
        <w:spacing w:after="0" w:line="360" w:lineRule="auto"/>
        <w:ind w:firstLine="709"/>
        <w:rPr>
          <w:rFonts w:ascii="Arial" w:eastAsia="Calibri" w:hAnsi="Arial" w:cs="Arial"/>
          <w:sz w:val="24"/>
          <w:szCs w:val="24"/>
        </w:rPr>
      </w:pPr>
      <w:r w:rsidRPr="00D442FD">
        <w:rPr>
          <w:rFonts w:ascii="Arial" w:eastAsia="Calibri" w:hAnsi="Arial" w:cs="Times New Roman"/>
          <w:sz w:val="24"/>
          <w:szCs w:val="24"/>
        </w:rPr>
        <w:t>A superfície previamente modificada com SAM de Cis foi imersa em uma suspensão de PQs AMS em concentração estimada (Anexo 1) de 1,2 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O mesmo procedimento foi realizado para uma suspensão de 9,8 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xml:space="preserve"> de PQ-Cis, cuja superfície foi modificada por AMP. Em ambas as suspensões foram utilizados os reagentes EDC e NHS em concentrações de 2,6 mmol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xml:space="preserve"> e 4,3 mmol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respectivamente.</w:t>
      </w:r>
    </w:p>
    <w:p w:rsidR="00D442FD" w:rsidRPr="00D442FD" w:rsidRDefault="00D442FD" w:rsidP="00D442FD">
      <w:pPr>
        <w:keepNext/>
        <w:numPr>
          <w:ilvl w:val="1"/>
          <w:numId w:val="0"/>
        </w:numPr>
        <w:spacing w:before="240" w:after="240" w:line="360" w:lineRule="auto"/>
        <w:ind w:left="576" w:hanging="576"/>
        <w:jc w:val="both"/>
        <w:outlineLvl w:val="1"/>
        <w:rPr>
          <w:rFonts w:ascii="Arial" w:eastAsia="Calibri" w:hAnsi="Arial" w:cs="Arial"/>
          <w:b/>
          <w:bCs/>
          <w:iCs/>
          <w:sz w:val="24"/>
          <w:szCs w:val="28"/>
        </w:rPr>
      </w:pPr>
      <w:bookmarkStart w:id="54" w:name="_Toc513377494"/>
      <w:r w:rsidRPr="00D442FD">
        <w:rPr>
          <w:rFonts w:ascii="Arial" w:eastAsia="Calibri" w:hAnsi="Arial" w:cs="Arial"/>
          <w:b/>
          <w:bCs/>
          <w:iCs/>
          <w:sz w:val="24"/>
          <w:szCs w:val="28"/>
        </w:rPr>
        <w:t>CARACTERIZAÇÕES DAS SUPERFÍCIES</w:t>
      </w:r>
      <w:bookmarkEnd w:id="54"/>
    </w:p>
    <w:p w:rsidR="00D442FD" w:rsidRPr="00D442FD" w:rsidRDefault="00D442FD" w:rsidP="00D442FD">
      <w:pPr>
        <w:spacing w:after="0" w:line="360" w:lineRule="auto"/>
        <w:ind w:firstLine="567"/>
        <w:rPr>
          <w:rFonts w:ascii="Arial" w:eastAsia="Calibri" w:hAnsi="Arial" w:cs="Arial"/>
          <w:sz w:val="24"/>
          <w:szCs w:val="24"/>
        </w:rPr>
      </w:pPr>
      <w:r w:rsidRPr="00D442FD">
        <w:rPr>
          <w:rFonts w:ascii="Arial" w:eastAsia="Calibri" w:hAnsi="Arial" w:cs="Arial"/>
          <w:sz w:val="24"/>
          <w:szCs w:val="24"/>
        </w:rPr>
        <w:t xml:space="preserve">Todas as superfícies antes e após as modificações foram caracterizadas </w:t>
      </w:r>
      <w:r w:rsidRPr="00D442FD">
        <w:rPr>
          <w:rFonts w:ascii="Arial" w:eastAsia="Calibri" w:hAnsi="Arial" w:cs="Times New Roman"/>
          <w:sz w:val="24"/>
          <w:szCs w:val="24"/>
        </w:rPr>
        <w:t>em solução eletrolítica de 1 mmol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xml:space="preserve"> de K</w:t>
      </w:r>
      <w:r w:rsidRPr="00D442FD">
        <w:rPr>
          <w:rFonts w:ascii="Arial" w:eastAsia="Calibri" w:hAnsi="Arial" w:cs="Times New Roman"/>
          <w:sz w:val="24"/>
          <w:szCs w:val="24"/>
          <w:vertAlign w:val="subscript"/>
        </w:rPr>
        <w:t>4</w:t>
      </w:r>
      <w:r w:rsidRPr="00D442FD">
        <w:rPr>
          <w:rFonts w:ascii="Arial" w:eastAsia="Calibri" w:hAnsi="Arial" w:cs="Times New Roman"/>
          <w:sz w:val="24"/>
          <w:szCs w:val="24"/>
        </w:rPr>
        <w:t>Fe(CN)</w:t>
      </w:r>
      <w:r w:rsidRPr="00D442FD">
        <w:rPr>
          <w:rFonts w:ascii="Arial" w:eastAsia="Calibri" w:hAnsi="Arial" w:cs="Times New Roman"/>
          <w:sz w:val="24"/>
          <w:szCs w:val="24"/>
          <w:vertAlign w:val="subscript"/>
        </w:rPr>
        <w:t>6</w:t>
      </w:r>
      <w:r w:rsidRPr="00D442FD">
        <w:rPr>
          <w:rFonts w:ascii="Arial" w:eastAsia="Calibri" w:hAnsi="Arial" w:cs="Times New Roman"/>
          <w:sz w:val="24"/>
          <w:szCs w:val="24"/>
        </w:rPr>
        <w:t>/K</w:t>
      </w:r>
      <w:r w:rsidRPr="00D442FD">
        <w:rPr>
          <w:rFonts w:ascii="Arial" w:eastAsia="Calibri" w:hAnsi="Arial" w:cs="Times New Roman"/>
          <w:sz w:val="24"/>
          <w:szCs w:val="24"/>
          <w:vertAlign w:val="subscript"/>
        </w:rPr>
        <w:t>3</w:t>
      </w:r>
      <w:r w:rsidRPr="00D442FD">
        <w:rPr>
          <w:rFonts w:ascii="Arial" w:eastAsia="Calibri" w:hAnsi="Arial" w:cs="Times New Roman"/>
          <w:sz w:val="24"/>
          <w:szCs w:val="24"/>
        </w:rPr>
        <w:t>Fe(CN)</w:t>
      </w:r>
      <w:r w:rsidRPr="00D442FD">
        <w:rPr>
          <w:rFonts w:ascii="Arial" w:eastAsia="Calibri" w:hAnsi="Arial" w:cs="Times New Roman"/>
          <w:sz w:val="24"/>
          <w:szCs w:val="24"/>
          <w:vertAlign w:val="subscript"/>
        </w:rPr>
        <w:t>6</w:t>
      </w:r>
      <w:r w:rsidRPr="00D442FD">
        <w:rPr>
          <w:rFonts w:ascii="Arial" w:eastAsia="Calibri" w:hAnsi="Arial" w:cs="Times New Roman"/>
          <w:sz w:val="24"/>
          <w:szCs w:val="24"/>
        </w:rPr>
        <w:t>) em 0,1 mol L</w:t>
      </w:r>
      <w:r w:rsidRPr="00D442FD">
        <w:rPr>
          <w:rFonts w:ascii="Arial" w:eastAsia="Calibri" w:hAnsi="Arial" w:cs="Times New Roman"/>
          <w:sz w:val="24"/>
          <w:szCs w:val="24"/>
          <w:vertAlign w:val="superscript"/>
        </w:rPr>
        <w:t>-1</w:t>
      </w:r>
      <w:r w:rsidRPr="00D442FD">
        <w:rPr>
          <w:rFonts w:ascii="Arial" w:eastAsia="Calibri" w:hAnsi="Arial" w:cs="Times New Roman"/>
          <w:sz w:val="24"/>
          <w:szCs w:val="24"/>
        </w:rPr>
        <w:t xml:space="preserve"> de KCl, nas condições de pH e temperatura de 7 e 25 °C, respectivamente. Nessa etapa do trabalho foram utilizadas </w:t>
      </w:r>
      <w:r w:rsidRPr="00D442FD">
        <w:rPr>
          <w:rFonts w:ascii="Arial" w:eastAsia="Calibri" w:hAnsi="Arial" w:cs="Arial"/>
          <w:sz w:val="24"/>
          <w:szCs w:val="24"/>
        </w:rPr>
        <w:t>duas técnicas eletroquímicas:</w:t>
      </w:r>
    </w:p>
    <w:p w:rsidR="00D442FD" w:rsidRPr="00D442FD" w:rsidRDefault="00D442FD" w:rsidP="00D442FD">
      <w:pPr>
        <w:keepNext/>
        <w:numPr>
          <w:ilvl w:val="2"/>
          <w:numId w:val="0"/>
        </w:numPr>
        <w:spacing w:before="240" w:after="240" w:line="360" w:lineRule="auto"/>
        <w:ind w:left="720" w:hanging="720"/>
        <w:jc w:val="both"/>
        <w:outlineLvl w:val="2"/>
        <w:rPr>
          <w:rFonts w:ascii="Arial" w:eastAsia="Times New Roman" w:hAnsi="Arial" w:cs="Arial"/>
          <w:b/>
          <w:bCs/>
          <w:sz w:val="24"/>
          <w:szCs w:val="26"/>
        </w:rPr>
      </w:pPr>
      <w:bookmarkStart w:id="55" w:name="_Toc513377495"/>
      <w:r w:rsidRPr="00D442FD">
        <w:rPr>
          <w:rFonts w:ascii="Arial" w:eastAsia="Times New Roman" w:hAnsi="Arial" w:cs="Arial"/>
          <w:b/>
          <w:bCs/>
          <w:sz w:val="24"/>
          <w:szCs w:val="26"/>
        </w:rPr>
        <w:lastRenderedPageBreak/>
        <w:t xml:space="preserve">Voltametria Cíclica </w:t>
      </w:r>
      <w:r w:rsidRPr="00D442FD">
        <w:rPr>
          <w:rFonts w:ascii="Arial" w:eastAsia="Times New Roman" w:hAnsi="Arial" w:cs="Times New Roman"/>
          <w:b/>
          <w:bCs/>
          <w:sz w:val="24"/>
          <w:szCs w:val="26"/>
        </w:rPr>
        <w:t>(VC)</w:t>
      </w:r>
      <w:bookmarkEnd w:id="55"/>
    </w:p>
    <w:p w:rsidR="00D442FD" w:rsidRPr="00D442FD" w:rsidRDefault="00D442FD" w:rsidP="00D442FD">
      <w:pPr>
        <w:spacing w:after="0" w:line="360" w:lineRule="auto"/>
        <w:ind w:firstLine="709"/>
        <w:rPr>
          <w:rFonts w:ascii="Arial" w:eastAsia="Calibri" w:hAnsi="Arial" w:cs="Arial"/>
          <w:sz w:val="24"/>
          <w:szCs w:val="24"/>
        </w:rPr>
      </w:pPr>
      <w:r w:rsidRPr="00D442FD">
        <w:rPr>
          <w:rFonts w:ascii="Arial" w:eastAsia="Calibri" w:hAnsi="Arial" w:cs="Times New Roman"/>
          <w:sz w:val="24"/>
          <w:szCs w:val="24"/>
        </w:rPr>
        <w:t xml:space="preserve">A investigação foi realizada em uma faixa de potencial entre </w:t>
      </w:r>
      <w:r w:rsidRPr="00D442FD">
        <w:rPr>
          <w:rFonts w:ascii="Arial" w:eastAsia="Calibri" w:hAnsi="Arial" w:cs="Arial"/>
          <w:sz w:val="24"/>
          <w:szCs w:val="24"/>
        </w:rPr>
        <w:t>0,0 e 0,5 V, com velocidade de varredura de 100 mV s</w:t>
      </w:r>
      <w:r w:rsidRPr="00D442FD">
        <w:rPr>
          <w:rFonts w:ascii="Arial" w:eastAsia="Calibri" w:hAnsi="Arial" w:cs="Arial"/>
          <w:sz w:val="24"/>
          <w:szCs w:val="24"/>
          <w:vertAlign w:val="superscript"/>
        </w:rPr>
        <w:t>-1</w:t>
      </w:r>
      <w:r w:rsidRPr="00D442FD">
        <w:rPr>
          <w:rFonts w:ascii="Arial" w:eastAsia="Calibri" w:hAnsi="Arial" w:cs="Arial"/>
          <w:sz w:val="24"/>
          <w:szCs w:val="24"/>
        </w:rPr>
        <w:t xml:space="preserve">. </w:t>
      </w:r>
      <w:r w:rsidRPr="00D442FD">
        <w:rPr>
          <w:rFonts w:ascii="Arial" w:eastAsia="Calibri" w:hAnsi="Arial" w:cs="Times New Roman"/>
          <w:sz w:val="24"/>
          <w:szCs w:val="24"/>
        </w:rPr>
        <w:t>Todas as correntes obtidas foram normalizadas pela área geométrica da superfície do eletrodo.</w:t>
      </w:r>
    </w:p>
    <w:p w:rsidR="00D442FD" w:rsidRPr="00D442FD" w:rsidRDefault="00D442FD" w:rsidP="00D442FD">
      <w:pPr>
        <w:keepNext/>
        <w:numPr>
          <w:ilvl w:val="2"/>
          <w:numId w:val="0"/>
        </w:numPr>
        <w:spacing w:before="240" w:after="240" w:line="360" w:lineRule="auto"/>
        <w:ind w:left="720" w:hanging="720"/>
        <w:jc w:val="both"/>
        <w:outlineLvl w:val="2"/>
        <w:rPr>
          <w:rFonts w:ascii="Arial" w:eastAsia="Times New Roman" w:hAnsi="Arial" w:cs="Arial"/>
          <w:b/>
          <w:bCs/>
          <w:sz w:val="24"/>
          <w:szCs w:val="26"/>
        </w:rPr>
      </w:pPr>
      <w:bookmarkStart w:id="56" w:name="_Toc513377496"/>
      <w:r w:rsidRPr="00D442FD">
        <w:rPr>
          <w:rFonts w:ascii="Arial" w:eastAsia="Calibri" w:hAnsi="Arial" w:cs="Arial"/>
          <w:b/>
          <w:bCs/>
          <w:sz w:val="24"/>
          <w:szCs w:val="26"/>
        </w:rPr>
        <w:t>Espectroscopia de Impedância Eletroquímica (EIE)</w:t>
      </w:r>
      <w:bookmarkEnd w:id="56"/>
      <w:r w:rsidRPr="00D442FD">
        <w:rPr>
          <w:rFonts w:ascii="Arial" w:eastAsia="Calibri" w:hAnsi="Arial" w:cs="Arial"/>
          <w:b/>
          <w:bCs/>
          <w:sz w:val="24"/>
          <w:szCs w:val="26"/>
        </w:rPr>
        <w:t xml:space="preserve"> </w:t>
      </w:r>
    </w:p>
    <w:p w:rsidR="00D442FD" w:rsidRPr="00D442FD" w:rsidRDefault="00D442FD" w:rsidP="00D442FD">
      <w:pPr>
        <w:spacing w:after="0" w:line="360" w:lineRule="auto"/>
        <w:ind w:firstLine="709"/>
        <w:contextualSpacing/>
        <w:rPr>
          <w:rFonts w:ascii="Arial" w:eastAsia="Calibri" w:hAnsi="Arial" w:cs="Arial"/>
          <w:sz w:val="24"/>
          <w:szCs w:val="24"/>
        </w:rPr>
      </w:pPr>
      <w:r w:rsidRPr="00D442FD">
        <w:rPr>
          <w:rFonts w:ascii="Arial" w:eastAsia="Calibri" w:hAnsi="Arial" w:cs="Arial"/>
          <w:sz w:val="24"/>
          <w:szCs w:val="24"/>
        </w:rPr>
        <w:t>Na EIE</w:t>
      </w:r>
      <w:r w:rsidRPr="00D442FD">
        <w:rPr>
          <w:rFonts w:ascii="Arial" w:eastAsia="Calibri" w:hAnsi="Arial" w:cs="Times New Roman"/>
          <w:sz w:val="24"/>
          <w:szCs w:val="24"/>
        </w:rPr>
        <w:t xml:space="preserve"> </w:t>
      </w:r>
      <w:r w:rsidRPr="00D442FD">
        <w:rPr>
          <w:rFonts w:ascii="Arial" w:eastAsia="Calibri" w:hAnsi="Arial" w:cs="Arial"/>
          <w:sz w:val="24"/>
          <w:szCs w:val="24"/>
        </w:rPr>
        <w:t>foi</w:t>
      </w:r>
      <w:r w:rsidRPr="00D442FD">
        <w:rPr>
          <w:rFonts w:ascii="Arial" w:eastAsia="Calibri" w:hAnsi="Arial" w:cs="Times New Roman"/>
          <w:sz w:val="24"/>
          <w:szCs w:val="24"/>
        </w:rPr>
        <w:t xml:space="preserve"> </w:t>
      </w:r>
      <w:r w:rsidRPr="00D442FD">
        <w:rPr>
          <w:rFonts w:ascii="Arial" w:eastAsia="Calibri" w:hAnsi="Arial" w:cs="Arial"/>
          <w:sz w:val="24"/>
          <w:szCs w:val="24"/>
        </w:rPr>
        <w:t>aplicada uma perturbação de 10 mV</w:t>
      </w:r>
      <w:r w:rsidRPr="00D442FD">
        <w:rPr>
          <w:rFonts w:ascii="Arial" w:eastAsia="Calibri" w:hAnsi="Arial" w:cs="Arial"/>
          <w:sz w:val="24"/>
          <w:szCs w:val="24"/>
          <w:vertAlign w:val="subscript"/>
        </w:rPr>
        <w:t>rms</w:t>
      </w:r>
      <w:r w:rsidRPr="00D442FD">
        <w:rPr>
          <w:rFonts w:ascii="Arial" w:eastAsia="Calibri" w:hAnsi="Arial" w:cs="Arial"/>
          <w:sz w:val="24"/>
          <w:szCs w:val="24"/>
        </w:rPr>
        <w:t xml:space="preserve"> em torno do potencial D.C. de 220 mV em uma faixa de frequência de 100.000 a 0,1 Hz.</w:t>
      </w:r>
    </w:p>
    <w:p w:rsidR="00D442FD" w:rsidRPr="00D442FD" w:rsidRDefault="00D442FD" w:rsidP="00D442FD">
      <w:pPr>
        <w:spacing w:after="0" w:line="360" w:lineRule="auto"/>
        <w:ind w:firstLine="709"/>
        <w:contextualSpacing/>
        <w:rPr>
          <w:rFonts w:ascii="Arial" w:eastAsia="Calibri" w:hAnsi="Arial" w:cs="Arial"/>
          <w:sz w:val="24"/>
          <w:szCs w:val="24"/>
        </w:rPr>
      </w:pPr>
      <w:r w:rsidRPr="00D442FD">
        <w:rPr>
          <w:rFonts w:ascii="Arial" w:eastAsia="Calibri" w:hAnsi="Arial" w:cs="Times New Roman"/>
          <w:sz w:val="24"/>
          <w:szCs w:val="24"/>
        </w:rPr>
        <w:t xml:space="preserve">Através da utilização do </w:t>
      </w:r>
      <w:r w:rsidRPr="00D442FD">
        <w:rPr>
          <w:rFonts w:ascii="Arial" w:eastAsia="Calibri" w:hAnsi="Arial" w:cs="Times New Roman"/>
          <w:i/>
          <w:sz w:val="24"/>
          <w:szCs w:val="24"/>
        </w:rPr>
        <w:t>software</w:t>
      </w:r>
      <w:r w:rsidRPr="00D442FD">
        <w:rPr>
          <w:rFonts w:ascii="Arial" w:eastAsia="Calibri" w:hAnsi="Arial" w:cs="Times New Roman"/>
          <w:sz w:val="24"/>
          <w:szCs w:val="24"/>
        </w:rPr>
        <w:t xml:space="preserve"> EIS </w:t>
      </w:r>
      <w:r w:rsidRPr="00D442FD">
        <w:rPr>
          <w:rFonts w:ascii="Arial" w:eastAsia="Calibri" w:hAnsi="Arial" w:cs="Times New Roman"/>
          <w:i/>
          <w:sz w:val="24"/>
          <w:szCs w:val="24"/>
        </w:rPr>
        <w:t>Spectrum Analyser</w:t>
      </w:r>
      <w:r w:rsidRPr="00D442FD">
        <w:rPr>
          <w:rFonts w:ascii="Arial" w:eastAsia="Calibri" w:hAnsi="Arial" w:cs="Times New Roman"/>
          <w:sz w:val="24"/>
          <w:szCs w:val="24"/>
        </w:rPr>
        <w:t xml:space="preserve"> 1.0 (</w:t>
      </w:r>
      <w:r w:rsidRPr="00D442FD">
        <w:rPr>
          <w:rFonts w:ascii="Arial" w:eastAsia="Calibri" w:hAnsi="Arial" w:cs="Times New Roman"/>
          <w:color w:val="FF0000"/>
          <w:sz w:val="24"/>
          <w:szCs w:val="24"/>
        </w:rPr>
        <w:t>XXXXX</w:t>
      </w:r>
      <w:r w:rsidRPr="00D442FD">
        <w:rPr>
          <w:rFonts w:ascii="Arial" w:eastAsia="Calibri" w:hAnsi="Arial" w:cs="Times New Roman"/>
          <w:sz w:val="24"/>
          <w:szCs w:val="24"/>
        </w:rPr>
        <w:t>) foi realizada a simulação dos dados experimentais de todas as etapas de modificação da superfície. O circuito equivalente padrão usado foi o de Randles (Figura 8). Esse circuito é composto pelos seguintes elementos: 1) resistência da solução (R</w:t>
      </w:r>
      <w:r w:rsidRPr="00D442FD">
        <w:rPr>
          <w:rFonts w:ascii="Arial" w:eastAsia="Calibri" w:hAnsi="Arial" w:cs="Times New Roman"/>
          <w:sz w:val="24"/>
          <w:szCs w:val="24"/>
          <w:vertAlign w:val="subscript"/>
        </w:rPr>
        <w:t>S</w:t>
      </w:r>
      <w:r w:rsidRPr="00D442FD">
        <w:rPr>
          <w:rFonts w:ascii="Arial" w:eastAsia="Calibri" w:hAnsi="Arial" w:cs="Times New Roman"/>
          <w:sz w:val="24"/>
          <w:szCs w:val="24"/>
        </w:rPr>
        <w:t>) e 2) de transferência de elétrons (R</w:t>
      </w:r>
      <w:r w:rsidRPr="00D442FD">
        <w:rPr>
          <w:rFonts w:ascii="Arial" w:eastAsia="Calibri" w:hAnsi="Arial" w:cs="Times New Roman"/>
          <w:sz w:val="24"/>
          <w:szCs w:val="24"/>
          <w:vertAlign w:val="subscript"/>
        </w:rPr>
        <w:t>TE</w:t>
      </w:r>
      <w:r w:rsidRPr="00D442FD">
        <w:rPr>
          <w:rFonts w:ascii="Arial" w:eastAsia="Calibri" w:hAnsi="Arial" w:cs="Times New Roman"/>
          <w:sz w:val="24"/>
          <w:szCs w:val="24"/>
        </w:rPr>
        <w:t>), 3) capacitância de dupla camada elétrica (C</w:t>
      </w:r>
      <w:r w:rsidRPr="00D442FD">
        <w:rPr>
          <w:rFonts w:ascii="Arial" w:eastAsia="Calibri" w:hAnsi="Arial" w:cs="Times New Roman"/>
          <w:sz w:val="24"/>
          <w:szCs w:val="24"/>
          <w:vertAlign w:val="subscript"/>
        </w:rPr>
        <w:t>DCE</w:t>
      </w:r>
      <w:r w:rsidRPr="00D442FD">
        <w:rPr>
          <w:rFonts w:ascii="Arial" w:eastAsia="Calibri" w:hAnsi="Arial" w:cs="Times New Roman"/>
          <w:sz w:val="24"/>
          <w:szCs w:val="24"/>
        </w:rPr>
        <w:t>) e impedância de Warburg (Z</w:t>
      </w:r>
      <w:r w:rsidRPr="00D442FD">
        <w:rPr>
          <w:rFonts w:ascii="Arial" w:eastAsia="Calibri" w:hAnsi="Arial" w:cs="Times New Roman"/>
          <w:sz w:val="24"/>
          <w:szCs w:val="24"/>
          <w:vertAlign w:val="subscript"/>
        </w:rPr>
        <w:t>W</w:t>
      </w:r>
      <w:r w:rsidRPr="00D442FD">
        <w:rPr>
          <w:rFonts w:ascii="Arial" w:eastAsia="Calibri" w:hAnsi="Arial" w:cs="Times New Roman"/>
          <w:sz w:val="24"/>
          <w:szCs w:val="24"/>
        </w:rPr>
        <w:t>).</w:t>
      </w:r>
    </w:p>
    <w:p w:rsidR="00D442FD" w:rsidRPr="00D442FD" w:rsidRDefault="00D442FD" w:rsidP="00D442FD">
      <w:pPr>
        <w:keepNext/>
        <w:spacing w:before="240" w:after="240" w:line="360" w:lineRule="auto"/>
        <w:jc w:val="center"/>
        <w:rPr>
          <w:rFonts w:ascii="Arial" w:eastAsia="Calibri" w:hAnsi="Arial" w:cs="Arial"/>
          <w:sz w:val="20"/>
          <w:szCs w:val="20"/>
        </w:rPr>
      </w:pPr>
      <w:r w:rsidRPr="00D442FD">
        <w:rPr>
          <w:rFonts w:ascii="Arial" w:eastAsia="Calibri" w:hAnsi="Arial" w:cs="Arial"/>
          <w:b/>
          <w:bCs/>
          <w:sz w:val="20"/>
          <w:szCs w:val="20"/>
        </w:rPr>
        <w:t>Figura 8.</w:t>
      </w:r>
      <w:r w:rsidRPr="00D442FD">
        <w:rPr>
          <w:rFonts w:ascii="Arial" w:eastAsia="Calibri" w:hAnsi="Arial" w:cs="Arial"/>
          <w:sz w:val="20"/>
          <w:szCs w:val="20"/>
        </w:rPr>
        <w:t xml:space="preserve"> Representação do Circuito de Randles</w:t>
      </w:r>
    </w:p>
    <w:p w:rsidR="00D442FD" w:rsidRPr="00D442FD" w:rsidRDefault="00D442FD" w:rsidP="00D442FD">
      <w:pPr>
        <w:spacing w:after="0" w:line="360" w:lineRule="auto"/>
        <w:jc w:val="center"/>
        <w:rPr>
          <w:rFonts w:ascii="Arial" w:eastAsia="Calibri" w:hAnsi="Arial" w:cs="Arial"/>
          <w:sz w:val="24"/>
          <w:szCs w:val="24"/>
        </w:rPr>
      </w:pPr>
      <w:r w:rsidRPr="00D442FD">
        <w:rPr>
          <w:rFonts w:ascii="Arial" w:eastAsia="Calibri" w:hAnsi="Arial" w:cs="Arial"/>
          <w:noProof/>
          <w:sz w:val="24"/>
          <w:szCs w:val="24"/>
          <w:lang w:eastAsia="pt-BR"/>
        </w:rPr>
        <w:drawing>
          <wp:inline distT="0" distB="0" distL="0" distR="0" wp14:anchorId="7A901FB0" wp14:editId="061CA099">
            <wp:extent cx="2468968" cy="1424763"/>
            <wp:effectExtent l="19050" t="0" r="7532"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les.png"/>
                    <pic:cNvPicPr/>
                  </pic:nvPicPr>
                  <pic:blipFill rotWithShape="1">
                    <a:blip r:embed="rId14"/>
                    <a:srcRect l="6858" t="9651" r="10281" b="13139"/>
                    <a:stretch/>
                  </pic:blipFill>
                  <pic:spPr bwMode="auto">
                    <a:xfrm>
                      <a:off x="0" y="0"/>
                      <a:ext cx="2478913" cy="1430502"/>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r w:rsidRPr="00D442FD">
        <w:rPr>
          <w:rFonts w:ascii="Arial" w:eastAsia="Calibri" w:hAnsi="Arial" w:cs="Arial"/>
          <w:sz w:val="24"/>
          <w:szCs w:val="24"/>
        </w:rPr>
        <w:br w:type="page"/>
      </w:r>
    </w:p>
    <w:p w:rsidR="00D442FD" w:rsidRPr="00D442FD" w:rsidRDefault="00D442FD" w:rsidP="00D442FD">
      <w:pPr>
        <w:keepNext/>
        <w:spacing w:after="0" w:line="360" w:lineRule="auto"/>
        <w:ind w:left="432" w:hanging="432"/>
        <w:jc w:val="both"/>
        <w:outlineLvl w:val="0"/>
        <w:rPr>
          <w:rFonts w:ascii="Arial" w:eastAsia="MS Mincho" w:hAnsi="Arial" w:cs="Arial"/>
          <w:b/>
          <w:bCs/>
          <w:kern w:val="32"/>
          <w:sz w:val="24"/>
          <w:szCs w:val="32"/>
        </w:rPr>
      </w:pPr>
      <w:bookmarkStart w:id="57" w:name="_Toc513377497"/>
      <w:r w:rsidRPr="00D442FD">
        <w:rPr>
          <w:rFonts w:ascii="Arial" w:eastAsia="MS Mincho" w:hAnsi="Arial" w:cs="Arial"/>
          <w:b/>
          <w:bCs/>
          <w:kern w:val="32"/>
          <w:sz w:val="24"/>
          <w:szCs w:val="32"/>
        </w:rPr>
        <w:lastRenderedPageBreak/>
        <w:t>RESULTADOS</w:t>
      </w:r>
      <w:bookmarkEnd w:id="57"/>
    </w:p>
    <w:p w:rsidR="00D442FD" w:rsidRPr="00D442FD" w:rsidRDefault="00D442FD" w:rsidP="00D442FD">
      <w:pPr>
        <w:keepNext/>
        <w:numPr>
          <w:ilvl w:val="1"/>
          <w:numId w:val="0"/>
        </w:numPr>
        <w:spacing w:before="240" w:after="240" w:line="360" w:lineRule="auto"/>
        <w:ind w:left="576" w:hanging="576"/>
        <w:jc w:val="both"/>
        <w:outlineLvl w:val="1"/>
        <w:rPr>
          <w:rFonts w:ascii="Arial" w:eastAsia="Times New Roman" w:hAnsi="Arial" w:cs="Arial"/>
          <w:b/>
          <w:bCs/>
          <w:iCs/>
          <w:sz w:val="24"/>
          <w:szCs w:val="28"/>
        </w:rPr>
      </w:pPr>
      <w:bookmarkStart w:id="58" w:name="_Toc513377498"/>
      <w:r w:rsidRPr="00D442FD">
        <w:rPr>
          <w:rFonts w:ascii="Arial" w:eastAsia="Times New Roman" w:hAnsi="Arial" w:cs="Times New Roman"/>
          <w:b/>
          <w:bCs/>
          <w:iCs/>
          <w:sz w:val="24"/>
          <w:szCs w:val="28"/>
        </w:rPr>
        <w:t xml:space="preserve">TRATAMENTO E </w:t>
      </w:r>
      <w:del w:id="59" w:author="Adriana Carvalho" w:date="2018-04-28T01:52:00Z">
        <w:r w:rsidRPr="00D442FD">
          <w:rPr>
            <w:rFonts w:ascii="Arial" w:eastAsia="Times New Roman" w:hAnsi="Arial" w:cs="Times New Roman"/>
            <w:b/>
            <w:bCs/>
            <w:iCs/>
            <w:sz w:val="24"/>
            <w:szCs w:val="28"/>
          </w:rPr>
          <w:delText>PRÉ-</w:delText>
        </w:r>
      </w:del>
      <w:r w:rsidRPr="00D442FD">
        <w:rPr>
          <w:rFonts w:ascii="Arial" w:eastAsia="Times New Roman" w:hAnsi="Arial" w:cs="Arial"/>
          <w:b/>
          <w:bCs/>
          <w:iCs/>
          <w:sz w:val="24"/>
          <w:szCs w:val="28"/>
        </w:rPr>
        <w:t>CARACTERIZAÇÃO DA SUPERFÍCIE DE OURO</w:t>
      </w:r>
      <w:bookmarkEnd w:id="58"/>
    </w:p>
    <w:p w:rsidR="00D442FD" w:rsidRPr="00D442FD" w:rsidRDefault="00D442FD" w:rsidP="00D442FD">
      <w:pPr>
        <w:spacing w:after="200" w:line="360" w:lineRule="auto"/>
        <w:ind w:firstLine="709"/>
        <w:rPr>
          <w:ins w:id="60" w:author="Adriana Carvalho" w:date="2018-04-28T00:00:00Z"/>
          <w:rFonts w:ascii="Arial" w:eastAsia="Calibri" w:hAnsi="Arial" w:cs="Times New Roman"/>
          <w:sz w:val="24"/>
          <w:szCs w:val="24"/>
        </w:rPr>
      </w:pPr>
      <w:ins w:id="61" w:author="Adriana Carvalho" w:date="2018-04-27T22:15:00Z">
        <w:r w:rsidRPr="00D442FD">
          <w:rPr>
            <w:rFonts w:ascii="Arial" w:eastAsia="Calibri" w:hAnsi="Arial" w:cs="Times New Roman"/>
            <w:sz w:val="24"/>
            <w:szCs w:val="24"/>
          </w:rPr>
          <w:t xml:space="preserve">A superfície de ouro passou pelo processo de tratamento </w:t>
        </w:r>
      </w:ins>
      <w:ins w:id="62" w:author="Adriana Carvalho" w:date="2018-04-28T01:53:00Z">
        <w:r w:rsidRPr="00D442FD">
          <w:rPr>
            <w:rFonts w:ascii="Arial" w:eastAsia="Calibri" w:hAnsi="Arial" w:cs="Times New Roman"/>
            <w:sz w:val="24"/>
            <w:szCs w:val="24"/>
          </w:rPr>
          <w:t>como</w:t>
        </w:r>
      </w:ins>
      <w:ins w:id="63" w:author="Adriana Carvalho" w:date="2018-04-28T01:52:00Z">
        <w:r w:rsidRPr="00D442FD">
          <w:rPr>
            <w:rFonts w:ascii="Arial" w:eastAsia="Calibri" w:hAnsi="Arial" w:cs="Times New Roman"/>
            <w:sz w:val="24"/>
            <w:szCs w:val="24"/>
          </w:rPr>
          <w:t xml:space="preserve"> preparação </w:t>
        </w:r>
      </w:ins>
      <w:ins w:id="64" w:author="Adriana Carvalho" w:date="2018-04-28T01:53:00Z">
        <w:r w:rsidRPr="00D442FD">
          <w:rPr>
            <w:rFonts w:ascii="Arial" w:eastAsia="Calibri" w:hAnsi="Arial" w:cs="Times New Roman"/>
            <w:sz w:val="24"/>
            <w:szCs w:val="24"/>
          </w:rPr>
          <w:t>do eletrodo de trabalho para o recebimento das posteriores modificações</w:t>
        </w:r>
      </w:ins>
      <w:ins w:id="65" w:author="Adriana Carvalho" w:date="2018-04-27T22:15:00Z">
        <w:del w:id="66" w:author="Adriana Carvalho" w:date="2018-04-28T01:52:00Z">
          <w:r w:rsidRPr="00D442FD">
            <w:rPr>
              <w:rFonts w:ascii="Arial" w:eastAsia="Calibri" w:hAnsi="Arial" w:cs="Times New Roman"/>
              <w:sz w:val="24"/>
              <w:szCs w:val="24"/>
            </w:rPr>
            <w:delText>para remoção de impurezas impregnadas no eletrodo</w:delText>
          </w:r>
        </w:del>
        <w:r w:rsidRPr="00D442FD">
          <w:rPr>
            <w:rFonts w:ascii="Arial" w:eastAsia="Calibri" w:hAnsi="Arial" w:cs="Times New Roman"/>
            <w:sz w:val="24"/>
            <w:szCs w:val="24"/>
          </w:rPr>
          <w:t xml:space="preserve">. Para isso, em uma primeira etapa, a superfície foi submetida a um tratamento químico. </w:t>
        </w:r>
      </w:ins>
      <w:ins w:id="67" w:author="Adriana Carvalho" w:date="2018-04-28T01:55:00Z">
        <w:r w:rsidRPr="00D442FD">
          <w:rPr>
            <w:rFonts w:ascii="Arial" w:eastAsia="Calibri" w:hAnsi="Arial" w:cs="Times New Roman"/>
            <w:sz w:val="24"/>
            <w:szCs w:val="24"/>
          </w:rPr>
          <w:t>Esse</w:t>
        </w:r>
      </w:ins>
      <w:del w:id="68" w:author="Adriana Carvalho" w:date="2018-04-28T01:54:00Z">
        <w:r w:rsidRPr="00D442FD">
          <w:rPr>
            <w:rFonts w:ascii="Arial" w:eastAsia="Calibri" w:hAnsi="Arial" w:cs="Times New Roman"/>
            <w:sz w:val="24"/>
            <w:szCs w:val="24"/>
          </w:rPr>
          <w:delText>O</w:delText>
        </w:r>
      </w:del>
      <w:r w:rsidRPr="00D442FD">
        <w:rPr>
          <w:rFonts w:ascii="Arial" w:eastAsia="Calibri" w:hAnsi="Arial" w:cs="Times New Roman"/>
          <w:sz w:val="24"/>
          <w:szCs w:val="24"/>
        </w:rPr>
        <w:t xml:space="preserve"> tratamento </w:t>
      </w:r>
      <w:ins w:id="69" w:author="Adriana Carvalho" w:date="2018-04-28T02:00:00Z">
        <w:r w:rsidRPr="00D442FD">
          <w:rPr>
            <w:rFonts w:ascii="Arial" w:eastAsia="Calibri" w:hAnsi="Arial" w:cs="Times New Roman"/>
            <w:sz w:val="24"/>
            <w:szCs w:val="24"/>
          </w:rPr>
          <w:t xml:space="preserve">através de HNO3 concentrado </w:t>
        </w:r>
      </w:ins>
      <w:del w:id="70" w:author="Adriana Carvalho" w:date="2018-04-28T01:55:00Z">
        <w:r w:rsidRPr="00D442FD">
          <w:rPr>
            <w:rFonts w:ascii="Arial" w:eastAsia="Calibri" w:hAnsi="Arial" w:cs="Times New Roman"/>
            <w:sz w:val="24"/>
            <w:szCs w:val="24"/>
          </w:rPr>
          <w:delText xml:space="preserve">químico por ácido nítrico realizado na superfície de ouro </w:delText>
        </w:r>
      </w:del>
      <w:r w:rsidRPr="00D442FD">
        <w:rPr>
          <w:rFonts w:ascii="Arial" w:eastAsia="Calibri" w:hAnsi="Arial" w:cs="Times New Roman"/>
          <w:sz w:val="24"/>
          <w:szCs w:val="24"/>
        </w:rPr>
        <w:t>é responsável pela oxidação de matéria orgânica</w:t>
      </w:r>
      <w:ins w:id="71" w:author="Adriana Carvalho" w:date="2018-04-28T01:59:00Z">
        <w:r w:rsidRPr="00D442FD">
          <w:rPr>
            <w:rFonts w:ascii="Arial" w:eastAsia="Calibri" w:hAnsi="Arial" w:cs="Times New Roman"/>
            <w:sz w:val="24"/>
            <w:szCs w:val="24"/>
          </w:rPr>
          <w:t xml:space="preserve"> contaminante presente </w:t>
        </w:r>
      </w:ins>
      <w:del w:id="72" w:author="Adriana Carvalho" w:date="2018-04-28T01:59:00Z">
        <w:r w:rsidRPr="00D442FD">
          <w:rPr>
            <w:rFonts w:ascii="Arial" w:eastAsia="Calibri" w:hAnsi="Arial" w:cs="Times New Roman"/>
            <w:sz w:val="24"/>
            <w:szCs w:val="24"/>
          </w:rPr>
          <w:delText xml:space="preserve">depositada </w:delText>
        </w:r>
      </w:del>
      <w:r w:rsidRPr="00D442FD">
        <w:rPr>
          <w:rFonts w:ascii="Arial" w:eastAsia="Calibri" w:hAnsi="Arial" w:cs="Times New Roman"/>
          <w:sz w:val="24"/>
          <w:szCs w:val="24"/>
        </w:rPr>
        <w:t>no eletrodo.</w:t>
      </w:r>
      <w:ins w:id="73" w:author="Adriana Carvalho" w:date="2018-04-28T02:10:00Z">
        <w:r w:rsidRPr="00D442FD">
          <w:rPr>
            <w:rFonts w:ascii="Arial" w:eastAsia="Calibri" w:hAnsi="Arial" w:cs="Times New Roman"/>
            <w:sz w:val="24"/>
            <w:szCs w:val="24"/>
          </w:rPr>
          <w:t xml:space="preserve"> </w:t>
        </w:r>
      </w:ins>
      <w:del w:id="74" w:author="Adriana Carvalho" w:date="2018-04-28T02:10:00Z">
        <w:r w:rsidRPr="00D442FD">
          <w:rPr>
            <w:rFonts w:ascii="Arial" w:eastAsia="Calibri" w:hAnsi="Arial" w:cs="Times New Roman"/>
            <w:sz w:val="24"/>
            <w:szCs w:val="24"/>
          </w:rPr>
          <w:delText xml:space="preserve"> </w:delText>
        </w:r>
      </w:del>
      <w:r w:rsidRPr="00D442FD">
        <w:rPr>
          <w:rFonts w:ascii="Arial" w:eastAsia="Calibri" w:hAnsi="Arial" w:cs="Times New Roman"/>
          <w:sz w:val="24"/>
          <w:szCs w:val="24"/>
        </w:rPr>
        <w:t>Esse tipo de tratamento também auxiliou na remoção dos materiais utilizados nas modificações realizadas na superfície, como as moléculas orgânicas da SAM</w:t>
      </w:r>
      <w:ins w:id="75" w:author="Adriana Carvalho" w:date="2018-04-28T02:30:00Z">
        <w:r w:rsidRPr="00D442FD">
          <w:rPr>
            <w:rFonts w:ascii="Arial" w:eastAsia="Calibri" w:hAnsi="Arial" w:cs="Times New Roman"/>
            <w:sz w:val="24"/>
            <w:szCs w:val="24"/>
          </w:rPr>
          <w:t xml:space="preserve"> [1]</w:t>
        </w:r>
      </w:ins>
      <w:r w:rsidRPr="00D442FD">
        <w:rPr>
          <w:rFonts w:ascii="Arial" w:eastAsia="Calibri" w:hAnsi="Arial" w:cs="Times New Roman"/>
          <w:sz w:val="24"/>
          <w:szCs w:val="24"/>
        </w:rPr>
        <w:t xml:space="preserve">. A camada de óxido é removida mecanicamente pelo tratamento físico de polimento, </w:t>
      </w:r>
      <w:ins w:id="76" w:author="Adriana Carvalho" w:date="2018-04-28T02:31:00Z">
        <w:r w:rsidRPr="00D442FD">
          <w:rPr>
            <w:rFonts w:ascii="Arial" w:eastAsia="Calibri" w:hAnsi="Arial" w:cs="Times New Roman"/>
            <w:sz w:val="24"/>
            <w:szCs w:val="24"/>
          </w:rPr>
          <w:t xml:space="preserve">promovendo a </w:t>
        </w:r>
      </w:ins>
      <w:ins w:id="77" w:author="Adriana Carvalho" w:date="2018-04-28T02:33:00Z">
        <w:r w:rsidRPr="00D442FD">
          <w:rPr>
            <w:rFonts w:ascii="Arial" w:eastAsia="Calibri" w:hAnsi="Arial" w:cs="Times New Roman"/>
            <w:sz w:val="24"/>
            <w:szCs w:val="24"/>
          </w:rPr>
          <w:t>exposição</w:t>
        </w:r>
      </w:ins>
      <w:ins w:id="78" w:author="Adriana Carvalho" w:date="2018-04-28T02:31:00Z">
        <w:r w:rsidRPr="00D442FD">
          <w:rPr>
            <w:rFonts w:ascii="Arial" w:eastAsia="Calibri" w:hAnsi="Arial" w:cs="Times New Roman"/>
            <w:sz w:val="24"/>
            <w:szCs w:val="24"/>
          </w:rPr>
          <w:t xml:space="preserve"> d</w:t>
        </w:r>
      </w:ins>
      <w:ins w:id="79" w:author="Adriana Carvalho" w:date="2018-04-28T02:42:00Z">
        <w:r w:rsidRPr="00D442FD">
          <w:rPr>
            <w:rFonts w:ascii="Arial" w:eastAsia="Calibri" w:hAnsi="Arial" w:cs="Times New Roman"/>
            <w:sz w:val="24"/>
            <w:szCs w:val="24"/>
          </w:rPr>
          <w:t>e uma</w:t>
        </w:r>
      </w:ins>
      <w:ins w:id="80" w:author="Adriana Carvalho" w:date="2018-04-28T02:31:00Z">
        <w:r w:rsidRPr="00D442FD">
          <w:rPr>
            <w:rFonts w:ascii="Arial" w:eastAsia="Calibri" w:hAnsi="Arial" w:cs="Times New Roman"/>
            <w:sz w:val="24"/>
            <w:szCs w:val="24"/>
          </w:rPr>
          <w:t xml:space="preserve"> superfície</w:t>
        </w:r>
      </w:ins>
      <w:ins w:id="81" w:author="Adriana Carvalho" w:date="2018-04-28T02:34:00Z">
        <w:r w:rsidRPr="00D442FD">
          <w:rPr>
            <w:rFonts w:ascii="Arial" w:eastAsia="Calibri" w:hAnsi="Arial" w:cs="Times New Roman"/>
            <w:sz w:val="24"/>
            <w:szCs w:val="24"/>
          </w:rPr>
          <w:t xml:space="preserve"> </w:t>
        </w:r>
      </w:ins>
      <w:ins w:id="82" w:author="Adriana Carvalho" w:date="2018-04-28T02:40:00Z">
        <w:r w:rsidRPr="00D442FD">
          <w:rPr>
            <w:rFonts w:ascii="Arial" w:eastAsia="Calibri" w:hAnsi="Arial" w:cs="Times New Roman"/>
            <w:sz w:val="24"/>
            <w:szCs w:val="24"/>
          </w:rPr>
          <w:t>homogê</w:t>
        </w:r>
      </w:ins>
      <w:ins w:id="83" w:author="Adriana Carvalho" w:date="2018-04-28T02:41:00Z">
        <w:r w:rsidRPr="00D442FD">
          <w:rPr>
            <w:rFonts w:ascii="Arial" w:eastAsia="Calibri" w:hAnsi="Arial" w:cs="Times New Roman"/>
            <w:sz w:val="24"/>
            <w:szCs w:val="24"/>
          </w:rPr>
          <w:t xml:space="preserve">nea e </w:t>
        </w:r>
      </w:ins>
      <w:ins w:id="84" w:author="Adriana Carvalho" w:date="2018-04-28T02:34:00Z">
        <w:r w:rsidRPr="00D442FD">
          <w:rPr>
            <w:rFonts w:ascii="Arial" w:eastAsia="Calibri" w:hAnsi="Arial" w:cs="Times New Roman"/>
            <w:sz w:val="24"/>
            <w:szCs w:val="24"/>
          </w:rPr>
          <w:t>renovada [2]</w:t>
        </w:r>
      </w:ins>
      <w:ins w:id="85" w:author="Adriana Carvalho" w:date="2018-04-28T02:31:00Z">
        <w:r w:rsidRPr="00D442FD">
          <w:rPr>
            <w:rFonts w:ascii="Arial" w:eastAsia="Calibri" w:hAnsi="Arial" w:cs="Times New Roman"/>
            <w:sz w:val="24"/>
            <w:szCs w:val="24"/>
          </w:rPr>
          <w:t xml:space="preserve">. </w:t>
        </w:r>
      </w:ins>
      <w:ins w:id="86" w:author="Adriana Carvalho" w:date="2018-04-28T02:35:00Z">
        <w:r w:rsidRPr="00D442FD">
          <w:rPr>
            <w:rFonts w:ascii="Arial" w:eastAsia="Calibri" w:hAnsi="Arial" w:cs="Times New Roman"/>
            <w:sz w:val="24"/>
            <w:szCs w:val="24"/>
          </w:rPr>
          <w:t xml:space="preserve">O tratamento utilizado na superfície tem papel fundamental </w:t>
        </w:r>
      </w:ins>
      <w:del w:id="87" w:author="Adriana Carvalho" w:date="2018-04-28T02:34:00Z">
        <w:r w:rsidRPr="00D442FD">
          <w:rPr>
            <w:rFonts w:ascii="Arial" w:eastAsia="Calibri" w:hAnsi="Arial" w:cs="Times New Roman"/>
            <w:sz w:val="24"/>
            <w:szCs w:val="24"/>
          </w:rPr>
          <w:delText>p</w:delText>
        </w:r>
      </w:del>
      <w:ins w:id="88" w:author="Adriana Carvalho" w:date="2018-04-28T02:35:00Z">
        <w:r w:rsidRPr="00D442FD">
          <w:rPr>
            <w:rFonts w:ascii="Arial" w:eastAsia="Calibri" w:hAnsi="Arial" w:cs="Times New Roman"/>
            <w:sz w:val="24"/>
            <w:szCs w:val="24"/>
          </w:rPr>
          <w:t>n</w:t>
        </w:r>
      </w:ins>
      <w:del w:id="89" w:author="Adriana Carvalho" w:date="2018-04-28T02:35:00Z">
        <w:r w:rsidRPr="00D442FD">
          <w:rPr>
            <w:rFonts w:ascii="Arial" w:eastAsia="Calibri" w:hAnsi="Arial" w:cs="Times New Roman"/>
            <w:sz w:val="24"/>
            <w:szCs w:val="24"/>
          </w:rPr>
          <w:delText xml:space="preserve">rovocando </w:delText>
        </w:r>
      </w:del>
      <w:ins w:id="90" w:author="Adriana Carvalho" w:date="2018-04-28T02:38:00Z">
        <w:r w:rsidRPr="00D442FD">
          <w:rPr>
            <w:rFonts w:ascii="Arial" w:eastAsia="Calibri" w:hAnsi="Arial" w:cs="Times New Roman"/>
            <w:sz w:val="24"/>
            <w:szCs w:val="24"/>
          </w:rPr>
          <w:t xml:space="preserve">o aumento da qualidade </w:t>
        </w:r>
      </w:ins>
      <w:ins w:id="91" w:author="Adriana Carvalho" w:date="2018-04-28T02:39:00Z">
        <w:r w:rsidRPr="00D442FD">
          <w:rPr>
            <w:rFonts w:ascii="Arial" w:eastAsia="Calibri" w:hAnsi="Arial" w:cs="Times New Roman"/>
            <w:sz w:val="24"/>
            <w:szCs w:val="24"/>
          </w:rPr>
          <w:t xml:space="preserve">e </w:t>
        </w:r>
      </w:ins>
      <w:del w:id="92" w:author="Adriana Carvalho" w:date="2018-04-28T02:38:00Z">
        <w:r w:rsidRPr="00D442FD">
          <w:rPr>
            <w:rFonts w:ascii="Arial" w:eastAsia="Calibri" w:hAnsi="Arial" w:cs="Times New Roman"/>
            <w:sz w:val="24"/>
            <w:szCs w:val="24"/>
          </w:rPr>
          <w:delText xml:space="preserve">a </w:delText>
        </w:r>
      </w:del>
      <w:r w:rsidRPr="00D442FD">
        <w:rPr>
          <w:rFonts w:ascii="Arial" w:eastAsia="Calibri" w:hAnsi="Arial" w:cs="Times New Roman"/>
          <w:sz w:val="24"/>
          <w:szCs w:val="24"/>
        </w:rPr>
        <w:t xml:space="preserve">ativação </w:t>
      </w:r>
      <w:del w:id="93" w:author="Adriana Carvalho" w:date="2018-04-28T02:35:00Z">
        <w:r w:rsidRPr="00D442FD">
          <w:rPr>
            <w:rFonts w:ascii="Arial" w:eastAsia="Calibri" w:hAnsi="Arial" w:cs="Times New Roman"/>
            <w:sz w:val="24"/>
            <w:szCs w:val="24"/>
          </w:rPr>
          <w:delText xml:space="preserve">e preparação </w:delText>
        </w:r>
      </w:del>
      <w:r w:rsidRPr="00D442FD">
        <w:rPr>
          <w:rFonts w:ascii="Arial" w:eastAsia="Calibri" w:hAnsi="Arial" w:cs="Times New Roman"/>
          <w:sz w:val="24"/>
          <w:szCs w:val="24"/>
        </w:rPr>
        <w:t>da superfície metálica</w:t>
      </w:r>
      <w:del w:id="94" w:author="Adriana Carvalho" w:date="2018-04-28T02:35:00Z">
        <w:r w:rsidRPr="00D442FD">
          <w:rPr>
            <w:rFonts w:ascii="Arial" w:eastAsia="Calibri" w:hAnsi="Arial" w:cs="Times New Roman"/>
            <w:sz w:val="24"/>
            <w:szCs w:val="24"/>
          </w:rPr>
          <w:delText xml:space="preserve"> </w:delText>
        </w:r>
      </w:del>
      <w:ins w:id="95" w:author="Adriana Carvalho" w:date="2018-04-28T02:35:00Z">
        <w:r w:rsidRPr="00D442FD">
          <w:rPr>
            <w:rFonts w:ascii="Arial" w:eastAsia="Calibri" w:hAnsi="Arial" w:cs="Times New Roman"/>
            <w:sz w:val="24"/>
            <w:szCs w:val="24"/>
          </w:rPr>
          <w:t xml:space="preserve">, </w:t>
        </w:r>
      </w:ins>
      <w:ins w:id="96" w:author="Adriana Carvalho" w:date="2018-04-28T02:37:00Z">
        <w:r w:rsidRPr="00D442FD">
          <w:rPr>
            <w:rFonts w:ascii="Arial" w:eastAsia="Calibri" w:hAnsi="Arial" w:cs="Times New Roman"/>
            <w:sz w:val="24"/>
            <w:szCs w:val="24"/>
          </w:rPr>
          <w:t>acarretando em</w:t>
        </w:r>
      </w:ins>
      <w:ins w:id="97" w:author="Adriana Carvalho" w:date="2018-04-28T02:43:00Z">
        <w:r w:rsidRPr="00D442FD">
          <w:rPr>
            <w:rFonts w:ascii="Arial" w:eastAsia="Calibri" w:hAnsi="Arial" w:cs="Times New Roman"/>
            <w:sz w:val="24"/>
            <w:szCs w:val="24"/>
          </w:rPr>
          <w:t xml:space="preserve"> uma</w:t>
        </w:r>
      </w:ins>
      <w:ins w:id="98" w:author="Adriana Carvalho" w:date="2018-04-28T02:37:00Z">
        <w:r w:rsidRPr="00D442FD">
          <w:rPr>
            <w:rFonts w:ascii="Arial" w:eastAsia="Calibri" w:hAnsi="Arial" w:cs="Times New Roman"/>
            <w:sz w:val="24"/>
            <w:szCs w:val="24"/>
          </w:rPr>
          <w:t xml:space="preserve"> rápid</w:t>
        </w:r>
      </w:ins>
      <w:ins w:id="99" w:author="Adriana Carvalho" w:date="2018-04-28T02:41:00Z">
        <w:r w:rsidRPr="00D442FD">
          <w:rPr>
            <w:rFonts w:ascii="Arial" w:eastAsia="Calibri" w:hAnsi="Arial" w:cs="Times New Roman"/>
            <w:sz w:val="24"/>
            <w:szCs w:val="24"/>
          </w:rPr>
          <w:t xml:space="preserve">a cinética </w:t>
        </w:r>
      </w:ins>
      <w:ins w:id="100" w:author="Adriana Carvalho" w:date="2018-04-28T02:37:00Z">
        <w:r w:rsidRPr="00D442FD">
          <w:rPr>
            <w:rFonts w:ascii="Arial" w:eastAsia="Calibri" w:hAnsi="Arial" w:cs="Times New Roman"/>
            <w:sz w:val="24"/>
            <w:szCs w:val="24"/>
          </w:rPr>
          <w:t>de transferência de elétrons</w:t>
        </w:r>
      </w:ins>
      <w:ins w:id="101" w:author="Adriana Carvalho" w:date="2018-04-28T02:43:00Z">
        <w:r w:rsidRPr="00D442FD">
          <w:rPr>
            <w:rFonts w:ascii="Arial" w:eastAsia="Calibri" w:hAnsi="Arial" w:cs="Times New Roman"/>
            <w:sz w:val="24"/>
            <w:szCs w:val="24"/>
          </w:rPr>
          <w:t xml:space="preserve"> com a espécie redox </w:t>
        </w:r>
      </w:ins>
      <w:ins w:id="102" w:author="Adriana Carvalho" w:date="2018-04-28T02:44:00Z">
        <w:r w:rsidRPr="00D442FD">
          <w:rPr>
            <w:rFonts w:ascii="Arial" w:eastAsia="Calibri" w:hAnsi="Arial" w:cs="Times New Roman"/>
            <w:sz w:val="24"/>
            <w:szCs w:val="24"/>
          </w:rPr>
          <w:t>[3]</w:t>
        </w:r>
      </w:ins>
      <w:del w:id="103" w:author="Adriana Carvalho" w:date="2018-04-28T02:35:00Z">
        <w:r w:rsidRPr="00D442FD">
          <w:rPr>
            <w:rFonts w:ascii="Arial" w:eastAsia="Calibri" w:hAnsi="Arial" w:cs="Times New Roman"/>
            <w:sz w:val="24"/>
            <w:szCs w:val="24"/>
          </w:rPr>
          <w:delText>para as modificações posteriores</w:delText>
        </w:r>
      </w:del>
      <w:r w:rsidRPr="00D442FD">
        <w:rPr>
          <w:rFonts w:ascii="Arial" w:eastAsia="Calibri" w:hAnsi="Arial" w:cs="Times New Roman"/>
          <w:sz w:val="24"/>
          <w:szCs w:val="24"/>
        </w:rPr>
        <w:t>.</w:t>
      </w:r>
    </w:p>
    <w:p w:rsidR="00D442FD" w:rsidRPr="00D442FD" w:rsidRDefault="00D442FD" w:rsidP="00D442FD">
      <w:pPr>
        <w:spacing w:after="200" w:line="360" w:lineRule="auto"/>
        <w:ind w:firstLine="709"/>
        <w:rPr>
          <w:ins w:id="104" w:author="Adriana Carvalho" w:date="2018-04-28T00:00:00Z"/>
          <w:rFonts w:ascii="Arial" w:eastAsia="Calibri" w:hAnsi="Arial" w:cs="Times New Roman"/>
          <w:sz w:val="24"/>
          <w:szCs w:val="24"/>
        </w:rPr>
      </w:pPr>
      <w:ins w:id="105" w:author="Adriana Carvalho" w:date="2018-04-28T00:00:00Z">
        <w:r w:rsidRPr="00D442FD">
          <w:rPr>
            <w:rFonts w:ascii="Arial" w:eastAsia="Calibri" w:hAnsi="Arial" w:cs="Times New Roman"/>
            <w:sz w:val="24"/>
            <w:szCs w:val="24"/>
          </w:rPr>
          <w:t>O</w:t>
        </w:r>
      </w:ins>
      <w:ins w:id="106" w:author="Adriana Carvalho" w:date="2018-04-28T18:11:00Z">
        <w:r w:rsidRPr="00D442FD">
          <w:rPr>
            <w:rFonts w:ascii="Arial" w:eastAsia="Calibri" w:hAnsi="Arial" w:cs="Times New Roman"/>
            <w:sz w:val="24"/>
            <w:szCs w:val="24"/>
          </w:rPr>
          <w:t xml:space="preserve"> eletrodo de ouro tratado foi </w:t>
        </w:r>
      </w:ins>
      <w:r w:rsidRPr="00D442FD">
        <w:rPr>
          <w:rFonts w:ascii="Arial" w:eastAsia="Calibri" w:hAnsi="Arial" w:cs="Times New Roman"/>
          <w:sz w:val="24"/>
          <w:szCs w:val="24"/>
        </w:rPr>
        <w:t>caracteriz</w:t>
      </w:r>
      <w:ins w:id="107" w:author="Adriana Carvalho" w:date="2018-04-28T18:11:00Z">
        <w:r w:rsidRPr="00D442FD">
          <w:rPr>
            <w:rFonts w:ascii="Arial" w:eastAsia="Calibri" w:hAnsi="Arial" w:cs="Times New Roman"/>
            <w:sz w:val="24"/>
            <w:szCs w:val="24"/>
          </w:rPr>
          <w:t xml:space="preserve">ado pelas técnicas de </w:t>
        </w:r>
      </w:ins>
      <w:ins w:id="108" w:author="Adriana Carvalho" w:date="2018-04-28T18:12:00Z">
        <w:r w:rsidRPr="00D442FD">
          <w:rPr>
            <w:rFonts w:ascii="Arial" w:eastAsia="Calibri" w:hAnsi="Arial" w:cs="Times New Roman"/>
            <w:sz w:val="24"/>
            <w:szCs w:val="24"/>
          </w:rPr>
          <w:t xml:space="preserve">VC e EIE, </w:t>
        </w:r>
      </w:ins>
      <w:r w:rsidRPr="00D442FD">
        <w:rPr>
          <w:rFonts w:ascii="Arial" w:eastAsia="Calibri" w:hAnsi="Arial" w:cs="Times New Roman"/>
          <w:sz w:val="24"/>
          <w:szCs w:val="24"/>
        </w:rPr>
        <w:t xml:space="preserve">em que foi utilizado </w:t>
      </w:r>
      <w:ins w:id="109" w:author="Adriana Carvalho" w:date="2018-04-28T18:12:00Z">
        <w:r w:rsidRPr="00D442FD">
          <w:rPr>
            <w:rFonts w:ascii="Arial" w:eastAsia="Calibri" w:hAnsi="Arial" w:cs="Times New Roman"/>
            <w:sz w:val="24"/>
            <w:szCs w:val="24"/>
          </w:rPr>
          <w:t xml:space="preserve">como sonda eletroquímica </w:t>
        </w:r>
      </w:ins>
      <w:ins w:id="110" w:author="Adriana Carvalho" w:date="2018-04-28T18:14:00Z">
        <w:r w:rsidRPr="00D442FD">
          <w:rPr>
            <w:rFonts w:ascii="Arial" w:eastAsia="Calibri" w:hAnsi="Arial" w:cs="Times New Roman"/>
            <w:sz w:val="24"/>
            <w:szCs w:val="24"/>
          </w:rPr>
          <w:t xml:space="preserve">o processo de transferência de elétrons </w:t>
        </w:r>
      </w:ins>
      <w:r w:rsidRPr="00D442FD">
        <w:rPr>
          <w:rFonts w:ascii="Arial" w:eastAsia="Calibri" w:hAnsi="Arial" w:cs="Times New Roman"/>
          <w:sz w:val="24"/>
          <w:szCs w:val="24"/>
        </w:rPr>
        <w:t>das</w:t>
      </w:r>
      <w:ins w:id="111" w:author="Adriana Carvalho" w:date="2018-04-28T18:12:00Z">
        <w:r w:rsidRPr="00D442FD">
          <w:rPr>
            <w:rFonts w:ascii="Arial" w:eastAsia="Calibri" w:hAnsi="Arial" w:cs="Times New Roman"/>
            <w:sz w:val="24"/>
            <w:szCs w:val="24"/>
          </w:rPr>
          <w:t xml:space="preserve"> </w:t>
        </w:r>
      </w:ins>
      <w:r w:rsidRPr="00D442FD">
        <w:rPr>
          <w:rFonts w:ascii="Arial" w:eastAsia="Calibri" w:hAnsi="Arial" w:cs="Times New Roman"/>
          <w:sz w:val="24"/>
          <w:szCs w:val="24"/>
        </w:rPr>
        <w:t>par</w:t>
      </w:r>
      <w:ins w:id="112" w:author="Adriana Carvalho" w:date="2018-04-28T18:12:00Z">
        <w:r w:rsidRPr="00D442FD">
          <w:rPr>
            <w:rFonts w:ascii="Arial" w:eastAsia="Calibri" w:hAnsi="Arial" w:cs="Times New Roman"/>
            <w:sz w:val="24"/>
            <w:szCs w:val="24"/>
          </w:rPr>
          <w:t xml:space="preserve"> red</w:t>
        </w:r>
      </w:ins>
      <w:ins w:id="113" w:author="Adriana Carvalho" w:date="2018-04-28T18:13:00Z">
        <w:r w:rsidRPr="00D442FD">
          <w:rPr>
            <w:rFonts w:ascii="Arial" w:eastAsia="Calibri" w:hAnsi="Arial" w:cs="Times New Roman"/>
            <w:sz w:val="24"/>
            <w:szCs w:val="24"/>
          </w:rPr>
          <w:t>ox [Fe(CN)6]3-/4</w:t>
        </w:r>
      </w:ins>
      <w:r w:rsidRPr="00D442FD">
        <w:rPr>
          <w:rFonts w:ascii="Arial" w:eastAsia="Calibri" w:hAnsi="Arial" w:cs="Times New Roman"/>
          <w:sz w:val="24"/>
          <w:szCs w:val="24"/>
        </w:rPr>
        <w:t xml:space="preserve"> (Equação 1).</w:t>
      </w:r>
    </w:p>
    <w:p w:rsidR="00D442FD" w:rsidRPr="00D442FD" w:rsidRDefault="00D442FD" w:rsidP="00D442FD">
      <w:pPr>
        <w:spacing w:after="200" w:line="360" w:lineRule="auto"/>
        <w:jc w:val="right"/>
        <w:rPr>
          <w:ins w:id="114" w:author="Adriana Carvalho" w:date="2018-04-28T00:00:00Z"/>
          <w:rFonts w:ascii="Arial" w:eastAsia="Calibri" w:hAnsi="Arial" w:cs="Arial"/>
          <w:sz w:val="24"/>
          <w:szCs w:val="24"/>
        </w:rPr>
      </w:pPr>
      <m:oMath>
        <m:sSup>
          <m:sSupPr>
            <m:ctrlPr>
              <w:ins w:id="115" w:author="Adriana Carvalho" w:date="2018-04-28T00:00:00Z">
                <w:rPr>
                  <w:rFonts w:ascii="Cambria Math" w:eastAsia="Calibri" w:hAnsi="Cambria Math" w:cs="Arial"/>
                  <w:b/>
                  <w:sz w:val="24"/>
                  <w:szCs w:val="24"/>
                </w:rPr>
              </w:ins>
            </m:ctrlPr>
          </m:sSupPr>
          <m:e>
            <w:ins w:id="116" w:author="Adriana Carvalho" w:date="2018-04-28T18:16:00Z">
              <m:r>
                <m:rPr>
                  <m:sty m:val="b"/>
                </m:rPr>
                <w:rPr>
                  <w:rFonts w:ascii="Cambria Math" w:eastAsia="Calibri" w:hAnsi="Cambria Math" w:cs="Arial"/>
                  <w:sz w:val="24"/>
                  <w:szCs w:val="24"/>
                  <w:rPrChange w:id="117" w:author="Adriana Carvalho" w:date="2018-04-28T18:50:00Z">
                    <w:rPr>
                      <w:rFonts w:ascii="Cambria Math" w:hAnsi="Cambria Math" w:cs="Arial"/>
                      <w:sz w:val="28"/>
                    </w:rPr>
                  </w:rPrChange>
                </w:rPr>
                <m:t>[Fe</m:t>
              </m:r>
            </w:ins>
            <m:sSub>
              <m:sSubPr>
                <m:ctrlPr>
                  <w:ins w:id="118" w:author="Adriana Carvalho" w:date="2018-04-28T18:16:00Z">
                    <w:rPr>
                      <w:rFonts w:ascii="Cambria Math" w:eastAsia="Calibri" w:hAnsi="Cambria Math" w:cs="Arial"/>
                      <w:b/>
                      <w:sz w:val="24"/>
                      <w:szCs w:val="24"/>
                    </w:rPr>
                  </w:ins>
                </m:ctrlPr>
              </m:sSubPr>
              <m:e>
                <m:d>
                  <m:dPr>
                    <m:ctrlPr>
                      <w:ins w:id="119" w:author="Adriana Carvalho" w:date="2018-04-28T18:16:00Z">
                        <w:rPr>
                          <w:rFonts w:ascii="Cambria Math" w:eastAsia="Calibri" w:hAnsi="Cambria Math" w:cs="Arial"/>
                          <w:b/>
                          <w:sz w:val="24"/>
                          <w:szCs w:val="24"/>
                        </w:rPr>
                      </w:ins>
                    </m:ctrlPr>
                  </m:dPr>
                  <m:e>
                    <w:ins w:id="120" w:author="Adriana Carvalho" w:date="2018-04-28T18:16:00Z">
                      <m:r>
                        <m:rPr>
                          <m:sty m:val="b"/>
                        </m:rPr>
                        <w:rPr>
                          <w:rFonts w:ascii="Cambria Math" w:eastAsia="Calibri" w:hAnsi="Cambria Math" w:cs="Arial"/>
                          <w:sz w:val="24"/>
                          <w:szCs w:val="24"/>
                          <w:rPrChange w:id="121" w:author="Adriana Carvalho" w:date="2018-04-28T18:50:00Z">
                            <w:rPr>
                              <w:rFonts w:ascii="Cambria Math" w:hAnsi="Cambria Math" w:cs="Arial"/>
                              <w:sz w:val="28"/>
                            </w:rPr>
                          </w:rPrChange>
                        </w:rPr>
                        <m:t>CN</m:t>
                      </m:r>
                    </w:ins>
                  </m:e>
                </m:d>
              </m:e>
              <m:sub>
                <w:ins w:id="122" w:author="Adriana Carvalho" w:date="2018-04-28T18:16:00Z">
                  <m:r>
                    <m:rPr>
                      <m:sty m:val="b"/>
                    </m:rPr>
                    <w:rPr>
                      <w:rFonts w:ascii="Cambria Math" w:eastAsia="Calibri" w:hAnsi="Cambria Math" w:cs="Arial"/>
                      <w:sz w:val="24"/>
                      <w:szCs w:val="24"/>
                      <w:rPrChange w:id="123" w:author="Adriana Carvalho" w:date="2018-04-28T18:50:00Z">
                        <w:rPr>
                          <w:rFonts w:ascii="Cambria Math" w:hAnsi="Cambria Math" w:cs="Arial"/>
                          <w:sz w:val="28"/>
                        </w:rPr>
                      </w:rPrChange>
                    </w:rPr>
                    <m:t>6</m:t>
                  </m:r>
                </w:ins>
              </m:sub>
            </m:sSub>
            <w:ins w:id="124" w:author="Adriana Carvalho" w:date="2018-04-28T18:16:00Z">
              <m:r>
                <m:rPr>
                  <m:sty m:val="b"/>
                </m:rPr>
                <w:rPr>
                  <w:rFonts w:ascii="Cambria Math" w:eastAsia="Calibri" w:hAnsi="Cambria Math" w:cs="Arial"/>
                  <w:sz w:val="24"/>
                  <w:szCs w:val="24"/>
                  <w:rPrChange w:id="125" w:author="Adriana Carvalho" w:date="2018-04-28T18:50:00Z">
                    <w:rPr>
                      <w:rFonts w:ascii="Cambria Math" w:hAnsi="Cambria Math" w:cs="Arial"/>
                      <w:sz w:val="28"/>
                    </w:rPr>
                  </w:rPrChange>
                </w:rPr>
                <m:t>]</m:t>
              </m:r>
            </w:ins>
            <m:ctrlPr>
              <w:ins w:id="126" w:author="Adriana Carvalho" w:date="2018-04-28T18:16:00Z">
                <w:rPr>
                  <w:rFonts w:ascii="Cambria Math" w:eastAsia="Calibri" w:hAnsi="Cambria Math" w:cs="Arial"/>
                  <w:b/>
                  <w:sz w:val="24"/>
                  <w:szCs w:val="24"/>
                </w:rPr>
              </w:ins>
            </m:ctrlPr>
          </m:e>
          <m:sup>
            <w:ins w:id="127" w:author="Adriana Carvalho" w:date="2018-04-28T18:16:00Z">
              <m:r>
                <m:rPr>
                  <m:sty m:val="b"/>
                </m:rPr>
                <w:rPr>
                  <w:rFonts w:ascii="Cambria Math" w:eastAsia="Calibri" w:hAnsi="Cambria Math" w:cs="Arial"/>
                  <w:sz w:val="24"/>
                  <w:szCs w:val="24"/>
                  <w:rPrChange w:id="128" w:author="Adriana Carvalho" w:date="2018-04-28T18:50:00Z">
                    <w:rPr>
                      <w:rFonts w:ascii="Cambria Math" w:hAnsi="Cambria Math" w:cs="Arial"/>
                      <w:sz w:val="28"/>
                    </w:rPr>
                  </w:rPrChange>
                </w:rPr>
                <m:t>3-</m:t>
              </m:r>
            </w:ins>
            <m:ctrlPr>
              <w:ins w:id="129" w:author="Adriana Carvalho" w:date="2018-04-28T18:16:00Z">
                <w:rPr>
                  <w:rFonts w:ascii="Cambria Math" w:eastAsia="Calibri" w:hAnsi="Cambria Math" w:cs="Arial"/>
                  <w:b/>
                  <w:sz w:val="24"/>
                  <w:szCs w:val="24"/>
                </w:rPr>
              </w:ins>
            </m:ctrlPr>
          </m:sup>
        </m:sSup>
        <w:ins w:id="130" w:author="Adriana Carvalho" w:date="2018-04-28T18:16:00Z">
          <m:r>
            <m:rPr>
              <m:sty m:val="b"/>
            </m:rPr>
            <w:rPr>
              <w:rFonts w:ascii="Cambria Math" w:eastAsia="Calibri" w:hAnsi="Cambria Math" w:cs="Arial"/>
              <w:sz w:val="24"/>
              <w:szCs w:val="24"/>
              <w:rPrChange w:id="131" w:author="Adriana Carvalho" w:date="2018-04-28T18:50:00Z">
                <w:rPr>
                  <w:rFonts w:ascii="Cambria Math" w:hAnsi="Cambria Math" w:cs="Arial"/>
                  <w:sz w:val="28"/>
                </w:rPr>
              </w:rPrChange>
            </w:rPr>
            <m:t xml:space="preserve">+ </m:t>
          </m:r>
        </w:ins>
        <m:sSup>
          <m:sSupPr>
            <m:ctrlPr>
              <w:ins w:id="132" w:author="Adriana Carvalho" w:date="2018-04-28T18:16:00Z">
                <w:rPr>
                  <w:rFonts w:ascii="Cambria Math" w:eastAsia="Calibri" w:hAnsi="Cambria Math" w:cs="Arial"/>
                  <w:b/>
                  <w:sz w:val="24"/>
                  <w:szCs w:val="24"/>
                </w:rPr>
              </w:ins>
            </m:ctrlPr>
          </m:sSupPr>
          <m:e>
            <w:ins w:id="133" w:author="Adriana Carvalho" w:date="2018-04-28T18:16:00Z">
              <m:r>
                <m:rPr>
                  <m:sty m:val="b"/>
                </m:rPr>
                <w:rPr>
                  <w:rFonts w:ascii="Cambria Math" w:eastAsia="Calibri" w:hAnsi="Cambria Math" w:cs="Arial"/>
                  <w:sz w:val="24"/>
                  <w:szCs w:val="24"/>
                  <w:rPrChange w:id="134" w:author="Adriana Carvalho" w:date="2018-04-28T18:50:00Z">
                    <w:rPr>
                      <w:rFonts w:ascii="Cambria Math" w:hAnsi="Cambria Math" w:cs="Arial"/>
                      <w:sz w:val="28"/>
                    </w:rPr>
                  </w:rPrChange>
                </w:rPr>
                <m:t>e</m:t>
              </m:r>
            </w:ins>
          </m:e>
          <m:sup>
            <w:ins w:id="135" w:author="Adriana Carvalho" w:date="2018-04-28T18:16:00Z">
              <m:r>
                <m:rPr>
                  <m:sty m:val="b"/>
                </m:rPr>
                <w:rPr>
                  <w:rFonts w:ascii="Cambria Math" w:eastAsia="Calibri" w:hAnsi="Cambria Math" w:cs="Arial"/>
                  <w:sz w:val="24"/>
                  <w:szCs w:val="24"/>
                  <w:rPrChange w:id="136" w:author="Adriana Carvalho" w:date="2018-04-28T18:50:00Z">
                    <w:rPr>
                      <w:rFonts w:ascii="Cambria Math" w:hAnsi="Cambria Math" w:cs="Arial"/>
                      <w:sz w:val="28"/>
                    </w:rPr>
                  </w:rPrChange>
                </w:rPr>
                <m:t>-</m:t>
              </m:r>
            </w:ins>
          </m:sup>
        </m:sSup>
        <w:ins w:id="137" w:author="Adriana Carvalho" w:date="2018-04-28T18:16:00Z">
          <m:r>
            <m:rPr>
              <m:sty m:val="b"/>
            </m:rPr>
            <w:rPr>
              <w:rFonts w:ascii="Cambria Math" w:eastAsia="Calibri" w:hAnsi="Cambria Math" w:cs="Arial"/>
              <w:sz w:val="24"/>
              <w:szCs w:val="24"/>
              <w:rPrChange w:id="138" w:author="Adriana Carvalho" w:date="2018-04-28T18:50:00Z">
                <w:rPr>
                  <w:rFonts w:ascii="Cambria Math" w:hAnsi="Cambria Math" w:cs="Arial"/>
                  <w:sz w:val="28"/>
                </w:rPr>
              </w:rPrChange>
            </w:rPr>
            <m:t xml:space="preserve"> ⇄</m:t>
          </m:r>
        </w:ins>
        <m:sSup>
          <m:sSupPr>
            <m:ctrlPr>
              <w:ins w:id="139" w:author="Adriana Carvalho" w:date="2018-04-28T18:16:00Z">
                <w:rPr>
                  <w:rFonts w:ascii="Cambria Math" w:eastAsia="Calibri" w:hAnsi="Cambria Math" w:cs="Arial"/>
                  <w:b/>
                  <w:sz w:val="24"/>
                  <w:szCs w:val="24"/>
                </w:rPr>
              </w:ins>
            </m:ctrlPr>
          </m:sSupPr>
          <m:e>
            <w:ins w:id="140" w:author="Adriana Carvalho" w:date="2018-04-28T18:16:00Z">
              <m:r>
                <m:rPr>
                  <m:sty m:val="b"/>
                </m:rPr>
                <w:rPr>
                  <w:rFonts w:ascii="Cambria Math" w:eastAsia="Calibri" w:hAnsi="Cambria Math" w:cs="Arial"/>
                  <w:sz w:val="24"/>
                  <w:szCs w:val="24"/>
                  <w:rPrChange w:id="141" w:author="Adriana Carvalho" w:date="2018-04-28T18:50:00Z">
                    <w:rPr>
                      <w:rFonts w:ascii="Cambria Math" w:hAnsi="Cambria Math" w:cs="Arial"/>
                      <w:sz w:val="28"/>
                    </w:rPr>
                  </w:rPrChange>
                </w:rPr>
                <m:t>[Fe</m:t>
              </m:r>
            </w:ins>
            <m:sSub>
              <m:sSubPr>
                <m:ctrlPr>
                  <w:ins w:id="142" w:author="Adriana Carvalho" w:date="2018-04-28T18:16:00Z">
                    <w:rPr>
                      <w:rFonts w:ascii="Cambria Math" w:eastAsia="Calibri" w:hAnsi="Cambria Math" w:cs="Arial"/>
                      <w:b/>
                      <w:sz w:val="24"/>
                      <w:szCs w:val="24"/>
                    </w:rPr>
                  </w:ins>
                </m:ctrlPr>
              </m:sSubPr>
              <m:e>
                <m:d>
                  <m:dPr>
                    <m:ctrlPr>
                      <w:ins w:id="143" w:author="Adriana Carvalho" w:date="2018-04-28T18:16:00Z">
                        <w:rPr>
                          <w:rFonts w:ascii="Cambria Math" w:eastAsia="Calibri" w:hAnsi="Cambria Math" w:cs="Arial"/>
                          <w:b/>
                          <w:sz w:val="24"/>
                          <w:szCs w:val="24"/>
                        </w:rPr>
                      </w:ins>
                    </m:ctrlPr>
                  </m:dPr>
                  <m:e>
                    <w:ins w:id="144" w:author="Adriana Carvalho" w:date="2018-04-28T18:16:00Z">
                      <m:r>
                        <m:rPr>
                          <m:sty m:val="b"/>
                        </m:rPr>
                        <w:rPr>
                          <w:rFonts w:ascii="Cambria Math" w:eastAsia="Calibri" w:hAnsi="Cambria Math" w:cs="Arial"/>
                          <w:sz w:val="24"/>
                          <w:szCs w:val="24"/>
                          <w:rPrChange w:id="145" w:author="Adriana Carvalho" w:date="2018-04-28T18:50:00Z">
                            <w:rPr>
                              <w:rFonts w:ascii="Cambria Math" w:hAnsi="Cambria Math" w:cs="Arial"/>
                              <w:sz w:val="28"/>
                            </w:rPr>
                          </w:rPrChange>
                        </w:rPr>
                        <m:t>CN</m:t>
                      </m:r>
                    </w:ins>
                  </m:e>
                </m:d>
              </m:e>
              <m:sub>
                <w:ins w:id="146" w:author="Adriana Carvalho" w:date="2018-04-28T18:16:00Z">
                  <m:r>
                    <m:rPr>
                      <m:sty m:val="b"/>
                    </m:rPr>
                    <w:rPr>
                      <w:rFonts w:ascii="Cambria Math" w:eastAsia="Calibri" w:hAnsi="Cambria Math" w:cs="Arial"/>
                      <w:sz w:val="24"/>
                      <w:szCs w:val="24"/>
                      <w:rPrChange w:id="147" w:author="Adriana Carvalho" w:date="2018-04-28T18:50:00Z">
                        <w:rPr>
                          <w:rFonts w:ascii="Cambria Math" w:hAnsi="Cambria Math" w:cs="Arial"/>
                          <w:sz w:val="28"/>
                        </w:rPr>
                      </w:rPrChange>
                    </w:rPr>
                    <m:t>6</m:t>
                  </m:r>
                </w:ins>
              </m:sub>
            </m:sSub>
            <w:ins w:id="148" w:author="Adriana Carvalho" w:date="2018-04-28T18:16:00Z">
              <m:r>
                <m:rPr>
                  <m:sty m:val="b"/>
                </m:rPr>
                <w:rPr>
                  <w:rFonts w:ascii="Cambria Math" w:eastAsia="Calibri" w:hAnsi="Cambria Math" w:cs="Arial"/>
                  <w:sz w:val="24"/>
                  <w:szCs w:val="24"/>
                  <w:rPrChange w:id="149" w:author="Adriana Carvalho" w:date="2018-04-28T18:50:00Z">
                    <w:rPr>
                      <w:rFonts w:ascii="Cambria Math" w:hAnsi="Cambria Math" w:cs="Arial"/>
                      <w:sz w:val="28"/>
                    </w:rPr>
                  </w:rPrChange>
                </w:rPr>
                <m:t>]</m:t>
              </m:r>
            </w:ins>
          </m:e>
          <m:sup>
            <w:ins w:id="150" w:author="Adriana Carvalho" w:date="2018-04-28T18:16:00Z">
              <m:r>
                <m:rPr>
                  <m:sty m:val="b"/>
                </m:rPr>
                <w:rPr>
                  <w:rFonts w:ascii="Cambria Math" w:eastAsia="Calibri" w:hAnsi="Cambria Math" w:cs="Arial"/>
                  <w:sz w:val="24"/>
                  <w:szCs w:val="24"/>
                  <w:rPrChange w:id="151" w:author="Adriana Carvalho" w:date="2018-04-28T18:50:00Z">
                    <w:rPr>
                      <w:rFonts w:ascii="Cambria Math" w:hAnsi="Cambria Math" w:cs="Arial"/>
                      <w:sz w:val="28"/>
                    </w:rPr>
                  </w:rPrChange>
                </w:rPr>
                <m:t>4-</m:t>
              </m:r>
            </w:ins>
          </m:sup>
        </m:sSup>
      </m:oMath>
      <w:ins w:id="152" w:author="Adriana Carvalho" w:date="2018-04-28T18:16:00Z">
        <w:r w:rsidRPr="00D442FD">
          <w:rPr>
            <w:rFonts w:ascii="Arial" w:eastAsia="Times New Roman" w:hAnsi="Arial" w:cs="Arial"/>
            <w:b/>
            <w:sz w:val="24"/>
            <w:szCs w:val="24"/>
          </w:rPr>
          <w:tab/>
        </w:r>
        <w:r w:rsidRPr="00D442FD">
          <w:rPr>
            <w:rFonts w:ascii="Arial" w:eastAsia="Calibri" w:hAnsi="Arial" w:cs="Arial"/>
            <w:sz w:val="24"/>
            <w:szCs w:val="24"/>
          </w:rPr>
          <w:tab/>
        </w:r>
        <w:r w:rsidRPr="00D442FD">
          <w:rPr>
            <w:rFonts w:ascii="Arial" w:eastAsia="Calibri" w:hAnsi="Arial" w:cs="Arial"/>
            <w:sz w:val="24"/>
            <w:szCs w:val="24"/>
          </w:rPr>
          <w:tab/>
        </w:r>
        <w:r w:rsidRPr="00D442FD">
          <w:rPr>
            <w:rFonts w:ascii="Arial" w:eastAsia="Calibri" w:hAnsi="Arial" w:cs="Arial"/>
            <w:sz w:val="24"/>
            <w:szCs w:val="24"/>
          </w:rPr>
          <w:tab/>
        </w:r>
        <w:r w:rsidRPr="00D442FD">
          <w:rPr>
            <w:rFonts w:ascii="Arial" w:eastAsia="Calibri" w:hAnsi="Arial" w:cs="Times New Roman"/>
            <w:sz w:val="24"/>
            <w:szCs w:val="24"/>
          </w:rPr>
          <w:t>(1)</w:t>
        </w:r>
      </w:ins>
    </w:p>
    <w:p w:rsidR="00D442FD" w:rsidRPr="00D442FD" w:rsidRDefault="00D442FD" w:rsidP="00D442FD">
      <w:pPr>
        <w:spacing w:after="200" w:line="360" w:lineRule="auto"/>
        <w:ind w:firstLine="709"/>
        <w:rPr>
          <w:rFonts w:ascii="Arial" w:eastAsia="Calibri" w:hAnsi="Arial" w:cs="Times New Roman"/>
          <w:sz w:val="24"/>
          <w:szCs w:val="24"/>
          <w:highlight w:val="yellow"/>
        </w:rPr>
      </w:pPr>
      <w:ins w:id="153" w:author="Adriana Carvalho" w:date="2018-04-28T20:55:00Z">
        <w:r w:rsidRPr="00D442FD">
          <w:rPr>
            <w:rFonts w:ascii="Arial" w:eastAsia="Calibri" w:hAnsi="Arial" w:cs="Times New Roman"/>
            <w:sz w:val="24"/>
            <w:szCs w:val="24"/>
            <w:highlight w:val="yellow"/>
          </w:rPr>
          <w:t>O</w:t>
        </w:r>
      </w:ins>
      <w:r w:rsidRPr="00D442FD">
        <w:rPr>
          <w:rFonts w:ascii="Arial" w:eastAsia="Calibri" w:hAnsi="Arial" w:cs="Times New Roman"/>
          <w:sz w:val="24"/>
          <w:szCs w:val="24"/>
          <w:highlight w:val="yellow"/>
        </w:rPr>
        <w:t xml:space="preserve"> perfil </w:t>
      </w:r>
      <w:ins w:id="154" w:author="Adriana Carvalho" w:date="2018-04-28T20:23:00Z">
        <w:r w:rsidRPr="00D442FD">
          <w:rPr>
            <w:rFonts w:ascii="Arial" w:eastAsia="Calibri" w:hAnsi="Arial" w:cs="Times New Roman"/>
            <w:sz w:val="24"/>
            <w:szCs w:val="24"/>
          </w:rPr>
          <w:t>voltamétric</w:t>
        </w:r>
      </w:ins>
      <w:r w:rsidRPr="00D442FD">
        <w:rPr>
          <w:rFonts w:ascii="Arial" w:eastAsia="Calibri" w:hAnsi="Arial" w:cs="Times New Roman"/>
          <w:sz w:val="24"/>
          <w:szCs w:val="24"/>
          <w:highlight w:val="yellow"/>
        </w:rPr>
        <w:t>o</w:t>
      </w:r>
      <w:ins w:id="155" w:author="Adriana Carvalho" w:date="2018-04-28T20:23:00Z">
        <w:r w:rsidRPr="00D442FD">
          <w:rPr>
            <w:rFonts w:ascii="Arial" w:eastAsia="Calibri" w:hAnsi="Arial" w:cs="Times New Roman"/>
            <w:sz w:val="24"/>
            <w:szCs w:val="24"/>
          </w:rPr>
          <w:t xml:space="preserve"> para esse sistema </w:t>
        </w:r>
      </w:ins>
      <w:ins w:id="156" w:author="Adriana Carvalho" w:date="2018-04-28T20:24:00Z">
        <w:r w:rsidRPr="00D442FD">
          <w:rPr>
            <w:rFonts w:ascii="Arial" w:eastAsia="Calibri" w:hAnsi="Arial" w:cs="Times New Roman"/>
            <w:sz w:val="24"/>
            <w:szCs w:val="24"/>
          </w:rPr>
          <w:t xml:space="preserve">(Figura 9.a) apresentou </w:t>
        </w:r>
      </w:ins>
      <w:ins w:id="157" w:author="Adriana Carvalho" w:date="2018-04-28T20:26:00Z">
        <w:r w:rsidRPr="00D442FD">
          <w:rPr>
            <w:rFonts w:ascii="Arial" w:eastAsia="Calibri" w:hAnsi="Arial" w:cs="Times New Roman"/>
            <w:sz w:val="24"/>
            <w:szCs w:val="24"/>
          </w:rPr>
          <w:t xml:space="preserve">respostas elétricas </w:t>
        </w:r>
      </w:ins>
      <w:ins w:id="158" w:author="Adriana Carvalho" w:date="2018-04-28T20:27:00Z">
        <w:r w:rsidRPr="00D442FD">
          <w:rPr>
            <w:rFonts w:ascii="Arial" w:eastAsia="Calibri" w:hAnsi="Arial" w:cs="Times New Roman"/>
            <w:sz w:val="24"/>
            <w:szCs w:val="24"/>
          </w:rPr>
          <w:t>com a</w:t>
        </w:r>
      </w:ins>
      <w:ins w:id="159" w:author="Adriana Carvalho" w:date="2018-04-28T20:28:00Z">
        <w:r w:rsidRPr="00D442FD">
          <w:rPr>
            <w:rFonts w:ascii="Arial" w:eastAsia="Calibri" w:hAnsi="Arial" w:cs="Times New Roman"/>
            <w:sz w:val="24"/>
            <w:szCs w:val="24"/>
          </w:rPr>
          <w:t xml:space="preserve"> presença dos</w:t>
        </w:r>
      </w:ins>
      <w:ins w:id="160" w:author="Adriana Carvalho" w:date="2018-04-28T20:25:00Z">
        <w:r w:rsidRPr="00D442FD">
          <w:rPr>
            <w:rFonts w:ascii="Arial" w:eastAsia="Calibri" w:hAnsi="Arial" w:cs="Times New Roman"/>
            <w:sz w:val="24"/>
            <w:szCs w:val="24"/>
          </w:rPr>
          <w:t xml:space="preserve"> picos de oxidação</w:t>
        </w:r>
      </w:ins>
      <w:ins w:id="161" w:author="Adriana Carvalho" w:date="2018-04-28T20:52:00Z">
        <w:r w:rsidRPr="00D442FD">
          <w:rPr>
            <w:rFonts w:ascii="Arial" w:eastAsia="Calibri" w:hAnsi="Arial" w:cs="Times New Roman"/>
            <w:sz w:val="24"/>
            <w:szCs w:val="24"/>
          </w:rPr>
          <w:t xml:space="preserve"> </w:t>
        </w:r>
      </w:ins>
      <w:ins w:id="162" w:author="Adriana Carvalho" w:date="2018-04-28T20:25:00Z">
        <w:r w:rsidRPr="00D442FD">
          <w:rPr>
            <w:rFonts w:ascii="Arial" w:eastAsia="Calibri" w:hAnsi="Arial" w:cs="Times New Roman"/>
            <w:sz w:val="24"/>
            <w:szCs w:val="24"/>
          </w:rPr>
          <w:t>e redução</w:t>
        </w:r>
      </w:ins>
      <w:ins w:id="163" w:author="Adriana Carvalho" w:date="2018-04-28T20:53:00Z">
        <w:r w:rsidRPr="00D442FD">
          <w:rPr>
            <w:rFonts w:ascii="Arial" w:eastAsia="Calibri" w:hAnsi="Arial" w:cs="Times New Roman"/>
            <w:sz w:val="24"/>
            <w:szCs w:val="24"/>
          </w:rPr>
          <w:t xml:space="preserve"> </w:t>
        </w:r>
      </w:ins>
      <w:r w:rsidRPr="00D442FD">
        <w:rPr>
          <w:rFonts w:ascii="Arial" w:eastAsia="Calibri" w:hAnsi="Arial" w:cs="Times New Roman"/>
          <w:sz w:val="24"/>
          <w:szCs w:val="24"/>
          <w:highlight w:val="yellow"/>
        </w:rPr>
        <w:t>da sonda</w:t>
      </w:r>
      <w:ins w:id="164" w:author="Adriana Carvalho" w:date="2018-04-28T20:28:00Z">
        <w:r w:rsidRPr="00D442FD">
          <w:rPr>
            <w:rFonts w:ascii="Arial" w:eastAsia="Calibri" w:hAnsi="Arial" w:cs="Times New Roman"/>
            <w:sz w:val="24"/>
            <w:szCs w:val="24"/>
          </w:rPr>
          <w:t xml:space="preserve">. </w:t>
        </w:r>
      </w:ins>
      <w:ins w:id="165" w:author="Adriana Carvalho" w:date="2018-04-28T19:51:00Z">
        <w:r w:rsidRPr="00D442FD">
          <w:rPr>
            <w:rFonts w:ascii="Arial" w:eastAsia="Calibri" w:hAnsi="Arial" w:cs="Times New Roman"/>
            <w:sz w:val="24"/>
            <w:szCs w:val="24"/>
          </w:rPr>
          <w:t>Uma reação redox idealmente reversível pos</w:t>
        </w:r>
      </w:ins>
      <w:ins w:id="166" w:author="Adriana Carvalho" w:date="2018-04-28T19:52:00Z">
        <w:r w:rsidRPr="00D442FD">
          <w:rPr>
            <w:rFonts w:ascii="Arial" w:eastAsia="Calibri" w:hAnsi="Arial" w:cs="Times New Roman"/>
            <w:sz w:val="24"/>
            <w:szCs w:val="24"/>
          </w:rPr>
          <w:t xml:space="preserve">sui como característica principal a </w:t>
        </w:r>
      </w:ins>
      <w:ins w:id="167" w:author="Adriana Carvalho" w:date="2018-04-28T19:53:00Z">
        <w:r w:rsidRPr="00D442FD">
          <w:rPr>
            <w:rFonts w:ascii="Arial" w:eastAsia="Calibri" w:hAnsi="Arial" w:cs="Times New Roman"/>
            <w:sz w:val="24"/>
            <w:szCs w:val="24"/>
          </w:rPr>
          <w:t>diferença</w:t>
        </w:r>
      </w:ins>
      <w:ins w:id="168" w:author="Adriana Carvalho" w:date="2018-04-28T19:52:00Z">
        <w:r w:rsidRPr="00D442FD">
          <w:rPr>
            <w:rFonts w:ascii="Arial" w:eastAsia="Calibri" w:hAnsi="Arial" w:cs="Times New Roman"/>
            <w:sz w:val="24"/>
            <w:szCs w:val="24"/>
          </w:rPr>
          <w:t xml:space="preserve"> entre os</w:t>
        </w:r>
      </w:ins>
      <w:ins w:id="169" w:author="Adriana Carvalho" w:date="2018-04-28T20:54:00Z">
        <w:r w:rsidRPr="00D442FD">
          <w:rPr>
            <w:rFonts w:ascii="Arial" w:eastAsia="Calibri" w:hAnsi="Arial" w:cs="Times New Roman"/>
            <w:sz w:val="24"/>
            <w:szCs w:val="24"/>
          </w:rPr>
          <w:t xml:space="preserve"> potenciais</w:t>
        </w:r>
      </w:ins>
      <w:ins w:id="170" w:author="Adriana Carvalho" w:date="2018-04-28T20:55:00Z">
        <w:r w:rsidRPr="00D442FD">
          <w:rPr>
            <w:rFonts w:ascii="Arial" w:eastAsia="Calibri" w:hAnsi="Arial" w:cs="Times New Roman"/>
            <w:sz w:val="24"/>
            <w:szCs w:val="24"/>
          </w:rPr>
          <w:t xml:space="preserve"> dos picos</w:t>
        </w:r>
      </w:ins>
      <w:ins w:id="171" w:author="Adriana Carvalho" w:date="2018-04-28T20:54:00Z">
        <w:r w:rsidRPr="00D442FD">
          <w:rPr>
            <w:rFonts w:ascii="Arial" w:eastAsia="Calibri" w:hAnsi="Arial" w:cs="Times New Roman"/>
            <w:sz w:val="24"/>
            <w:szCs w:val="24"/>
          </w:rPr>
          <w:t xml:space="preserve"> anódicos</w:t>
        </w:r>
      </w:ins>
      <w:ins w:id="172" w:author="Adriana Carvalho" w:date="2018-04-28T19:52:00Z">
        <w:r w:rsidRPr="00D442FD">
          <w:rPr>
            <w:rFonts w:ascii="Arial" w:eastAsia="Calibri" w:hAnsi="Arial" w:cs="Times New Roman"/>
            <w:sz w:val="24"/>
            <w:szCs w:val="24"/>
          </w:rPr>
          <w:t xml:space="preserve"> </w:t>
        </w:r>
      </w:ins>
      <w:ins w:id="173" w:author="Adriana Carvalho" w:date="2018-04-28T20:54:00Z">
        <w:r w:rsidRPr="00D442FD">
          <w:rPr>
            <w:rFonts w:ascii="Arial" w:eastAsia="Calibri" w:hAnsi="Arial" w:cs="Times New Roman"/>
            <w:sz w:val="24"/>
            <w:szCs w:val="24"/>
          </w:rPr>
          <w:t>(</w:t>
        </w:r>
      </w:ins>
      <w:ins w:id="174" w:author="Adriana Carvalho" w:date="2018-04-28T20:28:00Z">
        <w:r w:rsidRPr="00D442FD">
          <w:rPr>
            <w:rFonts w:ascii="Arial" w:eastAsia="Calibri" w:hAnsi="Arial" w:cs="Times New Roman"/>
            <w:sz w:val="24"/>
            <w:szCs w:val="24"/>
          </w:rPr>
          <w:t>E</w:t>
        </w:r>
        <w:r w:rsidRPr="00D442FD">
          <w:rPr>
            <w:rFonts w:ascii="Arial" w:eastAsia="Calibri" w:hAnsi="Arial" w:cs="Times New Roman"/>
            <w:sz w:val="24"/>
            <w:szCs w:val="24"/>
            <w:vertAlign w:val="subscript"/>
          </w:rPr>
          <w:t>PA</w:t>
        </w:r>
      </w:ins>
      <w:ins w:id="175" w:author="Adriana Carvalho" w:date="2018-04-28T20:54:00Z">
        <w:r w:rsidRPr="00D442FD">
          <w:rPr>
            <w:rFonts w:ascii="Arial" w:eastAsia="Calibri" w:hAnsi="Arial" w:cs="Times New Roman"/>
            <w:sz w:val="24"/>
            <w:szCs w:val="24"/>
          </w:rPr>
          <w:t>)</w:t>
        </w:r>
      </w:ins>
      <w:ins w:id="176" w:author="Adriana Carvalho" w:date="2018-04-28T20:28:00Z">
        <w:r w:rsidRPr="00D442FD">
          <w:rPr>
            <w:rFonts w:ascii="Arial" w:eastAsia="Calibri" w:hAnsi="Arial" w:cs="Times New Roman"/>
            <w:sz w:val="24"/>
            <w:szCs w:val="24"/>
          </w:rPr>
          <w:t xml:space="preserve"> e</w:t>
        </w:r>
      </w:ins>
      <w:ins w:id="177" w:author="Adriana Carvalho" w:date="2018-04-28T20:55:00Z">
        <w:r w:rsidRPr="00D442FD">
          <w:rPr>
            <w:rFonts w:ascii="Arial" w:eastAsia="Calibri" w:hAnsi="Arial" w:cs="Times New Roman"/>
            <w:sz w:val="24"/>
            <w:szCs w:val="24"/>
          </w:rPr>
          <w:t xml:space="preserve"> catódicos</w:t>
        </w:r>
      </w:ins>
      <w:ins w:id="178" w:author="Adriana Carvalho" w:date="2018-04-28T20:28:00Z">
        <w:r w:rsidRPr="00D442FD">
          <w:rPr>
            <w:rFonts w:ascii="Arial" w:eastAsia="Calibri" w:hAnsi="Arial" w:cs="Times New Roman"/>
            <w:sz w:val="24"/>
            <w:szCs w:val="24"/>
          </w:rPr>
          <w:t xml:space="preserve"> </w:t>
        </w:r>
      </w:ins>
      <w:ins w:id="179" w:author="Adriana Carvalho" w:date="2018-04-28T20:55:00Z">
        <w:r w:rsidRPr="00D442FD">
          <w:rPr>
            <w:rFonts w:ascii="Arial" w:eastAsia="Calibri" w:hAnsi="Arial" w:cs="Times New Roman"/>
            <w:sz w:val="24"/>
            <w:szCs w:val="24"/>
          </w:rPr>
          <w:t>(</w:t>
        </w:r>
      </w:ins>
      <w:ins w:id="180" w:author="Adriana Carvalho" w:date="2018-04-28T20:28:00Z">
        <w:r w:rsidRPr="00D442FD">
          <w:rPr>
            <w:rFonts w:ascii="Arial" w:eastAsia="Calibri" w:hAnsi="Arial" w:cs="Times New Roman"/>
            <w:sz w:val="24"/>
            <w:szCs w:val="24"/>
          </w:rPr>
          <w:t>E</w:t>
        </w:r>
        <w:r w:rsidRPr="00D442FD">
          <w:rPr>
            <w:rFonts w:ascii="Arial" w:eastAsia="Calibri" w:hAnsi="Arial" w:cs="Times New Roman"/>
            <w:sz w:val="24"/>
            <w:szCs w:val="24"/>
            <w:vertAlign w:val="subscript"/>
          </w:rPr>
          <w:t>P</w:t>
        </w:r>
      </w:ins>
      <w:ins w:id="181" w:author="Adriana Carvalho" w:date="2018-04-28T20:29:00Z">
        <w:r w:rsidRPr="00D442FD">
          <w:rPr>
            <w:rFonts w:ascii="Arial" w:eastAsia="Calibri" w:hAnsi="Arial" w:cs="Times New Roman"/>
            <w:sz w:val="24"/>
            <w:szCs w:val="24"/>
            <w:vertAlign w:val="subscript"/>
          </w:rPr>
          <w:t>C</w:t>
        </w:r>
      </w:ins>
      <w:ins w:id="182" w:author="Adriana Carvalho" w:date="2018-04-28T20:55:00Z">
        <w:r w:rsidRPr="00D442FD">
          <w:rPr>
            <w:rFonts w:ascii="Arial" w:eastAsia="Calibri" w:hAnsi="Arial" w:cs="Times New Roman"/>
            <w:sz w:val="24"/>
            <w:szCs w:val="24"/>
          </w:rPr>
          <w:t xml:space="preserve">) </w:t>
        </w:r>
      </w:ins>
      <w:ins w:id="183" w:author="Adriana Carvalho" w:date="2018-04-28T19:54:00Z">
        <w:r w:rsidRPr="00D442FD">
          <w:rPr>
            <w:rFonts w:ascii="Arial" w:eastAsia="Calibri" w:hAnsi="Arial" w:cs="Times New Roman"/>
            <w:sz w:val="24"/>
            <w:szCs w:val="24"/>
          </w:rPr>
          <w:t>constante em função da velocidade de varredura.</w:t>
        </w:r>
      </w:ins>
      <w:ins w:id="184" w:author="Adriana Carvalho" w:date="2018-04-28T20:19:00Z">
        <w:r w:rsidRPr="00D442FD">
          <w:rPr>
            <w:rFonts w:ascii="Arial" w:eastAsia="Calibri" w:hAnsi="Arial" w:cs="Times New Roman"/>
            <w:sz w:val="24"/>
            <w:szCs w:val="24"/>
          </w:rPr>
          <w:t xml:space="preserve"> </w:t>
        </w:r>
      </w:ins>
    </w:p>
    <w:p w:rsidR="00D442FD" w:rsidRPr="00D442FD" w:rsidRDefault="00D442FD" w:rsidP="00D442FD">
      <w:pPr>
        <w:spacing w:after="200" w:line="360" w:lineRule="auto"/>
        <w:ind w:firstLine="709"/>
        <w:rPr>
          <w:ins w:id="185" w:author="Adriana Carvalho" w:date="2018-04-28T00:00:00Z"/>
          <w:rFonts w:ascii="Arial" w:eastAsia="Times New Roman" w:hAnsi="Arial" w:cs="Arial"/>
          <w:sz w:val="24"/>
          <w:szCs w:val="24"/>
        </w:rPr>
      </w:pPr>
      <w:ins w:id="186" w:author="Adriana Carvalho" w:date="2018-04-28T20:59:00Z">
        <w:r w:rsidRPr="00D442FD">
          <w:rPr>
            <w:rFonts w:ascii="Arial" w:eastAsia="Calibri" w:hAnsi="Arial" w:cs="Times New Roman"/>
            <w:sz w:val="24"/>
            <w:szCs w:val="24"/>
          </w:rPr>
          <w:t>S</w:t>
        </w:r>
      </w:ins>
      <w:ins w:id="187" w:author="Adriana Carvalho" w:date="2018-04-28T20:20:00Z">
        <w:r w:rsidRPr="00D442FD">
          <w:rPr>
            <w:rFonts w:ascii="Arial" w:eastAsia="Calibri" w:hAnsi="Arial" w:cs="Times New Roman"/>
            <w:sz w:val="24"/>
            <w:szCs w:val="24"/>
          </w:rPr>
          <w:t>egundo a equação de Ne</w:t>
        </w:r>
      </w:ins>
      <w:ins w:id="188" w:author="Adriana Carvalho" w:date="2018-04-28T20:55:00Z">
        <w:r w:rsidRPr="00D442FD">
          <w:rPr>
            <w:rFonts w:ascii="Arial" w:eastAsia="Calibri" w:hAnsi="Arial" w:cs="Times New Roman"/>
            <w:sz w:val="24"/>
            <w:szCs w:val="24"/>
          </w:rPr>
          <w:t>rn</w:t>
        </w:r>
      </w:ins>
      <w:ins w:id="189" w:author="Adriana Carvalho" w:date="2018-04-28T20:57:00Z">
        <w:r w:rsidRPr="00D442FD">
          <w:rPr>
            <w:rFonts w:ascii="Arial" w:eastAsia="Calibri" w:hAnsi="Arial" w:cs="Times New Roman"/>
            <w:sz w:val="24"/>
            <w:szCs w:val="24"/>
          </w:rPr>
          <w:t>s</w:t>
        </w:r>
      </w:ins>
      <w:ins w:id="190" w:author="Adriana Carvalho" w:date="2018-04-28T20:20:00Z">
        <w:r w:rsidRPr="00D442FD">
          <w:rPr>
            <w:rFonts w:ascii="Arial" w:eastAsia="Calibri" w:hAnsi="Arial" w:cs="Times New Roman"/>
            <w:sz w:val="24"/>
            <w:szCs w:val="24"/>
          </w:rPr>
          <w:t>t, esse valor</w:t>
        </w:r>
      </w:ins>
      <w:ins w:id="191" w:author="Adriana Carvalho" w:date="2018-04-28T20:58:00Z">
        <w:r w:rsidRPr="00D442FD">
          <w:rPr>
            <w:rFonts w:ascii="Arial" w:eastAsia="Calibri" w:hAnsi="Arial" w:cs="Times New Roman"/>
            <w:sz w:val="24"/>
            <w:szCs w:val="24"/>
          </w:rPr>
          <w:t>,</w:t>
        </w:r>
      </w:ins>
      <w:ins w:id="192" w:author="Adriana Carvalho" w:date="2018-04-28T20:21:00Z">
        <w:r w:rsidRPr="00D442FD">
          <w:rPr>
            <w:rFonts w:ascii="Arial" w:eastAsia="Calibri" w:hAnsi="Arial" w:cs="Times New Roman"/>
            <w:sz w:val="24"/>
            <w:szCs w:val="24"/>
          </w:rPr>
          <w:t xml:space="preserve"> para reações envolvendo a transferência </w:t>
        </w:r>
      </w:ins>
      <w:ins w:id="193" w:author="Adriana Carvalho" w:date="2018-04-28T20:22:00Z">
        <w:r w:rsidRPr="00D442FD">
          <w:rPr>
            <w:rFonts w:ascii="Arial" w:eastAsia="Calibri" w:hAnsi="Arial" w:cs="Times New Roman"/>
            <w:sz w:val="24"/>
            <w:szCs w:val="24"/>
          </w:rPr>
          <w:t>de um elétron, é de 0,059 V [4].</w:t>
        </w:r>
      </w:ins>
      <w:ins w:id="194" w:author="Adriana Carvalho" w:date="2018-04-28T20:59:00Z">
        <w:r w:rsidRPr="00D442FD">
          <w:rPr>
            <w:rFonts w:ascii="Arial" w:eastAsia="Calibri" w:hAnsi="Arial" w:cs="Times New Roman"/>
            <w:sz w:val="24"/>
            <w:szCs w:val="24"/>
          </w:rPr>
          <w:t xml:space="preserve"> Outro fator que indica a reversibilidade da transferência de elétron </w:t>
        </w:r>
      </w:ins>
      <w:ins w:id="195" w:author="Adriana Carvalho" w:date="2018-04-28T21:00:00Z">
        <w:r w:rsidRPr="00D442FD">
          <w:rPr>
            <w:rFonts w:ascii="Arial" w:eastAsia="Calibri" w:hAnsi="Arial" w:cs="Times New Roman"/>
            <w:sz w:val="24"/>
            <w:szCs w:val="24"/>
          </w:rPr>
          <w:t>é</w:t>
        </w:r>
      </w:ins>
      <w:ins w:id="196" w:author="Adriana Carvalho" w:date="2018-04-28T20:59:00Z">
        <w:r w:rsidRPr="00D442FD">
          <w:rPr>
            <w:rFonts w:ascii="Arial" w:eastAsia="Calibri" w:hAnsi="Arial" w:cs="Times New Roman"/>
            <w:sz w:val="24"/>
            <w:szCs w:val="24"/>
          </w:rPr>
          <w:t xml:space="preserve"> quando a razão entre as correntes de pico é igual a um.</w:t>
        </w:r>
      </w:ins>
      <w:ins w:id="197" w:author="Adriana Carvalho" w:date="2018-04-28T21:01:00Z">
        <w:r w:rsidRPr="00D442FD">
          <w:rPr>
            <w:rFonts w:ascii="Arial" w:eastAsia="Calibri" w:hAnsi="Arial" w:cs="Times New Roman"/>
            <w:sz w:val="24"/>
            <w:szCs w:val="24"/>
          </w:rPr>
          <w:t xml:space="preserve"> </w:t>
        </w:r>
      </w:ins>
      <w:ins w:id="198" w:author="Adriana Carvalho" w:date="2018-04-28T20:59:00Z">
        <w:r w:rsidRPr="00D442FD">
          <w:rPr>
            <w:rFonts w:ascii="Arial" w:eastAsia="Calibri" w:hAnsi="Arial" w:cs="Times New Roman"/>
            <w:sz w:val="24"/>
            <w:szCs w:val="24"/>
          </w:rPr>
          <w:t xml:space="preserve"> Outro fator que indica a reversibilidade da transferência de elétron </w:t>
        </w:r>
      </w:ins>
      <w:ins w:id="199" w:author="Adriana Carvalho" w:date="2018-04-28T21:00:00Z">
        <w:r w:rsidRPr="00D442FD">
          <w:rPr>
            <w:rFonts w:ascii="Arial" w:eastAsia="Calibri" w:hAnsi="Arial" w:cs="Times New Roman"/>
            <w:sz w:val="24"/>
            <w:szCs w:val="24"/>
          </w:rPr>
          <w:t>é</w:t>
        </w:r>
      </w:ins>
      <w:ins w:id="200" w:author="Adriana Carvalho" w:date="2018-04-28T20:59:00Z">
        <w:r w:rsidRPr="00D442FD">
          <w:rPr>
            <w:rFonts w:ascii="Arial" w:eastAsia="Calibri" w:hAnsi="Arial" w:cs="Times New Roman"/>
            <w:sz w:val="24"/>
            <w:szCs w:val="24"/>
          </w:rPr>
          <w:t xml:space="preserve"> quando a razão entre as correntes de pico é igual a um.</w:t>
        </w:r>
      </w:ins>
    </w:p>
    <w:p w:rsidR="00D442FD" w:rsidRPr="00D442FD" w:rsidRDefault="00D442FD" w:rsidP="00D442FD">
      <w:pPr>
        <w:spacing w:after="200" w:line="360" w:lineRule="auto"/>
        <w:ind w:firstLine="709"/>
        <w:rPr>
          <w:rFonts w:ascii="Arial" w:eastAsia="Times New Roman" w:hAnsi="Arial" w:cs="Arial"/>
          <w:sz w:val="24"/>
          <w:szCs w:val="24"/>
        </w:rPr>
      </w:pPr>
      <w:ins w:id="201" w:author="Adriana Carvalho" w:date="2018-04-28T21:25:00Z">
        <w:r w:rsidRPr="00D442FD">
          <w:rPr>
            <w:rFonts w:ascii="Arial" w:eastAsia="Calibri" w:hAnsi="Arial" w:cs="Times New Roman"/>
            <w:sz w:val="24"/>
            <w:szCs w:val="24"/>
          </w:rPr>
          <w:t>A</w:t>
        </w:r>
      </w:ins>
      <w:ins w:id="202" w:author="Adriana Carvalho" w:date="2018-04-28T21:24:00Z">
        <w:r w:rsidRPr="00D442FD">
          <w:rPr>
            <w:rFonts w:ascii="Arial" w:eastAsia="Calibri" w:hAnsi="Arial" w:cs="Times New Roman"/>
            <w:sz w:val="24"/>
            <w:szCs w:val="24"/>
          </w:rPr>
          <w:t xml:space="preserve"> partir dos parâmetros </w:t>
        </w:r>
      </w:ins>
      <w:ins w:id="203" w:author="Adriana Carvalho" w:date="2018-05-02T03:15:00Z">
        <w:r w:rsidRPr="00D442FD">
          <w:rPr>
            <w:rFonts w:ascii="Arial" w:eastAsia="Calibri" w:hAnsi="Arial" w:cs="Times New Roman"/>
            <w:sz w:val="24"/>
            <w:szCs w:val="24"/>
          </w:rPr>
          <w:t>obtid</w:t>
        </w:r>
      </w:ins>
      <w:ins w:id="204" w:author="Adriana Carvalho" w:date="2018-05-02T03:16:00Z">
        <w:r w:rsidRPr="00D442FD">
          <w:rPr>
            <w:rFonts w:ascii="Arial" w:eastAsia="Calibri" w:hAnsi="Arial" w:cs="Times New Roman"/>
            <w:sz w:val="24"/>
            <w:szCs w:val="24"/>
          </w:rPr>
          <w:t>os</w:t>
        </w:r>
      </w:ins>
      <w:ins w:id="205" w:author="Adriana Carvalho" w:date="2018-04-28T21:24:00Z">
        <w:r w:rsidRPr="00D442FD">
          <w:rPr>
            <w:rFonts w:ascii="Arial" w:eastAsia="Calibri" w:hAnsi="Arial" w:cs="Times New Roman"/>
            <w:sz w:val="24"/>
            <w:szCs w:val="24"/>
          </w:rPr>
          <w:t xml:space="preserve"> </w:t>
        </w:r>
      </w:ins>
      <w:ins w:id="206" w:author="Adriana Carvalho" w:date="2018-05-02T03:16:00Z">
        <w:r w:rsidRPr="00D442FD">
          <w:rPr>
            <w:rFonts w:ascii="Arial" w:eastAsia="Calibri" w:hAnsi="Arial" w:cs="Times New Roman"/>
            <w:sz w:val="24"/>
            <w:szCs w:val="24"/>
          </w:rPr>
          <w:t>no voltamograma (Figura 9.a) d</w:t>
        </w:r>
      </w:ins>
      <w:ins w:id="207" w:author="Adriana Carvalho" w:date="2018-05-02T03:17:00Z">
        <w:r w:rsidRPr="00D442FD">
          <w:rPr>
            <w:rFonts w:ascii="Arial" w:eastAsia="Calibri" w:hAnsi="Arial" w:cs="Times New Roman"/>
            <w:sz w:val="24"/>
            <w:szCs w:val="24"/>
          </w:rPr>
          <w:t>as</w:t>
        </w:r>
      </w:ins>
      <w:ins w:id="208" w:author="Adriana Carvalho" w:date="2018-04-28T21:24:00Z">
        <w:r w:rsidRPr="00D442FD">
          <w:rPr>
            <w:rFonts w:ascii="Arial" w:eastAsia="Calibri" w:hAnsi="Arial" w:cs="Times New Roman"/>
            <w:sz w:val="24"/>
            <w:szCs w:val="24"/>
          </w:rPr>
          <w:t xml:space="preserve"> densidades de corrente de pico anódico (j</w:t>
        </w:r>
        <w:r w:rsidRPr="00D442FD">
          <w:rPr>
            <w:rFonts w:ascii="Arial" w:eastAsia="Calibri" w:hAnsi="Arial" w:cs="Times New Roman"/>
            <w:sz w:val="24"/>
            <w:szCs w:val="24"/>
            <w:vertAlign w:val="subscript"/>
          </w:rPr>
          <w:t>PA</w:t>
        </w:r>
        <w:r w:rsidRPr="00D442FD">
          <w:rPr>
            <w:rFonts w:ascii="Arial" w:eastAsia="Calibri" w:hAnsi="Arial" w:cs="Times New Roman"/>
            <w:sz w:val="24"/>
            <w:szCs w:val="24"/>
          </w:rPr>
          <w:t>) e catódico (j</w:t>
        </w:r>
        <w:r w:rsidRPr="00D442FD">
          <w:rPr>
            <w:rFonts w:ascii="Arial" w:eastAsia="Calibri" w:hAnsi="Arial" w:cs="Times New Roman"/>
            <w:sz w:val="24"/>
            <w:szCs w:val="24"/>
            <w:vertAlign w:val="subscript"/>
          </w:rPr>
          <w:t>PC</w:t>
        </w:r>
        <w:r w:rsidRPr="00D442FD">
          <w:rPr>
            <w:rFonts w:ascii="Arial" w:eastAsia="Calibri" w:hAnsi="Arial" w:cs="Times New Roman"/>
            <w:sz w:val="24"/>
            <w:szCs w:val="24"/>
          </w:rPr>
          <w:t>), juntamente com os E</w:t>
        </w:r>
        <w:r w:rsidRPr="00D442FD">
          <w:rPr>
            <w:rFonts w:ascii="Arial" w:eastAsia="Calibri" w:hAnsi="Arial" w:cs="Times New Roman"/>
            <w:sz w:val="24"/>
            <w:szCs w:val="24"/>
            <w:vertAlign w:val="subscript"/>
          </w:rPr>
          <w:t>PA</w:t>
        </w:r>
        <w:r w:rsidRPr="00D442FD">
          <w:rPr>
            <w:rFonts w:ascii="Arial" w:eastAsia="Calibri" w:hAnsi="Arial" w:cs="Times New Roman"/>
            <w:sz w:val="24"/>
            <w:szCs w:val="24"/>
          </w:rPr>
          <w:t xml:space="preserve"> e E</w:t>
        </w:r>
        <w:r w:rsidRPr="00D442FD">
          <w:rPr>
            <w:rFonts w:ascii="Arial" w:eastAsia="Calibri" w:hAnsi="Arial" w:cs="Times New Roman"/>
            <w:sz w:val="24"/>
            <w:szCs w:val="24"/>
            <w:vertAlign w:val="subscript"/>
          </w:rPr>
          <w:t>PC</w:t>
        </w:r>
        <w:r w:rsidRPr="00D442FD">
          <w:rPr>
            <w:rFonts w:ascii="Arial" w:eastAsia="Calibri" w:hAnsi="Arial" w:cs="Times New Roman"/>
            <w:sz w:val="24"/>
            <w:szCs w:val="24"/>
          </w:rPr>
          <w:t xml:space="preserve"> e sua </w:t>
        </w:r>
        <w:r w:rsidRPr="00D442FD">
          <w:rPr>
            <w:rFonts w:ascii="Arial" w:eastAsia="Calibri" w:hAnsi="Arial" w:cs="Times New Roman"/>
            <w:sz w:val="24"/>
            <w:szCs w:val="24"/>
          </w:rPr>
          <w:lastRenderedPageBreak/>
          <w:t>diferença (∆E</w:t>
        </w:r>
        <w:r w:rsidRPr="00D442FD">
          <w:rPr>
            <w:rFonts w:ascii="Arial" w:eastAsia="Calibri" w:hAnsi="Arial" w:cs="Times New Roman"/>
            <w:sz w:val="24"/>
            <w:szCs w:val="24"/>
            <w:vertAlign w:val="subscript"/>
          </w:rPr>
          <w:t>P</w:t>
        </w:r>
        <w:r w:rsidRPr="00D442FD">
          <w:rPr>
            <w:rFonts w:ascii="Arial" w:eastAsia="Calibri" w:hAnsi="Arial" w:cs="Times New Roman"/>
            <w:sz w:val="24"/>
            <w:szCs w:val="24"/>
          </w:rPr>
          <w:t>), a razão |</w:t>
        </w:r>
      </w:ins>
      <w:r w:rsidRPr="00D442FD">
        <w:rPr>
          <w:rFonts w:ascii="Arial" w:eastAsia="Calibri" w:hAnsi="Arial" w:cs="Times New Roman"/>
          <w:sz w:val="24"/>
          <w:szCs w:val="24"/>
        </w:rPr>
        <w:t xml:space="preserve"> </w:t>
      </w:r>
      <w:ins w:id="209" w:author="Adriana Carvalho" w:date="2018-05-02T01:54:00Z">
        <w:r w:rsidRPr="00D442FD">
          <w:rPr>
            <w:rFonts w:ascii="Arial" w:eastAsia="Calibri" w:hAnsi="Arial" w:cs="Times New Roman"/>
            <w:sz w:val="24"/>
            <w:szCs w:val="24"/>
          </w:rPr>
          <w:t>j</w:t>
        </w:r>
      </w:ins>
      <w:ins w:id="210" w:author="Adriana Carvalho" w:date="2018-04-28T21:24:00Z">
        <w:r w:rsidRPr="00D442FD">
          <w:rPr>
            <w:rFonts w:ascii="Arial" w:eastAsia="Calibri" w:hAnsi="Arial" w:cs="Times New Roman"/>
            <w:sz w:val="24"/>
            <w:szCs w:val="24"/>
            <w:vertAlign w:val="subscript"/>
          </w:rPr>
          <w:t>PA</w:t>
        </w:r>
        <w:r w:rsidRPr="00D442FD">
          <w:rPr>
            <w:rFonts w:ascii="Arial" w:eastAsia="Calibri" w:hAnsi="Arial" w:cs="Times New Roman"/>
            <w:sz w:val="24"/>
            <w:szCs w:val="24"/>
          </w:rPr>
          <w:t>/</w:t>
        </w:r>
      </w:ins>
      <w:r w:rsidRPr="00D442FD">
        <w:rPr>
          <w:rFonts w:ascii="Arial" w:eastAsia="Calibri" w:hAnsi="Arial" w:cs="Times New Roman"/>
          <w:sz w:val="24"/>
          <w:szCs w:val="24"/>
        </w:rPr>
        <w:t>j</w:t>
      </w:r>
      <w:ins w:id="211" w:author="Adriana Carvalho" w:date="2018-04-28T21:24:00Z">
        <w:r w:rsidRPr="00D442FD">
          <w:rPr>
            <w:rFonts w:ascii="Arial" w:eastAsia="Calibri" w:hAnsi="Arial" w:cs="Times New Roman"/>
            <w:sz w:val="24"/>
            <w:szCs w:val="24"/>
            <w:vertAlign w:val="subscript"/>
          </w:rPr>
          <w:t>PC</w:t>
        </w:r>
      </w:ins>
      <w:r w:rsidRPr="00D442FD">
        <w:rPr>
          <w:rFonts w:ascii="Arial" w:eastAsia="Calibri" w:hAnsi="Arial" w:cs="Times New Roman"/>
          <w:sz w:val="24"/>
          <w:szCs w:val="24"/>
          <w:vertAlign w:val="subscript"/>
        </w:rPr>
        <w:t xml:space="preserve"> </w:t>
      </w:r>
      <w:ins w:id="212" w:author="Adriana Carvalho" w:date="2018-04-28T21:24:00Z">
        <w:r w:rsidRPr="00D442FD">
          <w:rPr>
            <w:rFonts w:ascii="Arial" w:eastAsia="Calibri" w:hAnsi="Arial" w:cs="Times New Roman"/>
            <w:sz w:val="24"/>
            <w:szCs w:val="24"/>
          </w:rPr>
          <w:t>| = 1,05 ± 0,09 e ∆E</w:t>
        </w:r>
        <w:r w:rsidRPr="00D442FD">
          <w:rPr>
            <w:rFonts w:ascii="Arial" w:eastAsia="Calibri" w:hAnsi="Arial" w:cs="Times New Roman"/>
            <w:sz w:val="24"/>
            <w:szCs w:val="24"/>
            <w:vertAlign w:val="subscript"/>
          </w:rPr>
          <w:t>P</w:t>
        </w:r>
        <w:r w:rsidRPr="00D442FD">
          <w:rPr>
            <w:rFonts w:ascii="Arial" w:eastAsia="Calibri" w:hAnsi="Arial" w:cs="Times New Roman"/>
            <w:sz w:val="24"/>
            <w:szCs w:val="24"/>
          </w:rPr>
          <w:t xml:space="preserve"> = 0,073 ± 0,004. </w:t>
        </w:r>
      </w:ins>
      <w:ins w:id="213" w:author="Adriana Carvalho" w:date="2018-04-28T21:25:00Z">
        <w:r w:rsidRPr="00D442FD">
          <w:rPr>
            <w:rFonts w:ascii="Arial" w:eastAsia="Calibri" w:hAnsi="Arial" w:cs="Times New Roman"/>
            <w:sz w:val="24"/>
            <w:szCs w:val="24"/>
          </w:rPr>
          <w:t>O erro associado a ∆E</w:t>
        </w:r>
        <w:r w:rsidRPr="00D442FD">
          <w:rPr>
            <w:rFonts w:ascii="Arial" w:eastAsia="Calibri" w:hAnsi="Arial" w:cs="Times New Roman"/>
            <w:sz w:val="24"/>
            <w:szCs w:val="24"/>
            <w:vertAlign w:val="subscript"/>
          </w:rPr>
          <w:t>P</w:t>
        </w:r>
        <w:r w:rsidRPr="00D442FD">
          <w:rPr>
            <w:rFonts w:ascii="Arial" w:eastAsia="Calibri" w:hAnsi="Arial" w:cs="Times New Roman"/>
            <w:sz w:val="24"/>
            <w:szCs w:val="24"/>
          </w:rPr>
          <w:t xml:space="preserve"> </w:t>
        </w:r>
      </w:ins>
      <w:ins w:id="214" w:author="Adriana Carvalho" w:date="2018-04-28T21:26:00Z">
        <w:r w:rsidRPr="00D442FD">
          <w:rPr>
            <w:rFonts w:ascii="Arial" w:eastAsia="Calibri" w:hAnsi="Arial" w:cs="Times New Roman"/>
            <w:sz w:val="24"/>
            <w:szCs w:val="24"/>
          </w:rPr>
          <w:t>está relacionada</w:t>
        </w:r>
      </w:ins>
      <w:ins w:id="215" w:author="Adriana Carvalho" w:date="2018-04-28T21:24:00Z">
        <w:r w:rsidRPr="00D442FD">
          <w:rPr>
            <w:rFonts w:ascii="Arial" w:eastAsia="Calibri" w:hAnsi="Arial" w:cs="Times New Roman"/>
            <w:sz w:val="24"/>
            <w:szCs w:val="24"/>
          </w:rPr>
          <w:t xml:space="preserve">± 0,004. </w:t>
        </w:r>
      </w:ins>
      <w:ins w:id="216" w:author="Adriana Carvalho" w:date="2018-04-28T21:25:00Z">
        <w:r w:rsidRPr="00D442FD">
          <w:rPr>
            <w:rFonts w:ascii="Arial" w:eastAsia="Calibri" w:hAnsi="Arial" w:cs="Times New Roman"/>
            <w:sz w:val="24"/>
            <w:szCs w:val="24"/>
          </w:rPr>
          <w:t>O erro associado a ∆E</w:t>
        </w:r>
        <w:r w:rsidRPr="00D442FD">
          <w:rPr>
            <w:rFonts w:ascii="Arial" w:eastAsia="Calibri" w:hAnsi="Arial" w:cs="Times New Roman"/>
            <w:sz w:val="24"/>
            <w:szCs w:val="24"/>
            <w:vertAlign w:val="subscript"/>
          </w:rPr>
          <w:t>P</w:t>
        </w:r>
        <w:r w:rsidRPr="00D442FD">
          <w:rPr>
            <w:rFonts w:ascii="Arial" w:eastAsia="Calibri" w:hAnsi="Arial" w:cs="Times New Roman"/>
            <w:sz w:val="24"/>
            <w:szCs w:val="24"/>
          </w:rPr>
          <w:t xml:space="preserve"> </w:t>
        </w:r>
      </w:ins>
      <w:ins w:id="217" w:author="Adriana Carvalho" w:date="2018-04-28T21:26:00Z">
        <w:r w:rsidRPr="00D442FD">
          <w:rPr>
            <w:rFonts w:ascii="Arial" w:eastAsia="Calibri" w:hAnsi="Arial" w:cs="Times New Roman"/>
            <w:sz w:val="24"/>
            <w:szCs w:val="24"/>
          </w:rPr>
          <w:t>está relacionada</w:t>
        </w:r>
      </w:ins>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 xml:space="preserve">Figura 9. </w:t>
      </w:r>
      <w:r w:rsidRPr="00D442FD">
        <w:rPr>
          <w:rFonts w:ascii="Arial" w:eastAsia="MS Mincho" w:hAnsi="Arial" w:cs="Arial"/>
          <w:sz w:val="20"/>
          <w:szCs w:val="20"/>
          <w:lang w:val="pt-PT"/>
        </w:rPr>
        <w:t xml:space="preserve">a) Voltamograma Cíclico e b) representação Nyquist da EIE da superfície de ouro após o tratamento. </w:t>
      </w:r>
      <w:ins w:id="218" w:author="Adriana Carvalho" w:date="2018-04-28T18:51:00Z">
        <w:r w:rsidRPr="00D442FD">
          <w:rPr>
            <w:rFonts w:ascii="Arial" w:eastAsia="MS Mincho" w:hAnsi="Arial" w:cs="Arial"/>
            <w:bCs/>
            <w:sz w:val="20"/>
            <w:szCs w:val="20"/>
            <w:lang w:val="pt-PT"/>
          </w:rPr>
          <w:t>Solução e</w:t>
        </w:r>
      </w:ins>
      <w:del w:id="219" w:author="Adriana Carvalho" w:date="2018-04-28T18:51:00Z">
        <w:r w:rsidRPr="00D442FD">
          <w:rPr>
            <w:rFonts w:ascii="Arial" w:eastAsia="MS Mincho" w:hAnsi="Arial" w:cs="Arial"/>
            <w:bCs/>
            <w:sz w:val="20"/>
            <w:szCs w:val="20"/>
            <w:lang w:val="pt-PT"/>
          </w:rPr>
          <w:delText>E</w:delText>
        </w:r>
      </w:del>
      <w:r w:rsidRPr="00D442FD">
        <w:rPr>
          <w:rFonts w:ascii="Arial" w:eastAsia="MS Mincho" w:hAnsi="Arial" w:cs="Arial"/>
          <w:sz w:val="20"/>
          <w:szCs w:val="20"/>
          <w:lang w:val="pt-PT"/>
        </w:rPr>
        <w:t>letr</w:t>
      </w:r>
      <w:ins w:id="220" w:author="Adriana Carvalho" w:date="2018-04-28T18:51:00Z">
        <w:r w:rsidRPr="00D442FD">
          <w:rPr>
            <w:rFonts w:ascii="Arial" w:eastAsia="MS Mincho" w:hAnsi="Arial" w:cs="Arial"/>
            <w:bCs/>
            <w:sz w:val="20"/>
            <w:szCs w:val="20"/>
            <w:lang w:val="pt-PT"/>
          </w:rPr>
          <w:t>o</w:t>
        </w:r>
      </w:ins>
      <w:del w:id="221" w:author="Adriana Carvalho" w:date="2018-04-28T18:51:00Z">
        <w:r w:rsidRPr="00D442FD">
          <w:rPr>
            <w:rFonts w:ascii="Arial" w:eastAsia="MS Mincho" w:hAnsi="Arial" w:cs="Arial"/>
            <w:bCs/>
            <w:sz w:val="20"/>
            <w:szCs w:val="20"/>
            <w:lang w:val="pt-PT"/>
          </w:rPr>
          <w:delText>ó</w:delText>
        </w:r>
      </w:del>
      <w:r w:rsidRPr="00D442FD">
        <w:rPr>
          <w:rFonts w:ascii="Arial" w:eastAsia="MS Mincho" w:hAnsi="Arial" w:cs="Arial"/>
          <w:sz w:val="20"/>
          <w:szCs w:val="20"/>
          <w:lang w:val="pt-PT"/>
        </w:rPr>
        <w:t>l</w:t>
      </w:r>
      <w:ins w:id="222" w:author="Adriana Carvalho" w:date="2018-04-28T18:51:00Z">
        <w:r w:rsidRPr="00D442FD">
          <w:rPr>
            <w:rFonts w:ascii="Arial" w:eastAsia="MS Mincho" w:hAnsi="Arial" w:cs="Arial"/>
            <w:bCs/>
            <w:sz w:val="20"/>
            <w:szCs w:val="20"/>
            <w:lang w:val="pt-PT"/>
          </w:rPr>
          <w:t>í</w:t>
        </w:r>
      </w:ins>
      <w:del w:id="223" w:author="Adriana Carvalho" w:date="2018-04-28T18:51:00Z">
        <w:r w:rsidRPr="00D442FD">
          <w:rPr>
            <w:rFonts w:ascii="Arial" w:eastAsia="MS Mincho" w:hAnsi="Arial" w:cs="Arial"/>
            <w:bCs/>
            <w:sz w:val="20"/>
            <w:szCs w:val="20"/>
            <w:lang w:val="pt-PT"/>
          </w:rPr>
          <w:delText>i</w:delText>
        </w:r>
      </w:del>
      <w:r w:rsidRPr="00D442FD">
        <w:rPr>
          <w:rFonts w:ascii="Arial" w:eastAsia="MS Mincho" w:hAnsi="Arial" w:cs="Arial"/>
          <w:sz w:val="20"/>
          <w:szCs w:val="20"/>
          <w:lang w:val="pt-PT"/>
        </w:rPr>
        <w:t>t</w:t>
      </w:r>
      <w:ins w:id="224" w:author="Adriana Carvalho" w:date="2018-04-28T18:51:00Z">
        <w:r w:rsidRPr="00D442FD">
          <w:rPr>
            <w:rFonts w:ascii="Arial" w:eastAsia="MS Mincho" w:hAnsi="Arial" w:cs="Arial"/>
            <w:bCs/>
            <w:sz w:val="20"/>
            <w:szCs w:val="20"/>
            <w:lang w:val="pt-PT"/>
          </w:rPr>
          <w:t>ic</w:t>
        </w:r>
      </w:ins>
      <w:ins w:id="225" w:author="Adriana Carvalho" w:date="2018-04-28T18:59:00Z">
        <w:r w:rsidRPr="00D442FD">
          <w:rPr>
            <w:rFonts w:ascii="Arial" w:eastAsia="MS Mincho" w:hAnsi="Arial" w:cs="Arial"/>
            <w:bCs/>
            <w:sz w:val="20"/>
            <w:szCs w:val="20"/>
            <w:lang w:val="pt-PT"/>
          </w:rPr>
          <w:t>a</w:t>
        </w:r>
      </w:ins>
      <w:del w:id="226" w:author="Adriana Carvalho" w:date="2018-04-28T18:51:00Z">
        <w:r w:rsidRPr="00D442FD">
          <w:rPr>
            <w:rFonts w:ascii="Arial" w:eastAsia="MS Mincho" w:hAnsi="Arial" w:cs="Arial"/>
            <w:bCs/>
            <w:sz w:val="20"/>
            <w:szCs w:val="20"/>
            <w:lang w:val="pt-PT"/>
          </w:rPr>
          <w:delText>o</w:delText>
        </w:r>
      </w:del>
      <w:r w:rsidRPr="00D442FD">
        <w:rPr>
          <w:rFonts w:ascii="Arial" w:eastAsia="MS Mincho" w:hAnsi="Arial" w:cs="Arial"/>
          <w:sz w:val="20"/>
          <w:szCs w:val="20"/>
          <w:lang w:val="pt-PT"/>
        </w:rPr>
        <w:t xml:space="preserve">: </w:t>
      </w:r>
      <w:r w:rsidRPr="00D442FD">
        <w:rPr>
          <w:rFonts w:ascii="Arial" w:eastAsia="MS Mincho" w:hAnsi="Arial" w:cs="Arial"/>
          <w:sz w:val="20"/>
          <w:szCs w:val="20"/>
        </w:rPr>
        <w:t>0,1 mol L</w:t>
      </w:r>
      <w:r w:rsidRPr="00D442FD">
        <w:rPr>
          <w:rFonts w:ascii="Arial" w:eastAsia="MS Mincho" w:hAnsi="Arial" w:cs="Arial"/>
          <w:sz w:val="20"/>
          <w:szCs w:val="20"/>
          <w:vertAlign w:val="superscript"/>
        </w:rPr>
        <w:t>-1</w:t>
      </w:r>
      <w:r w:rsidRPr="00D442FD">
        <w:rPr>
          <w:rFonts w:ascii="Arial" w:eastAsia="MS Mincho" w:hAnsi="Arial" w:cs="Arial"/>
          <w:sz w:val="20"/>
          <w:szCs w:val="20"/>
        </w:rPr>
        <w:t xml:space="preserve"> de KCl em 1 mmol L</w:t>
      </w:r>
      <w:r w:rsidRPr="00D442FD">
        <w:rPr>
          <w:rFonts w:ascii="Arial" w:eastAsia="MS Mincho" w:hAnsi="Arial" w:cs="Arial"/>
          <w:sz w:val="20"/>
          <w:szCs w:val="20"/>
          <w:vertAlign w:val="superscript"/>
        </w:rPr>
        <w:t>-1</w:t>
      </w:r>
      <w:r w:rsidRPr="00D442FD">
        <w:rPr>
          <w:rFonts w:ascii="Arial" w:eastAsia="MS Mincho" w:hAnsi="Arial" w:cs="Arial"/>
          <w:sz w:val="20"/>
          <w:szCs w:val="20"/>
        </w:rPr>
        <w:t xml:space="preserve"> de K</w:t>
      </w:r>
      <w:r w:rsidRPr="00D442FD">
        <w:rPr>
          <w:rFonts w:ascii="Arial" w:eastAsia="MS Mincho" w:hAnsi="Arial" w:cs="Arial"/>
          <w:sz w:val="20"/>
          <w:szCs w:val="20"/>
          <w:vertAlign w:val="subscript"/>
        </w:rPr>
        <w:t>4</w:t>
      </w:r>
      <w:r w:rsidRPr="00D442FD">
        <w:rPr>
          <w:rFonts w:ascii="Arial" w:eastAsia="MS Mincho" w:hAnsi="Arial" w:cs="Arial"/>
          <w:sz w:val="20"/>
          <w:szCs w:val="20"/>
        </w:rPr>
        <w:t>Fe(CN)</w:t>
      </w:r>
      <w:r w:rsidRPr="00D442FD">
        <w:rPr>
          <w:rFonts w:ascii="Arial" w:eastAsia="MS Mincho" w:hAnsi="Arial" w:cs="Arial"/>
          <w:sz w:val="20"/>
          <w:szCs w:val="20"/>
          <w:vertAlign w:val="subscript"/>
        </w:rPr>
        <w:t>6</w:t>
      </w:r>
      <w:r w:rsidRPr="00D442FD">
        <w:rPr>
          <w:rFonts w:ascii="Arial" w:eastAsia="MS Mincho" w:hAnsi="Arial" w:cs="Arial"/>
          <w:sz w:val="20"/>
          <w:szCs w:val="20"/>
        </w:rPr>
        <w:t>/K</w:t>
      </w:r>
      <w:r w:rsidRPr="00D442FD">
        <w:rPr>
          <w:rFonts w:ascii="Arial" w:eastAsia="MS Mincho" w:hAnsi="Arial" w:cs="Arial"/>
          <w:sz w:val="20"/>
          <w:szCs w:val="20"/>
          <w:vertAlign w:val="subscript"/>
        </w:rPr>
        <w:t>3</w:t>
      </w:r>
      <w:r w:rsidRPr="00D442FD">
        <w:rPr>
          <w:rFonts w:ascii="Arial" w:eastAsia="MS Mincho" w:hAnsi="Arial" w:cs="Arial"/>
          <w:sz w:val="20"/>
          <w:szCs w:val="20"/>
        </w:rPr>
        <w:t>Fe(CN)</w:t>
      </w:r>
      <w:r w:rsidRPr="00D442FD">
        <w:rPr>
          <w:rFonts w:ascii="Arial" w:eastAsia="MS Mincho" w:hAnsi="Arial" w:cs="Arial"/>
          <w:sz w:val="20"/>
          <w:szCs w:val="20"/>
          <w:vertAlign w:val="subscript"/>
        </w:rPr>
        <w:t>6</w:t>
      </w:r>
      <w:r w:rsidRPr="00D442FD">
        <w:rPr>
          <w:rFonts w:ascii="Arial" w:eastAsia="MS Mincho" w:hAnsi="Arial" w:cs="Arial"/>
          <w:sz w:val="20"/>
          <w:szCs w:val="20"/>
        </w:rPr>
        <w:t xml:space="preserve">. pH = 7. T=25 °C. </w:t>
      </w:r>
      <w:r w:rsidRPr="00D442FD">
        <w:rPr>
          <w:rFonts w:ascii="Arial" w:eastAsia="MS Mincho" w:hAnsi="Arial" w:cs="Arial"/>
          <w:i/>
          <w:iCs/>
          <w:sz w:val="20"/>
          <w:szCs w:val="20"/>
        </w:rPr>
        <w:t>v</w:t>
      </w:r>
      <w:r w:rsidRPr="00D442FD">
        <w:rPr>
          <w:rFonts w:ascii="Arial" w:eastAsia="MS Mincho" w:hAnsi="Arial" w:cs="Arial"/>
          <w:sz w:val="20"/>
          <w:szCs w:val="20"/>
        </w:rPr>
        <w:t>=100 mV s</w:t>
      </w:r>
      <w:r w:rsidRPr="00D442FD">
        <w:rPr>
          <w:rFonts w:ascii="Arial" w:eastAsia="MS Mincho" w:hAnsi="Arial" w:cs="Arial"/>
          <w:sz w:val="20"/>
          <w:szCs w:val="20"/>
          <w:vertAlign w:val="superscript"/>
        </w:rPr>
        <w:t>-1</w:t>
      </w:r>
      <w:r w:rsidRPr="00D442FD">
        <w:rPr>
          <w:rFonts w:ascii="Arial" w:eastAsia="MS Mincho" w:hAnsi="Arial" w:cs="Arial"/>
          <w:sz w:val="20"/>
          <w:szCs w:val="20"/>
        </w:rPr>
        <w:t>. E</w:t>
      </w:r>
      <w:r w:rsidRPr="00D442FD">
        <w:rPr>
          <w:rFonts w:ascii="Arial" w:eastAsia="MS Mincho" w:hAnsi="Arial" w:cs="Arial"/>
          <w:sz w:val="20"/>
          <w:szCs w:val="20"/>
          <w:vertAlign w:val="subscript"/>
        </w:rPr>
        <w:t>DC</w:t>
      </w:r>
      <w:r w:rsidRPr="00D442FD">
        <w:rPr>
          <w:rFonts w:ascii="Arial" w:eastAsia="MS Mincho" w:hAnsi="Arial" w:cs="Arial"/>
          <w:sz w:val="20"/>
          <w:szCs w:val="20"/>
        </w:rPr>
        <w:t>=220 mV.</w:t>
      </w:r>
    </w:p>
    <w:p w:rsidR="00D442FD" w:rsidRPr="00D442FD" w:rsidDel="00DC24CB" w:rsidRDefault="00D442FD" w:rsidP="00D442FD">
      <w:pPr>
        <w:spacing w:after="200" w:line="360" w:lineRule="auto"/>
        <w:rPr>
          <w:del w:id="227" w:author="Adriana Carvalho" w:date="2018-04-28T00:00:00Z"/>
          <w:rFonts w:ascii="Arial" w:eastAsia="Calibri" w:hAnsi="Arial" w:cs="Arial"/>
          <w:sz w:val="24"/>
          <w:szCs w:val="24"/>
        </w:rPr>
      </w:pPr>
      <w:del w:id="228" w:author="Adriana Carvalho" w:date="2018-04-28T21:05:00Z">
        <w:r w:rsidRPr="00D442FD">
          <w:rPr>
            <w:rFonts w:ascii="Arial" w:eastAsia="Calibri" w:hAnsi="Arial" w:cs="Arial"/>
            <w:noProof/>
            <w:sz w:val="24"/>
            <w:szCs w:val="24"/>
            <w:lang w:eastAsia="pt-BR"/>
          </w:rPr>
          <w:drawing>
            <wp:inline distT="0" distB="0" distL="0" distR="0" wp14:anchorId="1349B23A" wp14:editId="0D4707BB">
              <wp:extent cx="5760000" cy="2240030"/>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u.png"/>
                      <pic:cNvPicPr/>
                    </pic:nvPicPr>
                    <pic:blipFill rotWithShape="1">
                      <a:blip r:embed="rId15"/>
                      <a:srcRect l="5983" t="24027" r="7378" b="16073"/>
                      <a:stretch/>
                    </pic:blipFill>
                    <pic:spPr bwMode="auto">
                      <a:xfrm>
                        <a:off x="0" y="0"/>
                        <a:ext cx="5760000" cy="2240030"/>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r w:rsidRPr="00D442FD">
          <w:rPr>
            <w:rFonts w:ascii="Arial" w:eastAsia="Calibri" w:hAnsi="Arial" w:cs="Times New Roman"/>
            <w:sz w:val="24"/>
            <w:szCs w:val="24"/>
          </w:rPr>
          <w:delText xml:space="preserve">A reação de </w:delText>
        </w:r>
      </w:del>
      <w:del w:id="229" w:author="Adriana Carvalho" w:date="2018-04-28T18:09:00Z">
        <w:r w:rsidRPr="00D442FD">
          <w:rPr>
            <w:rFonts w:ascii="Arial" w:eastAsia="Calibri" w:hAnsi="Arial" w:cs="Times New Roman"/>
            <w:sz w:val="24"/>
            <w:szCs w:val="24"/>
          </w:rPr>
          <w:delText>ó</w:delText>
        </w:r>
      </w:del>
      <w:del w:id="230" w:author="Adriana Carvalho" w:date="2018-04-28T21:05:00Z">
        <w:r w:rsidRPr="00D442FD">
          <w:rPr>
            <w:rFonts w:ascii="Arial" w:eastAsia="Calibri" w:hAnsi="Arial" w:cs="Times New Roman"/>
            <w:sz w:val="24"/>
            <w:szCs w:val="24"/>
          </w:rPr>
          <w:delText>xi</w:delText>
        </w:r>
      </w:del>
      <w:del w:id="231" w:author="Adriana Carvalho" w:date="2018-04-28T18:09:00Z">
        <w:r w:rsidRPr="00D442FD">
          <w:rPr>
            <w:rFonts w:ascii="Arial" w:eastAsia="Calibri" w:hAnsi="Arial" w:cs="Times New Roman"/>
            <w:sz w:val="24"/>
            <w:szCs w:val="24"/>
          </w:rPr>
          <w:delText>do-r</w:delText>
        </w:r>
      </w:del>
      <w:del w:id="232" w:author="Adriana Carvalho" w:date="2018-04-28T21:05:00Z">
        <w:r w:rsidRPr="00D442FD">
          <w:rPr>
            <w:rFonts w:ascii="Arial" w:eastAsia="Calibri" w:hAnsi="Arial" w:cs="Times New Roman"/>
            <w:sz w:val="24"/>
            <w:szCs w:val="24"/>
          </w:rPr>
          <w:delText xml:space="preserve">edução da sonda eletroquímica utilizada, apresentada na equação (1), provoca o aparecimento de dois picos, anódico e catódico. Esse processo de transferência de elétron (TE) pode ser considerado reversível quando a razão entre as correntes de pico é igual a um. A partir dos parâmetros obtidos através do ajuste de linha de base no voltamograma cíclico (Figura 9.a) e </w:delText>
        </w:r>
      </w:del>
      <w:del w:id="233" w:author="Adriana Carvalho" w:date="2018-04-28T21:01:00Z">
        <w:r w:rsidRPr="00D442FD">
          <w:rPr>
            <w:rFonts w:ascii="Arial" w:eastAsia="Calibri" w:hAnsi="Arial" w:cs="Times New Roman"/>
            <w:sz w:val="24"/>
            <w:szCs w:val="24"/>
          </w:rPr>
          <w:delText>apresentados na tabela 1, contendo as densidades de corrente de pico anódico (JPA) e catódico (JPC), juntamente com os potenciais de pico anódico (EPA) e catódico (EPC) e suas diferenças (∆JP e ∆EP) respectivamente, a razão |JPA/JPC| = 1,05</w:delText>
        </w:r>
      </w:del>
      <w:del w:id="234" w:author="Adriana Carvalho" w:date="2018-04-28T18:35:00Z">
        <w:r w:rsidRPr="00D442FD">
          <w:rPr>
            <w:rFonts w:ascii="Arial" w:eastAsia="Calibri" w:hAnsi="Arial" w:cs="Times New Roman"/>
            <w:sz w:val="24"/>
            <w:szCs w:val="24"/>
          </w:rPr>
          <w:delText>326</w:delText>
        </w:r>
      </w:del>
      <w:del w:id="235" w:author="Adriana Carvalho" w:date="2018-04-28T21:01:00Z">
        <w:r w:rsidRPr="00D442FD">
          <w:rPr>
            <w:rFonts w:ascii="Arial" w:eastAsia="Calibri" w:hAnsi="Arial" w:cs="Times New Roman"/>
            <w:sz w:val="24"/>
            <w:szCs w:val="24"/>
          </w:rPr>
          <w:delText xml:space="preserve"> ± 0,0</w:delText>
        </w:r>
      </w:del>
      <w:del w:id="236" w:author="Adriana Carvalho" w:date="2018-04-28T18:35:00Z">
        <w:r w:rsidRPr="00D442FD">
          <w:rPr>
            <w:rFonts w:ascii="Arial" w:eastAsia="Calibri" w:hAnsi="Arial" w:cs="Times New Roman"/>
            <w:sz w:val="24"/>
            <w:szCs w:val="24"/>
          </w:rPr>
          <w:delText>8846</w:delText>
        </w:r>
      </w:del>
      <w:del w:id="237" w:author="Adriana Carvalho" w:date="2018-04-28T21:01:00Z">
        <w:r w:rsidRPr="00D442FD">
          <w:rPr>
            <w:rFonts w:ascii="Arial" w:eastAsia="Calibri" w:hAnsi="Arial" w:cs="Times New Roman"/>
            <w:sz w:val="24"/>
            <w:szCs w:val="24"/>
          </w:rPr>
          <w:delText xml:space="preserve">. </w:delText>
        </w:r>
      </w:del>
    </w:p>
    <w:p w:rsidR="00D442FD" w:rsidRPr="00D442FD" w:rsidDel="00CE66B6" w:rsidRDefault="00D442FD" w:rsidP="00D442FD">
      <w:pPr>
        <w:spacing w:after="200" w:line="360" w:lineRule="auto"/>
        <w:rPr>
          <w:del w:id="238" w:author="Adriana Carvalho" w:date="2018-04-28T00:00:00Z"/>
          <w:rFonts w:ascii="Arial" w:eastAsia="Calibri" w:hAnsi="Arial" w:cs="Arial"/>
          <w:sz w:val="24"/>
          <w:szCs w:val="24"/>
        </w:rPr>
      </w:pPr>
      <m:oMath>
        <m:sSup>
          <m:sSupPr>
            <m:ctrlPr>
              <w:del w:id="239" w:author="Adriana Carvalho" w:date="2018-04-28T00:00:00Z">
                <w:rPr>
                  <w:rFonts w:ascii="Cambria Math" w:eastAsia="Calibri" w:hAnsi="Cambria Math" w:cs="Arial"/>
                  <w:b/>
                  <w:sz w:val="28"/>
                  <w:szCs w:val="24"/>
                </w:rPr>
              </w:del>
            </m:ctrlPr>
          </m:sSupPr>
          <m:e>
            <w:del w:id="240" w:author="Adriana Carvalho" w:date="2018-04-28T18:15:00Z">
              <m:r>
                <m:rPr>
                  <m:sty m:val="b"/>
                </m:rPr>
                <w:rPr>
                  <w:rFonts w:ascii="Cambria Math" w:eastAsia="Calibri" w:hAnsi="Cambria Math" w:cs="Arial"/>
                  <w:sz w:val="28"/>
                  <w:szCs w:val="24"/>
                </w:rPr>
                <m:t>[Fe</m:t>
              </m:r>
            </w:del>
            <m:sSub>
              <m:sSubPr>
                <m:ctrlPr>
                  <w:del w:id="241" w:author="Adriana Carvalho" w:date="2018-04-28T18:15:00Z">
                    <w:rPr>
                      <w:rFonts w:ascii="Cambria Math" w:eastAsia="Calibri" w:hAnsi="Cambria Math" w:cs="Arial"/>
                      <w:b/>
                      <w:sz w:val="28"/>
                      <w:szCs w:val="24"/>
                    </w:rPr>
                  </w:del>
                </m:ctrlPr>
              </m:sSubPr>
              <m:e>
                <m:d>
                  <m:dPr>
                    <m:ctrlPr>
                      <w:del w:id="242" w:author="Adriana Carvalho" w:date="2018-04-28T18:15:00Z">
                        <w:rPr>
                          <w:rFonts w:ascii="Cambria Math" w:eastAsia="Calibri" w:hAnsi="Cambria Math" w:cs="Arial"/>
                          <w:b/>
                          <w:sz w:val="28"/>
                          <w:szCs w:val="24"/>
                        </w:rPr>
                      </w:del>
                    </m:ctrlPr>
                  </m:dPr>
                  <m:e>
                    <w:del w:id="243" w:author="Adriana Carvalho" w:date="2018-04-28T18:15:00Z">
                      <m:r>
                        <m:rPr>
                          <m:sty m:val="b"/>
                        </m:rPr>
                        <w:rPr>
                          <w:rFonts w:ascii="Cambria Math" w:eastAsia="Calibri" w:hAnsi="Cambria Math" w:cs="Arial"/>
                          <w:sz w:val="28"/>
                          <w:szCs w:val="24"/>
                        </w:rPr>
                        <m:t>CN</m:t>
                      </m:r>
                    </w:del>
                  </m:e>
                </m:d>
              </m:e>
              <m:sub>
                <w:del w:id="244" w:author="Adriana Carvalho" w:date="2018-04-28T18:15:00Z">
                  <m:r>
                    <m:rPr>
                      <m:sty m:val="b"/>
                    </m:rPr>
                    <w:rPr>
                      <w:rFonts w:ascii="Cambria Math" w:eastAsia="Calibri" w:hAnsi="Cambria Math" w:cs="Arial"/>
                      <w:sz w:val="28"/>
                      <w:szCs w:val="24"/>
                    </w:rPr>
                    <m:t>6</m:t>
                  </m:r>
                </w:del>
              </m:sub>
            </m:sSub>
            <w:del w:id="245" w:author="Adriana Carvalho" w:date="2018-04-28T18:15:00Z">
              <m:r>
                <m:rPr>
                  <m:sty m:val="b"/>
                </m:rPr>
                <w:rPr>
                  <w:rFonts w:ascii="Cambria Math" w:eastAsia="Calibri" w:hAnsi="Cambria Math" w:cs="Arial"/>
                  <w:sz w:val="28"/>
                  <w:szCs w:val="24"/>
                </w:rPr>
                <m:t>]</m:t>
              </m:r>
            </w:del>
            <m:ctrlPr>
              <w:del w:id="246" w:author="Adriana Carvalho" w:date="2018-04-28T18:15:00Z">
                <w:rPr>
                  <w:rFonts w:ascii="Cambria Math" w:eastAsia="Calibri" w:hAnsi="Cambria Math" w:cs="Arial"/>
                  <w:b/>
                  <w:sz w:val="28"/>
                  <w:szCs w:val="24"/>
                </w:rPr>
              </w:del>
            </m:ctrlPr>
          </m:e>
          <m:sup>
            <w:del w:id="247" w:author="Adriana Carvalho" w:date="2018-04-28T02:44:00Z">
              <m:r>
                <m:rPr>
                  <m:sty m:val="b"/>
                </m:rPr>
                <w:rPr>
                  <w:rFonts w:ascii="Cambria Math" w:eastAsia="Calibri" w:hAnsi="Cambria Math" w:cs="Arial"/>
                  <w:sz w:val="28"/>
                  <w:szCs w:val="24"/>
                </w:rPr>
                <m:t>4+</m:t>
              </m:r>
            </w:del>
            <m:ctrlPr>
              <w:del w:id="248" w:author="Adriana Carvalho" w:date="2018-04-28T18:15:00Z">
                <w:rPr>
                  <w:rFonts w:ascii="Cambria Math" w:eastAsia="Calibri" w:hAnsi="Cambria Math" w:cs="Arial"/>
                  <w:b/>
                  <w:sz w:val="28"/>
                  <w:szCs w:val="24"/>
                </w:rPr>
              </w:del>
            </m:ctrlPr>
          </m:sup>
        </m:sSup>
        <w:del w:id="249" w:author="Adriana Carvalho" w:date="2018-04-28T18:15:00Z">
          <m:r>
            <m:rPr>
              <m:sty m:val="b"/>
            </m:rPr>
            <w:rPr>
              <w:rFonts w:ascii="Cambria Math" w:eastAsia="Calibri" w:hAnsi="Cambria Math" w:cs="Arial"/>
              <w:sz w:val="28"/>
              <w:szCs w:val="24"/>
            </w:rPr>
            <m:t xml:space="preserve">+ </m:t>
          </m:r>
        </w:del>
        <m:sSup>
          <m:sSupPr>
            <m:ctrlPr>
              <w:del w:id="250" w:author="Adriana Carvalho" w:date="2018-04-28T18:15:00Z">
                <w:rPr>
                  <w:rFonts w:ascii="Cambria Math" w:eastAsia="Calibri" w:hAnsi="Cambria Math" w:cs="Arial"/>
                  <w:b/>
                  <w:sz w:val="28"/>
                  <w:szCs w:val="24"/>
                </w:rPr>
              </w:del>
            </m:ctrlPr>
          </m:sSupPr>
          <m:e>
            <w:del w:id="251" w:author="Adriana Carvalho" w:date="2018-04-28T18:15:00Z">
              <m:r>
                <m:rPr>
                  <m:sty m:val="b"/>
                </m:rPr>
                <w:rPr>
                  <w:rFonts w:ascii="Cambria Math" w:eastAsia="Calibri" w:hAnsi="Cambria Math" w:cs="Arial"/>
                  <w:sz w:val="28"/>
                  <w:szCs w:val="24"/>
                </w:rPr>
                <m:t>e</m:t>
              </m:r>
            </w:del>
          </m:e>
          <m:sup>
            <w:del w:id="252" w:author="Adriana Carvalho" w:date="2018-04-28T18:15:00Z">
              <m:r>
                <m:rPr>
                  <m:sty m:val="b"/>
                </m:rPr>
                <w:rPr>
                  <w:rFonts w:ascii="Cambria Math" w:eastAsia="Calibri" w:hAnsi="Cambria Math" w:cs="Arial"/>
                  <w:sz w:val="28"/>
                  <w:szCs w:val="24"/>
                </w:rPr>
                <m:t>-</m:t>
              </m:r>
            </w:del>
          </m:sup>
        </m:sSup>
        <w:del w:id="253" w:author="Adriana Carvalho" w:date="2018-04-28T18:15:00Z">
          <m:r>
            <m:rPr>
              <m:sty m:val="b"/>
            </m:rPr>
            <w:rPr>
              <w:rFonts w:ascii="Cambria Math" w:eastAsia="Calibri" w:hAnsi="Cambria Math" w:cs="Arial"/>
              <w:sz w:val="28"/>
              <w:szCs w:val="24"/>
            </w:rPr>
            <m:t xml:space="preserve"> ⇄</m:t>
          </m:r>
          <w:bookmarkStart w:id="254" w:name="_Hlk512290402"/>
        </w:del>
        <m:sSup>
          <m:sSupPr>
            <m:ctrlPr>
              <w:del w:id="255" w:author="Adriana Carvalho" w:date="2018-04-28T18:15:00Z">
                <w:rPr>
                  <w:rFonts w:ascii="Cambria Math" w:eastAsia="Calibri" w:hAnsi="Cambria Math" w:cs="Arial"/>
                  <w:b/>
                  <w:sz w:val="28"/>
                  <w:szCs w:val="24"/>
                </w:rPr>
              </w:del>
            </m:ctrlPr>
          </m:sSupPr>
          <m:e>
            <w:del w:id="256" w:author="Adriana Carvalho" w:date="2018-04-28T18:15:00Z">
              <m:r>
                <m:rPr>
                  <m:sty m:val="b"/>
                </m:rPr>
                <w:rPr>
                  <w:rFonts w:ascii="Cambria Math" w:eastAsia="Calibri" w:hAnsi="Cambria Math" w:cs="Arial"/>
                  <w:sz w:val="28"/>
                  <w:szCs w:val="24"/>
                </w:rPr>
                <m:t>[Fe</m:t>
              </m:r>
            </w:del>
            <m:sSub>
              <m:sSubPr>
                <m:ctrlPr>
                  <w:del w:id="257" w:author="Adriana Carvalho" w:date="2018-04-28T18:15:00Z">
                    <w:rPr>
                      <w:rFonts w:ascii="Cambria Math" w:eastAsia="Calibri" w:hAnsi="Cambria Math" w:cs="Arial"/>
                      <w:b/>
                      <w:sz w:val="28"/>
                      <w:szCs w:val="24"/>
                    </w:rPr>
                  </w:del>
                </m:ctrlPr>
              </m:sSubPr>
              <m:e>
                <m:d>
                  <m:dPr>
                    <m:ctrlPr>
                      <w:del w:id="258" w:author="Adriana Carvalho" w:date="2018-04-28T18:15:00Z">
                        <w:rPr>
                          <w:rFonts w:ascii="Cambria Math" w:eastAsia="Calibri" w:hAnsi="Cambria Math" w:cs="Arial"/>
                          <w:b/>
                          <w:sz w:val="28"/>
                          <w:szCs w:val="24"/>
                        </w:rPr>
                      </w:del>
                    </m:ctrlPr>
                  </m:dPr>
                  <m:e>
                    <w:del w:id="259" w:author="Adriana Carvalho" w:date="2018-04-28T18:15:00Z">
                      <m:r>
                        <m:rPr>
                          <m:sty m:val="b"/>
                        </m:rPr>
                        <w:rPr>
                          <w:rFonts w:ascii="Cambria Math" w:eastAsia="Calibri" w:hAnsi="Cambria Math" w:cs="Arial"/>
                          <w:sz w:val="28"/>
                          <w:szCs w:val="24"/>
                        </w:rPr>
                        <m:t>CN</m:t>
                      </m:r>
                    </w:del>
                  </m:e>
                </m:d>
              </m:e>
              <m:sub>
                <w:del w:id="260" w:author="Adriana Carvalho" w:date="2018-04-28T18:15:00Z">
                  <m:r>
                    <m:rPr>
                      <m:sty m:val="b"/>
                    </m:rPr>
                    <w:rPr>
                      <w:rFonts w:ascii="Cambria Math" w:eastAsia="Calibri" w:hAnsi="Cambria Math" w:cs="Arial"/>
                      <w:sz w:val="28"/>
                      <w:szCs w:val="24"/>
                    </w:rPr>
                    <m:t>6</m:t>
                  </m:r>
                </w:del>
              </m:sub>
            </m:sSub>
            <w:del w:id="261" w:author="Adriana Carvalho" w:date="2018-04-28T18:15:00Z">
              <m:r>
                <m:rPr>
                  <m:sty m:val="b"/>
                </m:rPr>
                <w:rPr>
                  <w:rFonts w:ascii="Cambria Math" w:eastAsia="Calibri" w:hAnsi="Cambria Math" w:cs="Arial"/>
                  <w:sz w:val="28"/>
                  <w:szCs w:val="24"/>
                </w:rPr>
                <m:t>]</m:t>
              </m:r>
            </w:del>
          </m:e>
          <m:sup>
            <w:del w:id="262" w:author="Adriana Carvalho" w:date="2018-04-28T02:44:00Z">
              <m:r>
                <m:rPr>
                  <m:sty m:val="b"/>
                </m:rPr>
                <w:rPr>
                  <w:rFonts w:ascii="Cambria Math" w:eastAsia="Calibri" w:hAnsi="Cambria Math" w:cs="Arial"/>
                  <w:sz w:val="28"/>
                  <w:szCs w:val="24"/>
                </w:rPr>
                <m:t>3+</m:t>
              </m:r>
            </w:del>
          </m:sup>
        </m:sSup>
      </m:oMath>
      <w:bookmarkEnd w:id="254"/>
      <w:del w:id="263" w:author="Adriana Carvalho" w:date="2018-04-28T18:15:00Z">
        <w:r w:rsidRPr="00D442FD" w:rsidDel="00CE66B6">
          <w:rPr>
            <w:rFonts w:ascii="Arial" w:eastAsia="Times New Roman" w:hAnsi="Arial" w:cs="Arial"/>
            <w:b/>
            <w:sz w:val="24"/>
            <w:szCs w:val="24"/>
          </w:rPr>
          <w:tab/>
        </w:r>
        <w:r w:rsidRPr="00D442FD" w:rsidDel="00CE66B6">
          <w:rPr>
            <w:rFonts w:ascii="Arial" w:eastAsia="Calibri" w:hAnsi="Arial" w:cs="Arial"/>
            <w:sz w:val="24"/>
            <w:szCs w:val="24"/>
          </w:rPr>
          <w:tab/>
        </w:r>
        <w:r w:rsidRPr="00D442FD" w:rsidDel="00CE66B6">
          <w:rPr>
            <w:rFonts w:ascii="Arial" w:eastAsia="Calibri" w:hAnsi="Arial" w:cs="Arial"/>
            <w:sz w:val="24"/>
            <w:szCs w:val="24"/>
          </w:rPr>
          <w:tab/>
        </w:r>
        <w:r w:rsidRPr="00D442FD" w:rsidDel="00CE66B6">
          <w:rPr>
            <w:rFonts w:ascii="Arial" w:eastAsia="Calibri" w:hAnsi="Arial" w:cs="Arial"/>
            <w:sz w:val="24"/>
            <w:szCs w:val="24"/>
          </w:rPr>
          <w:tab/>
        </w:r>
        <w:r w:rsidRPr="00D442FD">
          <w:rPr>
            <w:rFonts w:ascii="Arial" w:eastAsia="Calibri" w:hAnsi="Arial" w:cs="Times New Roman"/>
            <w:sz w:val="24"/>
            <w:szCs w:val="24"/>
          </w:rPr>
          <w:delText>(1)</w:delText>
        </w:r>
      </w:del>
    </w:p>
    <w:p w:rsidR="00D442FD" w:rsidRPr="00D442FD" w:rsidDel="00DC24CB" w:rsidRDefault="00D442FD" w:rsidP="00D442FD">
      <w:pPr>
        <w:spacing w:after="200" w:line="360" w:lineRule="auto"/>
        <w:rPr>
          <w:del w:id="264" w:author="Adriana Carvalho" w:date="2018-04-28T00:00:00Z"/>
          <w:rFonts w:ascii="Arial" w:eastAsia="Times New Roman" w:hAnsi="Arial" w:cs="Arial"/>
          <w:sz w:val="24"/>
          <w:szCs w:val="24"/>
        </w:rPr>
      </w:pPr>
      <w:del w:id="265" w:author="Adriana Carvalho" w:date="2018-04-28T00:00:00Z">
        <w:r w:rsidRPr="00D442FD">
          <w:rPr>
            <w:rFonts w:ascii="Arial" w:eastAsia="Calibri" w:hAnsi="Arial" w:cs="Times New Roman"/>
            <w:sz w:val="24"/>
            <w:szCs w:val="24"/>
          </w:rPr>
          <w:delText>Dessa forma, a equação de Nernst pode representar o rápido processo de TE e pode ser escrita como</w:delText>
        </w:r>
      </w:del>
    </w:p>
    <w:p w:rsidR="00D442FD" w:rsidRPr="00D442FD" w:rsidDel="00DC24CB" w:rsidRDefault="00D442FD" w:rsidP="00D442FD">
      <w:pPr>
        <w:spacing w:after="200" w:line="360" w:lineRule="auto"/>
        <w:rPr>
          <w:del w:id="266" w:author="Adriana Carvalho" w:date="2018-04-28T00:00:00Z"/>
          <w:rFonts w:ascii="Arial" w:eastAsia="Times New Roman" w:hAnsi="Arial" w:cs="Arial"/>
          <w:b/>
          <w:bCs/>
          <w:sz w:val="24"/>
          <w:szCs w:val="24"/>
        </w:rPr>
      </w:pPr>
      <w:del w:id="267" w:author="Adriana Carvalho" w:date="2018-04-28T00:00:00Z">
        <m:oMath>
          <m:r>
            <m:rPr>
              <m:sty m:val="b"/>
            </m:rPr>
            <w:rPr>
              <w:rFonts w:ascii="Cambria Math" w:eastAsia="Times New Roman" w:hAnsi="Cambria Math" w:cs="Arial"/>
              <w:sz w:val="28"/>
              <w:szCs w:val="24"/>
            </w:rPr>
            <m:t>E=</m:t>
          </m:r>
        </m:oMath>
      </w:del>
      <m:oMath>
        <m:sSup>
          <m:sSupPr>
            <m:ctrlPr>
              <w:del w:id="268" w:author="Adriana Carvalho" w:date="2018-04-28T21:05:00Z">
                <w:rPr>
                  <w:rFonts w:ascii="Cambria Math" w:eastAsia="Times New Roman" w:hAnsi="Cambria Math" w:cs="Arial"/>
                  <w:b/>
                  <w:sz w:val="28"/>
                  <w:szCs w:val="24"/>
                </w:rPr>
              </w:del>
            </m:ctrlPr>
          </m:sSupPr>
          <m:e>
            <w:del w:id="269" w:author="Adriana Carvalho" w:date="2018-04-28T21:05:00Z">
              <m:r>
                <m:rPr>
                  <m:sty m:val="b"/>
                </m:rPr>
                <w:rPr>
                  <w:rFonts w:ascii="Cambria Math" w:eastAsia="Times New Roman" w:hAnsi="Cambria Math" w:cs="Arial"/>
                  <w:sz w:val="28"/>
                  <w:szCs w:val="24"/>
                </w:rPr>
                <m:t>E</m:t>
              </m:r>
            </w:del>
          </m:e>
          <m:sup>
            <w:del w:id="270" w:author="Adriana Carvalho" w:date="2018-04-28T21:05:00Z">
              <m:r>
                <m:rPr>
                  <m:sty m:val="b"/>
                </m:rPr>
                <w:rPr>
                  <w:rFonts w:ascii="Cambria Math" w:eastAsia="Times New Roman" w:hAnsi="Cambria Math" w:cs="Arial"/>
                  <w:sz w:val="28"/>
                  <w:szCs w:val="24"/>
                </w:rPr>
                <m:t>0'</m:t>
              </m:r>
            </w:del>
          </m:sup>
        </m:sSup>
        <w:del w:id="271" w:author="Adriana Carvalho" w:date="2018-04-28T21:05:00Z">
          <m:r>
            <m:rPr>
              <m:sty m:val="b"/>
            </m:rPr>
            <w:rPr>
              <w:rFonts w:ascii="Cambria Math" w:eastAsia="Times New Roman" w:hAnsi="Cambria Math" w:cs="Arial"/>
              <w:sz w:val="28"/>
              <w:szCs w:val="24"/>
            </w:rPr>
            <m:t>+</m:t>
          </m:r>
        </w:del>
        <m:f>
          <m:fPr>
            <m:ctrlPr>
              <w:del w:id="272" w:author="Adriana Carvalho" w:date="2018-04-28T21:05:00Z">
                <w:rPr>
                  <w:rFonts w:ascii="Cambria Math" w:eastAsia="Times New Roman" w:hAnsi="Cambria Math" w:cs="Arial"/>
                  <w:b/>
                  <w:sz w:val="28"/>
                  <w:szCs w:val="24"/>
                </w:rPr>
              </w:del>
            </m:ctrlPr>
          </m:fPr>
          <m:num>
            <w:del w:id="273" w:author="Adriana Carvalho" w:date="2018-04-28T21:05:00Z">
              <m:r>
                <m:rPr>
                  <m:sty m:val="b"/>
                </m:rPr>
                <w:rPr>
                  <w:rFonts w:ascii="Cambria Math" w:eastAsia="Times New Roman" w:hAnsi="Cambria Math" w:cs="Arial"/>
                  <w:sz w:val="28"/>
                  <w:szCs w:val="24"/>
                </w:rPr>
                <m:t>0,059</m:t>
              </m:r>
            </w:del>
          </m:num>
          <m:den>
            <w:del w:id="274" w:author="Adriana Carvalho" w:date="2018-04-28T21:05:00Z">
              <m:r>
                <m:rPr>
                  <m:sty m:val="b"/>
                </m:rPr>
                <w:rPr>
                  <w:rFonts w:ascii="Cambria Math" w:eastAsia="Times New Roman" w:hAnsi="Cambria Math" w:cs="Arial"/>
                  <w:sz w:val="28"/>
                  <w:szCs w:val="24"/>
                </w:rPr>
                <m:t>n</m:t>
              </m:r>
            </w:del>
          </m:den>
        </m:f>
        <w:bookmarkStart w:id="275" w:name="_Hlk512290420"/>
        <m:func>
          <m:funcPr>
            <m:ctrlPr>
              <w:del w:id="276" w:author="Adriana Carvalho" w:date="2018-04-28T21:05:00Z">
                <w:rPr>
                  <w:rFonts w:ascii="Cambria Math" w:eastAsia="Times New Roman" w:hAnsi="Cambria Math" w:cs="Arial"/>
                  <w:b/>
                  <w:sz w:val="28"/>
                  <w:szCs w:val="24"/>
                </w:rPr>
              </w:del>
            </m:ctrlPr>
          </m:funcPr>
          <m:fName>
            <w:del w:id="277" w:author="Adriana Carvalho" w:date="2018-04-28T21:05:00Z">
              <m:r>
                <m:rPr>
                  <m:sty m:val="b"/>
                </m:rPr>
                <w:rPr>
                  <w:rFonts w:ascii="Cambria Math" w:eastAsia="Calibri" w:hAnsi="Cambria Math" w:cs="Arial"/>
                  <w:sz w:val="28"/>
                  <w:szCs w:val="24"/>
                </w:rPr>
                <m:t>log</m:t>
              </m:r>
            </w:del>
          </m:fName>
          <m:e>
            <w:bookmarkStart w:id="278" w:name="_Hlk512290477"/>
            <m:f>
              <m:fPr>
                <m:ctrlPr>
                  <w:del w:id="279" w:author="Adriana Carvalho" w:date="2018-04-28T21:05:00Z">
                    <w:rPr>
                      <w:rFonts w:ascii="Cambria Math" w:eastAsia="Times New Roman" w:hAnsi="Cambria Math" w:cs="Arial"/>
                      <w:b/>
                      <w:sz w:val="28"/>
                      <w:szCs w:val="24"/>
                    </w:rPr>
                  </w:del>
                </m:ctrlPr>
              </m:fPr>
              <m:num>
                <w:del w:id="280" w:author="Adriana Carvalho" w:date="2018-04-28T21:05:00Z">
                  <m:r>
                    <m:rPr>
                      <m:sty m:val="b"/>
                    </m:rPr>
                    <w:rPr>
                      <w:rFonts w:ascii="Cambria Math" w:eastAsia="Times New Roman" w:hAnsi="Cambria Math" w:cs="Arial"/>
                      <w:sz w:val="28"/>
                      <w:szCs w:val="24"/>
                    </w:rPr>
                    <m:t>[</m:t>
                  </m:r>
                </w:del>
                <m:sSup>
                  <m:sSupPr>
                    <m:ctrlPr>
                      <w:del w:id="281" w:author="Adriana Carvalho" w:date="2018-04-28T21:05:00Z">
                        <w:rPr>
                          <w:rFonts w:ascii="Cambria Math" w:eastAsia="Calibri" w:hAnsi="Cambria Math" w:cs="Arial"/>
                          <w:b/>
                          <w:sz w:val="28"/>
                          <w:szCs w:val="24"/>
                        </w:rPr>
                      </w:del>
                    </m:ctrlPr>
                  </m:sSupPr>
                  <m:e>
                    <m:d>
                      <m:dPr>
                        <m:begChr m:val="["/>
                        <m:endChr m:val="]"/>
                        <m:ctrlPr>
                          <w:del w:id="282" w:author="Adriana Carvalho" w:date="2018-04-28T21:05:00Z">
                            <w:rPr>
                              <w:rFonts w:ascii="Cambria Math" w:eastAsia="Calibri" w:hAnsi="Cambria Math" w:cs="Arial"/>
                              <w:b/>
                              <w:sz w:val="28"/>
                              <w:szCs w:val="24"/>
                            </w:rPr>
                          </w:del>
                        </m:ctrlPr>
                      </m:dPr>
                      <m:e>
                        <w:del w:id="283" w:author="Adriana Carvalho" w:date="2018-04-28T21:05:00Z">
                          <m:r>
                            <m:rPr>
                              <m:sty m:val="b"/>
                            </m:rPr>
                            <w:rPr>
                              <w:rFonts w:ascii="Cambria Math" w:eastAsia="Calibri" w:hAnsi="Cambria Math" w:cs="Arial"/>
                              <w:sz w:val="28"/>
                              <w:szCs w:val="24"/>
                            </w:rPr>
                            <m:t>Fe</m:t>
                          </m:r>
                        </w:del>
                        <m:sSub>
                          <m:sSubPr>
                            <m:ctrlPr>
                              <w:del w:id="284" w:author="Adriana Carvalho" w:date="2018-04-28T21:05:00Z">
                                <w:rPr>
                                  <w:rFonts w:ascii="Cambria Math" w:eastAsia="Calibri" w:hAnsi="Cambria Math" w:cs="Arial"/>
                                  <w:b/>
                                  <w:sz w:val="28"/>
                                  <w:szCs w:val="24"/>
                                </w:rPr>
                              </w:del>
                            </m:ctrlPr>
                          </m:sSubPr>
                          <m:e>
                            <m:d>
                              <m:dPr>
                                <m:ctrlPr>
                                  <w:del w:id="285" w:author="Adriana Carvalho" w:date="2018-04-28T21:05:00Z">
                                    <w:rPr>
                                      <w:rFonts w:ascii="Cambria Math" w:eastAsia="Calibri" w:hAnsi="Cambria Math" w:cs="Arial"/>
                                      <w:b/>
                                      <w:sz w:val="28"/>
                                      <w:szCs w:val="24"/>
                                    </w:rPr>
                                  </w:del>
                                </m:ctrlPr>
                              </m:dPr>
                              <m:e>
                                <w:del w:id="286" w:author="Adriana Carvalho" w:date="2018-04-28T21:05:00Z">
                                  <m:r>
                                    <m:rPr>
                                      <m:sty m:val="b"/>
                                    </m:rPr>
                                    <w:rPr>
                                      <w:rFonts w:ascii="Cambria Math" w:eastAsia="Calibri" w:hAnsi="Cambria Math" w:cs="Arial"/>
                                      <w:sz w:val="28"/>
                                      <w:szCs w:val="24"/>
                                    </w:rPr>
                                    <m:t>CN</m:t>
                                  </m:r>
                                </w:del>
                              </m:e>
                            </m:d>
                          </m:e>
                          <m:sub>
                            <w:del w:id="287" w:author="Adriana Carvalho" w:date="2018-04-28T21:05:00Z">
                              <m:r>
                                <m:rPr>
                                  <m:sty m:val="b"/>
                                </m:rPr>
                                <w:rPr>
                                  <w:rFonts w:ascii="Cambria Math" w:eastAsia="Calibri" w:hAnsi="Cambria Math" w:cs="Arial"/>
                                  <w:sz w:val="28"/>
                                  <w:szCs w:val="24"/>
                                </w:rPr>
                                <m:t>6</m:t>
                              </m:r>
                            </w:del>
                          </m:sub>
                        </m:sSub>
                      </m:e>
                    </m:d>
                  </m:e>
                  <m:sup>
                    <w:del w:id="288" w:author="Adriana Carvalho" w:date="2018-04-28T16:18:00Z">
                      <m:r>
                        <m:rPr>
                          <m:sty m:val="b"/>
                        </m:rPr>
                        <w:rPr>
                          <w:rFonts w:ascii="Cambria Math" w:eastAsia="Calibri" w:hAnsi="Cambria Math" w:cs="Arial"/>
                          <w:sz w:val="28"/>
                          <w:szCs w:val="24"/>
                        </w:rPr>
                        <m:t>3</m:t>
                      </m:r>
                    </w:del>
                    <w:del w:id="289" w:author="Adriana Carvalho" w:date="2018-04-28T16:17:00Z">
                      <m:r>
                        <m:rPr>
                          <m:sty m:val="b"/>
                        </m:rPr>
                        <w:rPr>
                          <w:rFonts w:ascii="Cambria Math" w:eastAsia="Calibri" w:hAnsi="Cambria Math" w:cs="Arial"/>
                          <w:sz w:val="28"/>
                          <w:szCs w:val="24"/>
                        </w:rPr>
                        <m:t>+</m:t>
                      </m:r>
                    </w:del>
                  </m:sup>
                </m:sSup>
                <w:del w:id="290" w:author="Adriana Carvalho" w:date="2018-04-28T21:05:00Z">
                  <m:r>
                    <m:rPr>
                      <m:sty m:val="b"/>
                    </m:rPr>
                    <w:rPr>
                      <w:rFonts w:ascii="Cambria Math" w:eastAsia="Calibri" w:hAnsi="Cambria Math" w:cs="Arial"/>
                      <w:sz w:val="28"/>
                      <w:szCs w:val="24"/>
                    </w:rPr>
                    <m:t>]</m:t>
                  </m:r>
                </w:del>
              </m:num>
              <m:den>
                <w:del w:id="291" w:author="Adriana Carvalho" w:date="2018-04-28T21:05:00Z">
                  <m:r>
                    <m:rPr>
                      <m:sty m:val="b"/>
                    </m:rPr>
                    <w:rPr>
                      <w:rFonts w:ascii="Cambria Math" w:eastAsia="Times New Roman" w:hAnsi="Cambria Math" w:cs="Arial"/>
                      <w:sz w:val="28"/>
                      <w:szCs w:val="24"/>
                    </w:rPr>
                    <m:t>[</m:t>
                  </m:r>
                </w:del>
                <m:sSup>
                  <m:sSupPr>
                    <m:ctrlPr>
                      <w:del w:id="292" w:author="Adriana Carvalho" w:date="2018-04-28T21:05:00Z">
                        <w:rPr>
                          <w:rFonts w:ascii="Cambria Math" w:eastAsia="Calibri" w:hAnsi="Cambria Math" w:cs="Arial"/>
                          <w:b/>
                          <w:sz w:val="28"/>
                          <w:szCs w:val="24"/>
                        </w:rPr>
                      </w:del>
                    </m:ctrlPr>
                  </m:sSupPr>
                  <m:e>
                    <m:d>
                      <m:dPr>
                        <m:begChr m:val="["/>
                        <m:endChr m:val="]"/>
                        <m:ctrlPr>
                          <w:del w:id="293" w:author="Adriana Carvalho" w:date="2018-04-28T21:05:00Z">
                            <w:rPr>
                              <w:rFonts w:ascii="Cambria Math" w:eastAsia="Calibri" w:hAnsi="Cambria Math" w:cs="Arial"/>
                              <w:b/>
                              <w:sz w:val="28"/>
                              <w:szCs w:val="24"/>
                            </w:rPr>
                          </w:del>
                        </m:ctrlPr>
                      </m:dPr>
                      <m:e>
                        <w:del w:id="294" w:author="Adriana Carvalho" w:date="2018-04-28T21:05:00Z">
                          <m:r>
                            <m:rPr>
                              <m:sty m:val="b"/>
                            </m:rPr>
                            <w:rPr>
                              <w:rFonts w:ascii="Cambria Math" w:eastAsia="Calibri" w:hAnsi="Cambria Math" w:cs="Arial"/>
                              <w:sz w:val="28"/>
                              <w:szCs w:val="24"/>
                            </w:rPr>
                            <m:t>Fe</m:t>
                          </m:r>
                        </w:del>
                        <m:sSub>
                          <m:sSubPr>
                            <m:ctrlPr>
                              <w:del w:id="295" w:author="Adriana Carvalho" w:date="2018-04-28T21:05:00Z">
                                <w:rPr>
                                  <w:rFonts w:ascii="Cambria Math" w:eastAsia="Calibri" w:hAnsi="Cambria Math" w:cs="Arial"/>
                                  <w:b/>
                                  <w:sz w:val="28"/>
                                  <w:szCs w:val="24"/>
                                </w:rPr>
                              </w:del>
                            </m:ctrlPr>
                          </m:sSubPr>
                          <m:e>
                            <m:d>
                              <m:dPr>
                                <m:ctrlPr>
                                  <w:del w:id="296" w:author="Adriana Carvalho" w:date="2018-04-28T21:05:00Z">
                                    <w:rPr>
                                      <w:rFonts w:ascii="Cambria Math" w:eastAsia="Calibri" w:hAnsi="Cambria Math" w:cs="Arial"/>
                                      <w:b/>
                                      <w:sz w:val="28"/>
                                      <w:szCs w:val="24"/>
                                    </w:rPr>
                                  </w:del>
                                </m:ctrlPr>
                              </m:dPr>
                              <m:e>
                                <w:del w:id="297" w:author="Adriana Carvalho" w:date="2018-04-28T21:05:00Z">
                                  <m:r>
                                    <m:rPr>
                                      <m:sty m:val="b"/>
                                    </m:rPr>
                                    <w:rPr>
                                      <w:rFonts w:ascii="Cambria Math" w:eastAsia="Calibri" w:hAnsi="Cambria Math" w:cs="Arial"/>
                                      <w:sz w:val="28"/>
                                      <w:szCs w:val="24"/>
                                    </w:rPr>
                                    <m:t>CN</m:t>
                                  </m:r>
                                </w:del>
                              </m:e>
                            </m:d>
                          </m:e>
                          <m:sub>
                            <w:del w:id="298" w:author="Adriana Carvalho" w:date="2018-04-28T21:05:00Z">
                              <m:r>
                                <m:rPr>
                                  <m:sty m:val="b"/>
                                </m:rPr>
                                <w:rPr>
                                  <w:rFonts w:ascii="Cambria Math" w:eastAsia="Calibri" w:hAnsi="Cambria Math" w:cs="Arial"/>
                                  <w:sz w:val="28"/>
                                  <w:szCs w:val="24"/>
                                </w:rPr>
                                <m:t>6</m:t>
                              </m:r>
                            </w:del>
                          </m:sub>
                        </m:sSub>
                      </m:e>
                    </m:d>
                  </m:e>
                  <m:sup>
                    <w:del w:id="299" w:author="Adriana Carvalho" w:date="2018-04-28T16:18:00Z">
                      <m:r>
                        <m:rPr>
                          <m:sty m:val="b"/>
                        </m:rPr>
                        <w:rPr>
                          <w:rFonts w:ascii="Cambria Math" w:eastAsia="Calibri" w:hAnsi="Cambria Math" w:cs="Arial"/>
                          <w:sz w:val="28"/>
                          <w:szCs w:val="24"/>
                        </w:rPr>
                        <m:t>4+</m:t>
                      </m:r>
                    </w:del>
                  </m:sup>
                </m:sSup>
                <w:del w:id="300" w:author="Adriana Carvalho" w:date="2018-04-28T21:05:00Z">
                  <m:r>
                    <m:rPr>
                      <m:sty m:val="b"/>
                    </m:rPr>
                    <w:rPr>
                      <w:rFonts w:ascii="Cambria Math" w:eastAsia="Calibri" w:hAnsi="Cambria Math" w:cs="Arial"/>
                      <w:sz w:val="28"/>
                      <w:szCs w:val="24"/>
                    </w:rPr>
                    <m:t>]</m:t>
                  </m:r>
                </w:del>
              </m:den>
            </m:f>
            <w:bookmarkEnd w:id="278"/>
          </m:e>
        </m:func>
        <w:bookmarkEnd w:id="275"/>
        <w:del w:id="301" w:author="Adriana Carvalho" w:date="2018-04-28T21:05:00Z">
          <m:r>
            <m:rPr>
              <m:sty m:val="b"/>
            </m:rPr>
            <w:rPr>
              <w:rFonts w:ascii="Cambria Math" w:eastAsia="Times New Roman" w:hAnsi="Cambria Math" w:cs="Arial"/>
              <w:sz w:val="28"/>
              <w:szCs w:val="24"/>
            </w:rPr>
            <m:t>-</m:t>
          </m:r>
        </w:del>
        <m:sSub>
          <m:sSubPr>
            <m:ctrlPr>
              <w:del w:id="302" w:author="Adriana Carvalho" w:date="2018-04-28T21:05:00Z">
                <w:rPr>
                  <w:rFonts w:ascii="Cambria Math" w:eastAsia="Times New Roman" w:hAnsi="Cambria Math" w:cs="Arial"/>
                  <w:b/>
                  <w:sz w:val="28"/>
                  <w:szCs w:val="24"/>
                </w:rPr>
              </w:del>
            </m:ctrlPr>
          </m:sSubPr>
          <m:e>
            <w:del w:id="303" w:author="Adriana Carvalho" w:date="2018-04-28T21:05:00Z">
              <m:r>
                <m:rPr>
                  <m:sty m:val="b"/>
                </m:rPr>
                <w:rPr>
                  <w:rFonts w:ascii="Cambria Math" w:eastAsia="Times New Roman" w:hAnsi="Cambria Math" w:cs="Arial"/>
                  <w:sz w:val="28"/>
                  <w:szCs w:val="24"/>
                </w:rPr>
                <m:t>E</m:t>
              </m:r>
            </w:del>
          </m:e>
          <m:sub>
            <w:del w:id="304" w:author="Adriana Carvalho" w:date="2018-04-28T21:05:00Z">
              <m:r>
                <m:rPr>
                  <m:sty m:val="b"/>
                </m:rPr>
                <w:rPr>
                  <w:rFonts w:ascii="Cambria Math" w:eastAsia="Times New Roman" w:hAnsi="Cambria Math" w:cs="Arial"/>
                  <w:sz w:val="28"/>
                  <w:szCs w:val="24"/>
                </w:rPr>
                <m:t>Ref</m:t>
              </m:r>
            </w:del>
          </m:sub>
        </m:sSub>
      </m:oMath>
      <w:del w:id="305" w:author="Adriana Carvalho" w:date="2018-04-28T21:05:00Z">
        <w:r w:rsidRPr="00D442FD" w:rsidDel="00DC24CB">
          <w:rPr>
            <w:rFonts w:ascii="Arial" w:eastAsia="Times New Roman" w:hAnsi="Arial" w:cs="Arial"/>
            <w:b/>
            <w:sz w:val="24"/>
            <w:szCs w:val="24"/>
          </w:rPr>
          <w:tab/>
        </w:r>
        <w:r w:rsidRPr="00D442FD" w:rsidDel="00DC24CB">
          <w:rPr>
            <w:rFonts w:ascii="Arial" w:eastAsia="Times New Roman" w:hAnsi="Arial" w:cs="Arial"/>
            <w:b/>
            <w:sz w:val="24"/>
            <w:szCs w:val="24"/>
          </w:rPr>
          <w:tab/>
        </w:r>
        <w:r w:rsidRPr="00D442FD" w:rsidDel="00DC24CB">
          <w:rPr>
            <w:rFonts w:ascii="Arial" w:eastAsia="Times New Roman" w:hAnsi="Arial" w:cs="Arial"/>
            <w:b/>
            <w:sz w:val="24"/>
            <w:szCs w:val="24"/>
          </w:rPr>
          <w:tab/>
        </w:r>
        <w:r w:rsidRPr="00D442FD">
          <w:rPr>
            <w:rFonts w:ascii="Arial" w:eastAsia="Calibri" w:hAnsi="Arial" w:cs="Times New Roman"/>
            <w:sz w:val="24"/>
            <w:szCs w:val="24"/>
          </w:rPr>
          <w:delText>(2)</w:delText>
        </w:r>
      </w:del>
    </w:p>
    <w:p w:rsidR="00D442FD" w:rsidRPr="00D442FD" w:rsidDel="00DC24CB" w:rsidRDefault="00D442FD" w:rsidP="00D442FD">
      <w:pPr>
        <w:spacing w:after="200" w:line="360" w:lineRule="auto"/>
        <w:rPr>
          <w:del w:id="306" w:author="Adriana Carvalho" w:date="2018-04-28T00:00:00Z"/>
          <w:rFonts w:ascii="Arial" w:eastAsia="Times New Roman" w:hAnsi="Arial" w:cs="Arial"/>
          <w:sz w:val="24"/>
          <w:szCs w:val="24"/>
        </w:rPr>
      </w:pPr>
      <w:del w:id="307" w:author="Adriana Carvalho" w:date="2018-04-28T21:05:00Z">
        <w:r w:rsidRPr="00D442FD">
          <w:rPr>
            <w:rFonts w:ascii="Arial" w:eastAsia="Calibri" w:hAnsi="Arial" w:cs="Times New Roman"/>
            <w:sz w:val="24"/>
            <w:szCs w:val="24"/>
          </w:rPr>
          <w:delText>sendo E o potencial aplicado na célula eletroquímica entre os eletrodos de trabalho e auxiliar, E0’ o potencial formal padrão da reação da equação (1), n o número de elétrons envolvidos no processo e ERef o potencial padrão do eletrodo de referência utilizado.</w:delText>
        </w:r>
      </w:del>
    </w:p>
    <w:p w:rsidR="00D442FD" w:rsidRPr="00D442FD" w:rsidDel="00DC24CB" w:rsidRDefault="00D442FD" w:rsidP="00D442FD">
      <w:pPr>
        <w:spacing w:after="200" w:line="360" w:lineRule="auto"/>
        <w:rPr>
          <w:del w:id="308" w:author="Adriana Carvalho" w:date="2018-04-28T00:00:00Z"/>
          <w:rFonts w:ascii="Arial" w:eastAsia="Times New Roman" w:hAnsi="Arial" w:cs="Arial"/>
          <w:sz w:val="24"/>
          <w:szCs w:val="24"/>
        </w:rPr>
      </w:pPr>
      <w:del w:id="309" w:author="Adriana Carvalho" w:date="2018-04-28T00:00:00Z">
        <w:r w:rsidRPr="00D442FD">
          <w:rPr>
            <w:rFonts w:ascii="Arial" w:eastAsia="Calibri" w:hAnsi="Arial" w:cs="Times New Roman"/>
            <w:sz w:val="24"/>
            <w:szCs w:val="24"/>
          </w:rPr>
          <w:delText xml:space="preserve">A separação dos potenciais de pico (∆EP) para processos reversíveis é de </w:delText>
        </w:r>
      </w:del>
    </w:p>
    <w:p w:rsidR="00D442FD" w:rsidRPr="00D442FD" w:rsidDel="00DC24CB" w:rsidRDefault="00D442FD" w:rsidP="00D442FD">
      <w:pPr>
        <w:spacing w:after="200" w:line="360" w:lineRule="auto"/>
        <w:rPr>
          <w:del w:id="310" w:author="Adriana Carvalho" w:date="2018-04-28T00:00:00Z"/>
          <w:rFonts w:ascii="Arial" w:eastAsia="Times New Roman" w:hAnsi="Arial" w:cs="Arial"/>
          <w:sz w:val="24"/>
          <w:szCs w:val="24"/>
        </w:rPr>
      </w:pPr>
      <m:oMath>
        <m:f>
          <m:fPr>
            <m:ctrlPr>
              <w:del w:id="311" w:author="Adriana Carvalho" w:date="2018-04-28T00:00:00Z">
                <w:rPr>
                  <w:rFonts w:ascii="Cambria Math" w:eastAsia="Times New Roman" w:hAnsi="Cambria Math" w:cs="Arial"/>
                  <w:b/>
                  <w:sz w:val="28"/>
                  <w:szCs w:val="24"/>
                </w:rPr>
              </w:del>
            </m:ctrlPr>
          </m:fPr>
          <m:num>
            <w:del w:id="312" w:author="Adriana Carvalho" w:date="2018-04-28T21:05:00Z">
              <m:r>
                <m:rPr>
                  <m:sty m:val="b"/>
                </m:rPr>
                <w:rPr>
                  <w:rFonts w:ascii="Cambria Math" w:eastAsia="Times New Roman" w:hAnsi="Cambria Math" w:cs="Arial"/>
                  <w:sz w:val="28"/>
                  <w:szCs w:val="24"/>
                </w:rPr>
                <m:t>0,05</m:t>
              </m:r>
            </w:del>
            <w:del w:id="313" w:author="Adriana Carvalho" w:date="2018-04-28T19:15:00Z">
              <m:r>
                <m:rPr>
                  <m:sty m:val="b"/>
                </m:rPr>
                <w:rPr>
                  <w:rFonts w:ascii="Cambria Math" w:eastAsia="Times New Roman" w:hAnsi="Cambria Math" w:cs="Arial"/>
                  <w:sz w:val="28"/>
                  <w:szCs w:val="24"/>
                </w:rPr>
                <m:t>91</m:t>
              </m:r>
            </w:del>
            <m:ctrlPr>
              <w:del w:id="314" w:author="Adriana Carvalho" w:date="2018-04-28T21:05:00Z">
                <w:rPr>
                  <w:rFonts w:ascii="Cambria Math" w:eastAsia="Times New Roman" w:hAnsi="Cambria Math" w:cs="Arial"/>
                  <w:b/>
                  <w:sz w:val="28"/>
                  <w:szCs w:val="24"/>
                </w:rPr>
              </w:del>
            </m:ctrlPr>
          </m:num>
          <m:den>
            <w:del w:id="315" w:author="Adriana Carvalho" w:date="2018-04-28T21:05:00Z">
              <m:r>
                <m:rPr>
                  <m:sty m:val="b"/>
                </m:rPr>
                <w:rPr>
                  <w:rFonts w:ascii="Cambria Math" w:eastAsia="Times New Roman" w:hAnsi="Cambria Math" w:cs="Arial"/>
                  <w:sz w:val="28"/>
                  <w:szCs w:val="24"/>
                </w:rPr>
                <m:t>n</m:t>
              </m:r>
            </w:del>
            <m:ctrlPr>
              <w:del w:id="316" w:author="Adriana Carvalho" w:date="2018-04-28T21:05:00Z">
                <w:rPr>
                  <w:rFonts w:ascii="Cambria Math" w:eastAsia="Times New Roman" w:hAnsi="Cambria Math" w:cs="Arial"/>
                  <w:b/>
                  <w:sz w:val="28"/>
                  <w:szCs w:val="24"/>
                </w:rPr>
              </w:del>
            </m:ctrlPr>
          </m:den>
        </m:f>
        <w:del w:id="317" w:author="Adriana Carvalho" w:date="2018-04-28T21:05:00Z">
          <m:r>
            <m:rPr>
              <m:sty m:val="b"/>
            </m:rPr>
            <w:rPr>
              <w:rFonts w:ascii="Cambria Math" w:eastAsia="Times New Roman" w:hAnsi="Cambria Math" w:cs="Arial"/>
              <w:sz w:val="28"/>
              <w:szCs w:val="24"/>
            </w:rPr>
            <m:t xml:space="preserve"> V</m:t>
          </m:r>
        </w:del>
      </m:oMath>
      <w:del w:id="318" w:author="Adriana Carvalho" w:date="2018-04-28T21:05:00Z">
        <w:r w:rsidRPr="00D442FD" w:rsidDel="00DC24CB">
          <w:rPr>
            <w:rFonts w:ascii="Arial" w:eastAsia="Times New Roman" w:hAnsi="Arial" w:cs="Arial"/>
            <w:sz w:val="24"/>
            <w:szCs w:val="24"/>
          </w:rPr>
          <w:tab/>
        </w:r>
        <w:r w:rsidRPr="00D442FD" w:rsidDel="00DC24CB">
          <w:rPr>
            <w:rFonts w:ascii="Arial" w:eastAsia="Times New Roman" w:hAnsi="Arial" w:cs="Arial"/>
            <w:sz w:val="24"/>
            <w:szCs w:val="24"/>
          </w:rPr>
          <w:tab/>
        </w:r>
        <w:r w:rsidRPr="00D442FD" w:rsidDel="00DC24CB">
          <w:rPr>
            <w:rFonts w:ascii="Arial" w:eastAsia="Times New Roman" w:hAnsi="Arial" w:cs="Arial"/>
            <w:sz w:val="24"/>
            <w:szCs w:val="24"/>
          </w:rPr>
          <w:tab/>
        </w:r>
        <w:r w:rsidRPr="00D442FD" w:rsidDel="00DC24CB">
          <w:rPr>
            <w:rFonts w:ascii="Arial" w:eastAsia="Times New Roman" w:hAnsi="Arial" w:cs="Arial"/>
            <w:sz w:val="24"/>
            <w:szCs w:val="24"/>
          </w:rPr>
          <w:tab/>
        </w:r>
        <w:r w:rsidRPr="00D442FD" w:rsidDel="00DC24CB">
          <w:rPr>
            <w:rFonts w:ascii="Arial" w:eastAsia="Times New Roman" w:hAnsi="Arial" w:cs="Arial"/>
            <w:sz w:val="24"/>
            <w:szCs w:val="24"/>
          </w:rPr>
          <w:tab/>
        </w:r>
        <w:r w:rsidRPr="00D442FD">
          <w:rPr>
            <w:rFonts w:ascii="Arial" w:eastAsia="Calibri" w:hAnsi="Arial" w:cs="Times New Roman"/>
            <w:sz w:val="24"/>
            <w:szCs w:val="24"/>
          </w:rPr>
          <w:delText>(3)</w:delText>
        </w:r>
      </w:del>
    </w:p>
    <w:p w:rsidR="00D442FD" w:rsidRPr="00D442FD" w:rsidRDefault="00D442FD" w:rsidP="00D442FD">
      <w:pPr>
        <w:spacing w:after="200" w:line="360" w:lineRule="auto"/>
        <w:rPr>
          <w:rFonts w:ascii="Cambria" w:eastAsia="Times New Roman" w:hAnsi="Cambria" w:cs="Arial"/>
          <w:color w:val="4F81BD"/>
          <w:sz w:val="18"/>
          <w:szCs w:val="24"/>
        </w:rPr>
      </w:pPr>
      <w:r w:rsidRPr="00D442FD">
        <w:rPr>
          <w:rFonts w:ascii="Arial" w:eastAsia="Calibri" w:hAnsi="Arial" w:cs="Times New Roman"/>
          <w:sz w:val="24"/>
          <w:szCs w:val="24"/>
        </w:rPr>
        <w:t>sendo para a equação (1), com apenas um elétron envolvido, 0,059</w:t>
      </w:r>
      <w:del w:id="319" w:author="Adriana Carvalho" w:date="2018-04-28T20:14:00Z">
        <w:r w:rsidRPr="00D442FD">
          <w:rPr>
            <w:rFonts w:ascii="Arial" w:eastAsia="Calibri" w:hAnsi="Arial" w:cs="Times New Roman"/>
            <w:sz w:val="24"/>
            <w:szCs w:val="24"/>
          </w:rPr>
          <w:delText>1</w:delText>
        </w:r>
      </w:del>
      <w:del w:id="320" w:author="Adriana Carvalho" w:date="2018-04-28T21:05:00Z">
        <w:r w:rsidRPr="00D442FD">
          <w:rPr>
            <w:rFonts w:ascii="Arial" w:eastAsia="Calibri" w:hAnsi="Arial" w:cs="Times New Roman"/>
            <w:sz w:val="24"/>
            <w:szCs w:val="24"/>
          </w:rPr>
          <w:delText xml:space="preserve"> V. A diferença entre esse valor teórico e o experimental (Tabela 1) pode ser provocada pelas irregularidades contidas no eletrodo</w:delText>
        </w:r>
      </w:del>
    </w:p>
    <w:p w:rsidR="00D442FD" w:rsidRPr="00D442FD" w:rsidRDefault="00D442FD" w:rsidP="00D442FD">
      <w:pPr>
        <w:spacing w:after="200" w:line="360" w:lineRule="auto"/>
        <w:ind w:firstLine="709"/>
        <w:rPr>
          <w:rFonts w:ascii="Arial" w:eastAsia="Calibri" w:hAnsi="Arial" w:cs="Times New Roman"/>
          <w:sz w:val="24"/>
          <w:szCs w:val="24"/>
          <w:lang w:val="pt-PT"/>
        </w:rPr>
      </w:pPr>
      <w:r w:rsidRPr="00D442FD">
        <w:rPr>
          <w:rFonts w:ascii="Arial" w:eastAsia="Calibri" w:hAnsi="Arial" w:cs="Times New Roman"/>
          <w:sz w:val="24"/>
          <w:szCs w:val="24"/>
          <w:lang w:val="pt-PT"/>
        </w:rPr>
        <w:t>Outros dados obtidos no voltamograma (Figura 9.a) foram as resistências referentes as regiões lineares da curva</w:t>
      </w:r>
      <w:ins w:id="321" w:author="Adriana Carvalho" w:date="2018-04-28T21:06:00Z">
        <w:r w:rsidRPr="00D442FD">
          <w:rPr>
            <w:rFonts w:ascii="Arial" w:eastAsia="Calibri" w:hAnsi="Arial" w:cs="Times New Roman"/>
            <w:sz w:val="24"/>
            <w:szCs w:val="24"/>
          </w:rPr>
          <w:t xml:space="preserve"> </w:t>
        </w:r>
      </w:ins>
      <w:r w:rsidRPr="00D442FD">
        <w:rPr>
          <w:rFonts w:ascii="Arial" w:eastAsia="Calibri" w:hAnsi="Arial" w:cs="Times New Roman"/>
          <w:sz w:val="24"/>
          <w:szCs w:val="24"/>
        </w:rPr>
        <w:t>correspondentes</w:t>
      </w:r>
      <w:ins w:id="322" w:author="Adriana Carvalho" w:date="2018-04-28T21:06:00Z">
        <w:r w:rsidRPr="00D442FD">
          <w:rPr>
            <w:rFonts w:ascii="Arial" w:eastAsia="Calibri" w:hAnsi="Arial" w:cs="Times New Roman"/>
            <w:sz w:val="24"/>
            <w:szCs w:val="24"/>
          </w:rPr>
          <w:t xml:space="preserve"> aos potencias de sobretensão</w:t>
        </w:r>
      </w:ins>
      <w:r w:rsidRPr="00D442FD">
        <w:rPr>
          <w:rFonts w:ascii="Arial" w:eastAsia="Calibri" w:hAnsi="Arial" w:cs="Times New Roman"/>
          <w:sz w:val="24"/>
          <w:szCs w:val="24"/>
          <w:lang w:val="pt-PT"/>
        </w:rPr>
        <w:t>,</w:t>
      </w:r>
      <w:ins w:id="323" w:author="Adriana Carvalho" w:date="2018-04-28T21:06:00Z">
        <w:r w:rsidRPr="00D442FD">
          <w:rPr>
            <w:rFonts w:ascii="Arial" w:eastAsia="Calibri" w:hAnsi="Arial" w:cs="Times New Roman"/>
            <w:sz w:val="24"/>
            <w:szCs w:val="24"/>
          </w:rPr>
          <w:t xml:space="preserve"> </w:t>
        </w:r>
      </w:ins>
      <w:del w:id="324" w:author="Adriana Carvalho" w:date="2018-04-28T21:05:00Z">
        <w:r w:rsidRPr="00D442FD">
          <w:rPr>
            <w:rFonts w:ascii="Arial" w:eastAsia="Calibri" w:hAnsi="Arial" w:cs="Times New Roman"/>
            <w:sz w:val="24"/>
            <w:szCs w:val="24"/>
          </w:rPr>
          <w:delText xml:space="preserve"> </w:delText>
        </w:r>
      </w:del>
      <w:r w:rsidRPr="00D442FD">
        <w:rPr>
          <w:rFonts w:ascii="Arial" w:eastAsia="Calibri" w:hAnsi="Arial" w:cs="Times New Roman"/>
          <w:sz w:val="24"/>
          <w:szCs w:val="24"/>
          <w:lang w:val="pt-PT"/>
        </w:rPr>
        <w:t xml:space="preserve">nos picos </w:t>
      </w:r>
      <w:r w:rsidRPr="00D442FD">
        <w:rPr>
          <w:rFonts w:ascii="Arial" w:eastAsia="Calibri" w:hAnsi="Arial" w:cs="Times New Roman"/>
          <w:sz w:val="24"/>
          <w:szCs w:val="24"/>
        </w:rPr>
        <w:t>anódicos (R</w:t>
      </w:r>
      <w:r w:rsidRPr="00D442FD">
        <w:rPr>
          <w:rFonts w:ascii="Arial" w:eastAsia="Calibri" w:hAnsi="Arial" w:cs="Times New Roman"/>
          <w:sz w:val="24"/>
          <w:szCs w:val="24"/>
          <w:vertAlign w:val="subscript"/>
        </w:rPr>
        <w:t>PA</w:t>
      </w:r>
      <w:r w:rsidRPr="00D442FD">
        <w:rPr>
          <w:rFonts w:ascii="Arial" w:eastAsia="Calibri" w:hAnsi="Arial" w:cs="Times New Roman"/>
          <w:sz w:val="24"/>
          <w:szCs w:val="24"/>
        </w:rPr>
        <w:t>) e catódicos (R</w:t>
      </w:r>
      <w:r w:rsidRPr="00D442FD">
        <w:rPr>
          <w:rFonts w:ascii="Arial" w:eastAsia="Calibri" w:hAnsi="Arial" w:cs="Times New Roman"/>
          <w:sz w:val="24"/>
          <w:szCs w:val="24"/>
          <w:vertAlign w:val="subscript"/>
        </w:rPr>
        <w:t>PC</w:t>
      </w:r>
      <w:r w:rsidRPr="00D442FD">
        <w:rPr>
          <w:rFonts w:ascii="Arial" w:eastAsia="Calibri" w:hAnsi="Arial" w:cs="Times New Roman"/>
          <w:sz w:val="24"/>
          <w:szCs w:val="24"/>
        </w:rPr>
        <w:t>), mostrados na tabela 1. Essas resistências podem ser consideradas um somatório de diversas contribuições resistivas envolvidas nas etapas do mecanismo de transferência de elétrons para o eletrodo de ouro.</w:t>
      </w:r>
    </w:p>
    <w:p w:rsidR="00D442FD" w:rsidRPr="00D442FD" w:rsidRDefault="00D442FD" w:rsidP="00D442FD">
      <w:pPr>
        <w:keepNext/>
        <w:spacing w:after="200" w:line="360" w:lineRule="auto"/>
        <w:rPr>
          <w:rFonts w:ascii="Arial" w:eastAsia="MS Mincho" w:hAnsi="Arial" w:cs="Arial"/>
          <w:b/>
          <w:bCs/>
          <w:sz w:val="20"/>
          <w:szCs w:val="20"/>
          <w:lang w:val="pt-PT"/>
        </w:rPr>
      </w:pPr>
      <w:r w:rsidRPr="00D442FD">
        <w:rPr>
          <w:rFonts w:ascii="Arial" w:eastAsia="MS Mincho" w:hAnsi="Arial" w:cs="Arial"/>
          <w:b/>
          <w:bCs/>
          <w:sz w:val="20"/>
          <w:szCs w:val="20"/>
          <w:lang w:val="pt-PT"/>
        </w:rPr>
        <w:t xml:space="preserve">Tabela 1. </w:t>
      </w:r>
      <w:r w:rsidRPr="00D442FD">
        <w:rPr>
          <w:rFonts w:ascii="Arial" w:eastAsia="MS Mincho" w:hAnsi="Arial" w:cs="Arial"/>
          <w:sz w:val="20"/>
          <w:szCs w:val="20"/>
          <w:lang w:val="pt-PT"/>
        </w:rPr>
        <w:t xml:space="preserve">Resistências obtidas dos picos </w:t>
      </w:r>
      <w:bookmarkStart w:id="325" w:name="_Hlk512292565"/>
      <w:r w:rsidRPr="00D442FD">
        <w:rPr>
          <w:rFonts w:ascii="Arial" w:eastAsia="MS Mincho" w:hAnsi="Arial" w:cs="Arial"/>
          <w:sz w:val="20"/>
          <w:szCs w:val="20"/>
          <w:lang w:val="pt-PT"/>
        </w:rPr>
        <w:t>anódicos (R</w:t>
      </w:r>
      <w:r w:rsidRPr="00D442FD">
        <w:rPr>
          <w:rFonts w:ascii="Arial" w:eastAsia="MS Mincho" w:hAnsi="Arial" w:cs="Arial"/>
          <w:sz w:val="20"/>
          <w:szCs w:val="20"/>
          <w:vertAlign w:val="subscript"/>
          <w:lang w:val="pt-PT"/>
        </w:rPr>
        <w:t>PA</w:t>
      </w:r>
      <w:r w:rsidRPr="00D442FD">
        <w:rPr>
          <w:rFonts w:ascii="Arial" w:eastAsia="MS Mincho" w:hAnsi="Arial" w:cs="Arial"/>
          <w:sz w:val="20"/>
          <w:szCs w:val="20"/>
          <w:lang w:val="pt-PT"/>
        </w:rPr>
        <w:t>) e catódicos (R</w:t>
      </w:r>
      <w:r w:rsidRPr="00D442FD">
        <w:rPr>
          <w:rFonts w:ascii="Arial" w:eastAsia="MS Mincho" w:hAnsi="Arial" w:cs="Arial"/>
          <w:sz w:val="20"/>
          <w:szCs w:val="20"/>
          <w:vertAlign w:val="subscript"/>
          <w:lang w:val="pt-PT"/>
        </w:rPr>
        <w:t>PC</w:t>
      </w:r>
      <w:r w:rsidRPr="00D442FD">
        <w:rPr>
          <w:rFonts w:ascii="Arial" w:eastAsia="MS Mincho" w:hAnsi="Arial" w:cs="Arial"/>
          <w:sz w:val="20"/>
          <w:szCs w:val="20"/>
          <w:lang w:val="pt-PT"/>
        </w:rPr>
        <w:t xml:space="preserve">) </w:t>
      </w:r>
      <w:bookmarkEnd w:id="325"/>
      <w:r w:rsidRPr="00D442FD">
        <w:rPr>
          <w:rFonts w:ascii="Arial" w:eastAsia="MS Mincho" w:hAnsi="Arial" w:cs="Arial"/>
          <w:sz w:val="20"/>
          <w:szCs w:val="20"/>
          <w:lang w:val="pt-PT"/>
        </w:rPr>
        <w:t>do voltamograma cíclico da superfície de ouro após o tratamento (EAu).</w:t>
      </w:r>
    </w:p>
    <w:tbl>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Change w:id="326" w:author="Adriana Carvalho" w:date="2018-05-02T02:07:00Z">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PrChange>
      </w:tblPr>
      <w:tblGrid>
        <w:gridCol w:w="962"/>
        <w:gridCol w:w="4028"/>
        <w:gridCol w:w="4082"/>
        <w:tblGridChange w:id="327">
          <w:tblGrid>
            <w:gridCol w:w="360"/>
            <w:gridCol w:w="360"/>
            <w:gridCol w:w="360"/>
          </w:tblGrid>
        </w:tblGridChange>
      </w:tblGrid>
      <w:tr w:rsidR="00D442FD" w:rsidRPr="00D442FD" w:rsidTr="00C74668">
        <w:trPr>
          <w:trHeight w:val="737"/>
          <w:jc w:val="center"/>
          <w:trPrChange w:id="328" w:author="Adriana Carvalho" w:date="2018-05-02T02:07:00Z">
            <w:trPr>
              <w:jc w:val="center"/>
            </w:trPr>
          </w:trPrChange>
        </w:trPr>
        <w:tc>
          <w:tcPr>
            <w:tcW w:w="530" w:type="pct"/>
            <w:tcBorders>
              <w:top w:val="single" w:sz="4" w:space="0" w:color="auto"/>
            </w:tcBorders>
            <w:vAlign w:val="center"/>
            <w:tcPrChange w:id="329" w:author="Adriana Carvalho" w:date="2018-05-02T02:07:00Z">
              <w:tcPr>
                <w:tcW w:w="734"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330" w:author="Adriana Carvalho" w:date="2018-05-02T00:00:00Z">
                  <w:rPr>
                    <w:rFonts w:eastAsiaTheme="minorHAnsi" w:cs="Arial"/>
                    <w:b/>
                    <w:bCs/>
                    <w:sz w:val="22"/>
                    <w:szCs w:val="22"/>
                  </w:rPr>
                </w:rPrChange>
              </w:rPr>
            </w:pPr>
            <w:r w:rsidRPr="00D442FD">
              <w:rPr>
                <w:rFonts w:cs="Arial"/>
                <w:b/>
                <w:bCs/>
                <w:sz w:val="18"/>
                <w:szCs w:val="20"/>
                <w:rPrChange w:id="331" w:author="Adriana Carvalho" w:date="2018-05-02T02:05:00Z">
                  <w:rPr>
                    <w:rFonts w:cs="Arial"/>
                    <w:b/>
                    <w:bCs/>
                  </w:rPr>
                </w:rPrChange>
              </w:rPr>
              <w:t>Sistema</w:t>
            </w:r>
          </w:p>
        </w:tc>
        <w:tc>
          <w:tcPr>
            <w:tcW w:w="2220" w:type="pct"/>
            <w:tcBorders>
              <w:top w:val="single" w:sz="4" w:space="0" w:color="auto"/>
              <w:bottom w:val="single" w:sz="4" w:space="0" w:color="auto"/>
            </w:tcBorders>
            <w:vAlign w:val="center"/>
            <w:tcPrChange w:id="332" w:author="Adriana Carvalho" w:date="2018-05-02T02:07:00Z">
              <w:tcPr>
                <w:tcW w:w="2133" w:type="pct"/>
                <w:tcBorders>
                  <w:top w:val="single" w:sz="18" w:space="0" w:color="auto"/>
                  <w:bottom w:val="single" w:sz="4" w:space="0" w:color="auto"/>
                </w:tcBorders>
                <w:vAlign w:val="center"/>
              </w:tcPr>
            </w:tcPrChange>
          </w:tcPr>
          <w:p w:rsidR="00D442FD" w:rsidRPr="00D442FD" w:rsidRDefault="00D442FD" w:rsidP="00D442FD">
            <w:pPr>
              <w:spacing w:line="360" w:lineRule="auto"/>
              <w:jc w:val="center"/>
              <w:rPr>
                <w:rFonts w:cs="Arial"/>
                <w:b/>
                <w:bCs/>
                <w:sz w:val="18"/>
                <w:szCs w:val="20"/>
                <w:rPrChange w:id="333" w:author="Adriana Carvalho" w:date="2018-05-02T00:00:00Z">
                  <w:rPr>
                    <w:rFonts w:eastAsiaTheme="minorHAnsi" w:cs="Arial"/>
                    <w:b/>
                    <w:bCs/>
                    <w:szCs w:val="22"/>
                  </w:rPr>
                </w:rPrChange>
              </w:rPr>
            </w:pPr>
            <w:r w:rsidRPr="00D442FD">
              <w:rPr>
                <w:rFonts w:cs="Arial"/>
                <w:b/>
                <w:bCs/>
                <w:sz w:val="18"/>
                <w:szCs w:val="20"/>
                <w:rPrChange w:id="334" w:author="Adriana Carvalho" w:date="2018-05-02T02:05:00Z">
                  <w:rPr>
                    <w:rFonts w:cs="Arial"/>
                    <w:b/>
                    <w:bCs/>
                  </w:rPr>
                </w:rPrChange>
              </w:rPr>
              <w:t>R</w:t>
            </w:r>
            <w:r w:rsidRPr="00D442FD">
              <w:rPr>
                <w:rFonts w:cs="Arial"/>
                <w:b/>
                <w:bCs/>
                <w:sz w:val="18"/>
                <w:szCs w:val="20"/>
                <w:vertAlign w:val="subscript"/>
                <w:rPrChange w:id="335" w:author="Adriana Carvalho" w:date="2018-05-02T02:05:00Z">
                  <w:rPr>
                    <w:rFonts w:cs="Arial"/>
                    <w:b/>
                    <w:bCs/>
                    <w:vertAlign w:val="subscript"/>
                  </w:rPr>
                </w:rPrChange>
              </w:rPr>
              <w:t>PA</w:t>
            </w:r>
            <w:r w:rsidRPr="00D442FD">
              <w:rPr>
                <w:rFonts w:cs="Arial"/>
                <w:b/>
                <w:bCs/>
                <w:sz w:val="18"/>
                <w:szCs w:val="20"/>
                <w:rPrChange w:id="336" w:author="Adriana Carvalho" w:date="2018-05-02T02:05:00Z">
                  <w:rPr>
                    <w:rFonts w:cs="Arial"/>
                    <w:b/>
                    <w:bCs/>
                  </w:rPr>
                </w:rPrChange>
              </w:rPr>
              <w:t xml:space="preserve"> (Ω)</w:t>
            </w:r>
          </w:p>
        </w:tc>
        <w:tc>
          <w:tcPr>
            <w:tcW w:w="2250" w:type="pct"/>
            <w:tcBorders>
              <w:top w:val="single" w:sz="4" w:space="0" w:color="auto"/>
            </w:tcBorders>
            <w:vAlign w:val="center"/>
            <w:tcPrChange w:id="337" w:author="Adriana Carvalho" w:date="2018-05-02T02:07:00Z">
              <w:tcPr>
                <w:tcW w:w="2133"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338" w:author="Adriana Carvalho" w:date="2018-05-02T00:00:00Z">
                  <w:rPr>
                    <w:rFonts w:eastAsiaTheme="minorHAnsi" w:cs="Arial"/>
                    <w:b/>
                    <w:bCs/>
                    <w:szCs w:val="22"/>
                  </w:rPr>
                </w:rPrChange>
              </w:rPr>
            </w:pPr>
            <w:r w:rsidRPr="00D442FD">
              <w:rPr>
                <w:rFonts w:cs="Arial"/>
                <w:b/>
                <w:bCs/>
                <w:sz w:val="18"/>
                <w:szCs w:val="20"/>
                <w:rPrChange w:id="339" w:author="Adriana Carvalho" w:date="2018-05-02T02:05:00Z">
                  <w:rPr>
                    <w:rFonts w:cs="Arial"/>
                    <w:b/>
                    <w:bCs/>
                  </w:rPr>
                </w:rPrChange>
              </w:rPr>
              <w:t>R</w:t>
            </w:r>
            <w:r w:rsidRPr="00D442FD">
              <w:rPr>
                <w:rFonts w:cs="Arial"/>
                <w:b/>
                <w:bCs/>
                <w:sz w:val="18"/>
                <w:szCs w:val="20"/>
                <w:vertAlign w:val="subscript"/>
                <w:rPrChange w:id="340" w:author="Adriana Carvalho" w:date="2018-05-02T02:05:00Z">
                  <w:rPr>
                    <w:rFonts w:cs="Arial"/>
                    <w:b/>
                    <w:bCs/>
                    <w:vertAlign w:val="subscript"/>
                  </w:rPr>
                </w:rPrChange>
              </w:rPr>
              <w:t>PC</w:t>
            </w:r>
            <w:r w:rsidRPr="00D442FD">
              <w:rPr>
                <w:rFonts w:cs="Arial"/>
                <w:b/>
                <w:bCs/>
                <w:sz w:val="18"/>
                <w:szCs w:val="20"/>
                <w:rPrChange w:id="341" w:author="Adriana Carvalho" w:date="2018-05-02T02:05:00Z">
                  <w:rPr>
                    <w:rFonts w:cs="Arial"/>
                    <w:b/>
                    <w:bCs/>
                  </w:rPr>
                </w:rPrChange>
              </w:rPr>
              <w:t xml:space="preserve"> (Ω)</w:t>
            </w:r>
          </w:p>
        </w:tc>
      </w:tr>
      <w:tr w:rsidR="00D442FD" w:rsidRPr="00D442FD" w:rsidTr="00C74668">
        <w:trPr>
          <w:trHeight w:val="737"/>
          <w:jc w:val="center"/>
          <w:trPrChange w:id="342" w:author="Adriana Carvalho" w:date="2018-05-02T02:07:00Z">
            <w:trPr>
              <w:jc w:val="center"/>
            </w:trPr>
          </w:trPrChange>
        </w:trPr>
        <w:tc>
          <w:tcPr>
            <w:tcW w:w="530" w:type="pct"/>
            <w:tcBorders>
              <w:bottom w:val="single" w:sz="4" w:space="0" w:color="auto"/>
            </w:tcBorders>
            <w:vAlign w:val="center"/>
            <w:tcPrChange w:id="343" w:author="Adriana Carvalho" w:date="2018-05-02T02:07:00Z">
              <w:tcPr>
                <w:tcW w:w="734" w:type="pct"/>
                <w:tcBorders>
                  <w:bottom w:val="single" w:sz="18" w:space="0" w:color="auto"/>
                </w:tcBorders>
                <w:vAlign w:val="center"/>
              </w:tcPr>
            </w:tcPrChange>
          </w:tcPr>
          <w:p w:rsidR="00D442FD" w:rsidRPr="00D442FD" w:rsidRDefault="00D442FD" w:rsidP="00D442FD">
            <w:pPr>
              <w:spacing w:line="360" w:lineRule="auto"/>
              <w:jc w:val="center"/>
              <w:rPr>
                <w:rFonts w:cs="Arial"/>
                <w:b/>
                <w:sz w:val="18"/>
                <w:szCs w:val="20"/>
                <w:rPrChange w:id="344" w:author="Adriana Carvalho" w:date="2018-05-02T00:00:00Z">
                  <w:rPr>
                    <w:rFonts w:eastAsiaTheme="minorHAnsi" w:cs="Arial"/>
                    <w:sz w:val="18"/>
                    <w:szCs w:val="18"/>
                  </w:rPr>
                </w:rPrChange>
              </w:rPr>
            </w:pPr>
            <w:r w:rsidRPr="00D442FD">
              <w:rPr>
                <w:rFonts w:cs="Arial"/>
                <w:b/>
                <w:sz w:val="18"/>
                <w:szCs w:val="20"/>
                <w:rPrChange w:id="345" w:author="Adriana Carvalho" w:date="2018-05-02T02:05:00Z">
                  <w:rPr>
                    <w:rFonts w:cs="Arial"/>
                    <w:sz w:val="18"/>
                    <w:szCs w:val="18"/>
                  </w:rPr>
                </w:rPrChange>
              </w:rPr>
              <w:t>EAu</w:t>
            </w:r>
          </w:p>
        </w:tc>
        <w:tc>
          <w:tcPr>
            <w:tcW w:w="2220" w:type="pct"/>
            <w:tcBorders>
              <w:top w:val="single" w:sz="4" w:space="0" w:color="auto"/>
              <w:bottom w:val="single" w:sz="4" w:space="0" w:color="auto"/>
            </w:tcBorders>
            <w:vAlign w:val="center"/>
            <w:tcPrChange w:id="346" w:author="Adriana Carvalho" w:date="2018-05-02T02:07:00Z">
              <w:tcPr>
                <w:tcW w:w="2133" w:type="pct"/>
                <w:tcBorders>
                  <w:top w:val="single" w:sz="4" w:space="0" w:color="auto"/>
                  <w:bottom w:val="single" w:sz="18" w:space="0" w:color="auto"/>
                </w:tcBorders>
                <w:vAlign w:val="center"/>
              </w:tcPr>
            </w:tcPrChange>
          </w:tcPr>
          <w:p w:rsidR="00D442FD" w:rsidRPr="00D442FD" w:rsidRDefault="00D442FD" w:rsidP="00D442FD">
            <w:pPr>
              <w:spacing w:line="360" w:lineRule="auto"/>
              <w:jc w:val="center"/>
              <w:rPr>
                <w:rFonts w:cs="Arial"/>
                <w:sz w:val="18"/>
                <w:szCs w:val="20"/>
                <w:vertAlign w:val="superscript"/>
                <w:rPrChange w:id="347" w:author="Adriana Carvalho" w:date="2018-05-02T00:00:00Z">
                  <w:rPr>
                    <w:rFonts w:eastAsiaTheme="minorHAnsi" w:cs="Arial"/>
                    <w:sz w:val="18"/>
                    <w:szCs w:val="18"/>
                  </w:rPr>
                </w:rPrChange>
              </w:rPr>
            </w:pPr>
            <w:r w:rsidRPr="00D442FD">
              <w:rPr>
                <w:rFonts w:cs="Arial"/>
                <w:sz w:val="18"/>
                <w:szCs w:val="20"/>
              </w:rPr>
              <w:t>6</w:t>
            </w:r>
            <w:ins w:id="348" w:author="Adriana Carvalho" w:date="2018-04-28T21:07:00Z">
              <w:r w:rsidRPr="00D442FD">
                <w:rPr>
                  <w:sz w:val="18"/>
                  <w:szCs w:val="20"/>
                </w:rPr>
                <w:t>,6 x 10</w:t>
              </w:r>
            </w:ins>
            <w:ins w:id="349" w:author="Adriana Carvalho" w:date="2018-04-28T21:08:00Z">
              <w:r w:rsidRPr="00D442FD">
                <w:rPr>
                  <w:sz w:val="18"/>
                  <w:szCs w:val="20"/>
                </w:rPr>
                <w:t>3</w:t>
              </w:r>
            </w:ins>
            <w:ins w:id="350" w:author="Adriana Carvalho" w:date="2018-04-28T21:07:00Z">
              <w:r w:rsidRPr="00D442FD">
                <w:rPr>
                  <w:sz w:val="18"/>
                  <w:szCs w:val="20"/>
                </w:rPr>
                <w:t xml:space="preserve"> </w:t>
              </w:r>
            </w:ins>
            <w:del w:id="351" w:author="Adriana Carvalho" w:date="2018-04-28T21:07:00Z">
              <w:r w:rsidRPr="00D442FD">
                <w:rPr>
                  <w:sz w:val="18"/>
                  <w:szCs w:val="20"/>
                </w:rPr>
                <w:delText>573,032821</w:delText>
              </w:r>
            </w:del>
            <w:r w:rsidRPr="00D442FD">
              <w:rPr>
                <w:rFonts w:cs="Arial"/>
                <w:sz w:val="18"/>
                <w:szCs w:val="20"/>
              </w:rPr>
              <w:t xml:space="preserve"> ± </w:t>
            </w:r>
            <w:del w:id="352" w:author="Adriana Carvalho" w:date="2018-04-28T21:07:00Z">
              <w:r w:rsidRPr="00D442FD">
                <w:rPr>
                  <w:sz w:val="18"/>
                  <w:szCs w:val="20"/>
                </w:rPr>
                <w:delText>168,468710</w:delText>
              </w:r>
            </w:del>
            <w:ins w:id="353" w:author="Adriana Carvalho" w:date="2018-04-28T21:08:00Z">
              <w:r w:rsidRPr="00D442FD">
                <w:rPr>
                  <w:sz w:val="18"/>
                  <w:szCs w:val="20"/>
                </w:rPr>
                <w:t>0,2</w:t>
              </w:r>
            </w:ins>
            <w:ins w:id="354" w:author="Adriana Carvalho" w:date="2018-04-28T21:07:00Z">
              <w:r w:rsidRPr="00D442FD">
                <w:rPr>
                  <w:sz w:val="18"/>
                  <w:szCs w:val="20"/>
                </w:rPr>
                <w:t xml:space="preserve"> x 10</w:t>
              </w:r>
            </w:ins>
            <w:ins w:id="355" w:author="Adriana Carvalho" w:date="2018-04-28T21:08:00Z">
              <w:r w:rsidRPr="00D442FD">
                <w:rPr>
                  <w:sz w:val="18"/>
                  <w:szCs w:val="20"/>
                </w:rPr>
                <w:t>3</w:t>
              </w:r>
            </w:ins>
          </w:p>
        </w:tc>
        <w:tc>
          <w:tcPr>
            <w:tcW w:w="2250" w:type="pct"/>
            <w:tcBorders>
              <w:bottom w:val="single" w:sz="4" w:space="0" w:color="auto"/>
            </w:tcBorders>
            <w:vAlign w:val="center"/>
            <w:tcPrChange w:id="356" w:author="Adriana Carvalho" w:date="2018-05-02T02:07:00Z">
              <w:tcPr>
                <w:tcW w:w="2133" w:type="pct"/>
                <w:tcBorders>
                  <w:bottom w:val="single" w:sz="18" w:space="0" w:color="auto"/>
                </w:tcBorders>
                <w:vAlign w:val="center"/>
              </w:tcPr>
            </w:tcPrChange>
          </w:tcPr>
          <w:p w:rsidR="00D442FD" w:rsidRPr="00D442FD" w:rsidRDefault="00D442FD" w:rsidP="00D442FD">
            <w:pPr>
              <w:spacing w:line="360" w:lineRule="auto"/>
              <w:jc w:val="center"/>
              <w:rPr>
                <w:rFonts w:cs="Arial"/>
                <w:sz w:val="18"/>
                <w:szCs w:val="20"/>
                <w:vertAlign w:val="superscript"/>
                <w:rPrChange w:id="357" w:author="Adriana Carvalho" w:date="2018-05-02T00:00:00Z">
                  <w:rPr>
                    <w:rFonts w:eastAsiaTheme="minorHAnsi" w:cs="Arial"/>
                    <w:sz w:val="18"/>
                    <w:szCs w:val="18"/>
                  </w:rPr>
                </w:rPrChange>
              </w:rPr>
            </w:pPr>
            <w:r w:rsidRPr="00D442FD">
              <w:rPr>
                <w:sz w:val="18"/>
                <w:szCs w:val="20"/>
              </w:rPr>
              <w:t>6</w:t>
            </w:r>
            <w:del w:id="358" w:author="Adriana Carvalho" w:date="2018-04-28T21:08:00Z">
              <w:r w:rsidRPr="00D442FD">
                <w:rPr>
                  <w:sz w:val="18"/>
                  <w:szCs w:val="20"/>
                </w:rPr>
                <w:delText>426,244001</w:delText>
              </w:r>
            </w:del>
            <w:ins w:id="359" w:author="Adriana Carvalho" w:date="2018-04-28T21:08:00Z">
              <w:r w:rsidRPr="00D442FD">
                <w:rPr>
                  <w:sz w:val="18"/>
                  <w:szCs w:val="20"/>
                </w:rPr>
                <w:t>6,4 x 103</w:t>
              </w:r>
            </w:ins>
            <w:r w:rsidRPr="00D442FD">
              <w:rPr>
                <w:rFonts w:cs="Arial"/>
                <w:sz w:val="18"/>
                <w:szCs w:val="20"/>
              </w:rPr>
              <w:t xml:space="preserve"> ± </w:t>
            </w:r>
            <w:del w:id="360" w:author="Adriana Carvalho" w:date="2018-04-28T21:08:00Z">
              <w:r w:rsidRPr="00D442FD">
                <w:rPr>
                  <w:sz w:val="18"/>
                  <w:szCs w:val="20"/>
                </w:rPr>
                <w:delText>187,725823</w:delText>
              </w:r>
            </w:del>
            <w:ins w:id="361" w:author="Adriana Carvalho" w:date="2018-04-28T21:08:00Z">
              <w:r w:rsidRPr="00D442FD">
                <w:rPr>
                  <w:sz w:val="18"/>
                  <w:szCs w:val="20"/>
                </w:rPr>
                <w:t>0,2 x 103</w:t>
              </w:r>
            </w:ins>
          </w:p>
        </w:tc>
      </w:tr>
    </w:tbl>
    <w:p w:rsidR="00D442FD" w:rsidRPr="00D442FD" w:rsidRDefault="00D442FD" w:rsidP="00D442FD">
      <w:pPr>
        <w:spacing w:after="200" w:line="360" w:lineRule="auto"/>
        <w:rPr>
          <w:rFonts w:ascii="Arial" w:eastAsia="Calibri" w:hAnsi="Arial" w:cs="Arial"/>
          <w:sz w:val="24"/>
          <w:szCs w:val="24"/>
        </w:rPr>
      </w:pPr>
    </w:p>
    <w:p w:rsidR="00D442FD" w:rsidRPr="00D442FD" w:rsidRDefault="00D442FD" w:rsidP="00D442FD">
      <w:pPr>
        <w:spacing w:after="200" w:line="360" w:lineRule="auto"/>
        <w:ind w:firstLine="709"/>
        <w:rPr>
          <w:rFonts w:ascii="Arial" w:eastAsia="Calibri" w:hAnsi="Arial" w:cs="Arial"/>
          <w:sz w:val="24"/>
          <w:szCs w:val="24"/>
        </w:rPr>
      </w:pPr>
      <w:r w:rsidRPr="00D442FD">
        <w:rPr>
          <w:rFonts w:ascii="Arial" w:eastAsia="Calibri" w:hAnsi="Arial" w:cs="Arial"/>
          <w:sz w:val="24"/>
          <w:szCs w:val="24"/>
        </w:rPr>
        <w:t>A representação Nyquist da EIE (Figura 9.b) demonstrou um comportamento linear, não sendo observada a presença de semicírculo na curva, ou seja, possuindo R</w:t>
      </w:r>
      <w:r w:rsidRPr="00D442FD">
        <w:rPr>
          <w:rFonts w:ascii="Arial" w:eastAsia="Calibri" w:hAnsi="Arial" w:cs="Arial"/>
          <w:sz w:val="24"/>
          <w:szCs w:val="24"/>
          <w:vertAlign w:val="subscript"/>
        </w:rPr>
        <w:t>TE</w:t>
      </w:r>
      <w:r w:rsidRPr="00D442FD">
        <w:rPr>
          <w:rFonts w:ascii="Arial" w:eastAsia="Calibri" w:hAnsi="Arial" w:cs="Arial"/>
          <w:sz w:val="24"/>
          <w:szCs w:val="24"/>
        </w:rPr>
        <w:t xml:space="preserve"> não significativa. </w:t>
      </w:r>
    </w:p>
    <w:p w:rsidR="00D442FD" w:rsidRPr="00D442FD" w:rsidRDefault="00D442FD" w:rsidP="00D442FD">
      <w:pPr>
        <w:keepNext/>
        <w:numPr>
          <w:ilvl w:val="1"/>
          <w:numId w:val="0"/>
        </w:numPr>
        <w:spacing w:before="240" w:after="240" w:line="360" w:lineRule="auto"/>
        <w:ind w:left="576" w:hanging="576"/>
        <w:jc w:val="both"/>
        <w:outlineLvl w:val="1"/>
        <w:rPr>
          <w:rFonts w:ascii="Arial" w:eastAsia="Times New Roman" w:hAnsi="Arial" w:cs="Arial"/>
          <w:b/>
          <w:bCs/>
          <w:iCs/>
          <w:sz w:val="24"/>
          <w:szCs w:val="28"/>
        </w:rPr>
      </w:pPr>
      <w:bookmarkStart w:id="362" w:name="_Toc513377499"/>
      <w:r w:rsidRPr="00D442FD">
        <w:rPr>
          <w:rFonts w:ascii="Arial" w:eastAsia="Times New Roman" w:hAnsi="Arial" w:cs="Arial"/>
          <w:b/>
          <w:bCs/>
          <w:iCs/>
          <w:sz w:val="24"/>
          <w:szCs w:val="28"/>
        </w:rPr>
        <w:t>MODIFICAÇÃO E CARACTERIZAÇÃO DA SUPERFÍCIE DE OURO</w:t>
      </w:r>
      <w:bookmarkEnd w:id="362"/>
    </w:p>
    <w:p w:rsidR="00D442FD" w:rsidRPr="00D442FD" w:rsidRDefault="00D442FD" w:rsidP="00D442FD">
      <w:pPr>
        <w:keepNext/>
        <w:numPr>
          <w:ilvl w:val="2"/>
          <w:numId w:val="0"/>
        </w:numPr>
        <w:spacing w:before="240" w:after="240" w:line="360" w:lineRule="auto"/>
        <w:ind w:left="720" w:hanging="720"/>
        <w:jc w:val="both"/>
        <w:outlineLvl w:val="2"/>
        <w:rPr>
          <w:rFonts w:ascii="Arial" w:eastAsia="Times New Roman" w:hAnsi="Arial" w:cs="Times New Roman"/>
          <w:b/>
          <w:bCs/>
          <w:sz w:val="24"/>
          <w:szCs w:val="26"/>
        </w:rPr>
      </w:pPr>
      <w:bookmarkStart w:id="363" w:name="_Toc513377500"/>
      <w:r w:rsidRPr="00D442FD">
        <w:rPr>
          <w:rFonts w:ascii="Arial" w:eastAsia="Times New Roman" w:hAnsi="Arial" w:cs="Times New Roman"/>
          <w:b/>
          <w:bCs/>
          <w:sz w:val="24"/>
          <w:szCs w:val="26"/>
        </w:rPr>
        <w:t>Formação da Self-assembled Monolayer (SAM)</w:t>
      </w:r>
      <w:bookmarkEnd w:id="363"/>
    </w:p>
    <w:p w:rsidR="00D442FD" w:rsidRPr="00D442FD" w:rsidRDefault="00D442FD" w:rsidP="00D442FD">
      <w:pPr>
        <w:spacing w:after="200" w:line="360" w:lineRule="auto"/>
        <w:ind w:firstLine="709"/>
        <w:rPr>
          <w:ins w:id="364" w:author="Adriana Carvalho" w:date="2018-04-27T00:00:00Z"/>
          <w:rFonts w:ascii="Arial" w:eastAsia="Calibri" w:hAnsi="Arial" w:cs="Times New Roman"/>
          <w:sz w:val="24"/>
          <w:szCs w:val="24"/>
        </w:rPr>
      </w:pPr>
      <w:r w:rsidRPr="00D442FD">
        <w:rPr>
          <w:rFonts w:ascii="Arial" w:eastAsia="Calibri" w:hAnsi="Arial" w:cs="Times New Roman"/>
          <w:sz w:val="24"/>
          <w:szCs w:val="24"/>
        </w:rPr>
        <w:t xml:space="preserve">A modificação da superfície por SAM ocorre por ligação covalente das moléculas de alcanotióis, contendo grupos terminais carregados ou positivamente (Cis) ou negativamente (AMP). Essa interação entre os alcanotióis e a superfície de ouro de quimissorção envolve a ligação específica e forte entre enxofre e ouro, sendo uma modificação bastante estável. Uma forma de compreender essa ligação é através da teoria de ácidos e bases de Lewis, sendo o ouro uma espécie com </w:t>
      </w:r>
      <w:r w:rsidRPr="00D442FD">
        <w:rPr>
          <w:rFonts w:ascii="Arial" w:eastAsia="Calibri" w:hAnsi="Arial" w:cs="Times New Roman"/>
          <w:sz w:val="24"/>
          <w:szCs w:val="24"/>
        </w:rPr>
        <w:lastRenderedPageBreak/>
        <w:t>densidade eletrônica elevada quando comparada com a do enxofre, sendo então uma base, e o enxofre um ácido.</w:t>
      </w:r>
    </w:p>
    <w:p w:rsidR="00D442FD" w:rsidRPr="00D442FD" w:rsidRDefault="00D442FD" w:rsidP="00D442FD">
      <w:pPr>
        <w:spacing w:before="240" w:after="240" w:line="360" w:lineRule="auto"/>
        <w:rPr>
          <w:ins w:id="365" w:author="Adriana Carvalho" w:date="2018-04-27T00:00:00Z"/>
          <w:rFonts w:ascii="Arial" w:eastAsia="Calibri" w:hAnsi="Arial" w:cs="Arial"/>
          <w:noProof/>
          <w:sz w:val="20"/>
          <w:szCs w:val="20"/>
          <w:lang w:eastAsia="pt-BR"/>
        </w:rPr>
      </w:pPr>
      <w:ins w:id="366" w:author="Adriana Carvalho" w:date="2018-04-27T00:00:00Z">
        <w:r w:rsidRPr="00D442FD">
          <w:rPr>
            <w:rFonts w:ascii="Arial" w:eastAsia="Calibri" w:hAnsi="Arial" w:cs="Times New Roman"/>
            <w:b/>
            <w:sz w:val="20"/>
            <w:szCs w:val="20"/>
          </w:rPr>
          <w:t>F</w:t>
        </w:r>
      </w:ins>
      <w:ins w:id="367" w:author="Adriana Carvalho" w:date="2018-04-27T22:18:00Z">
        <w:r w:rsidRPr="00D442FD">
          <w:rPr>
            <w:rFonts w:ascii="Arial" w:eastAsia="Calibri" w:hAnsi="Arial" w:cs="Times New Roman"/>
            <w:b/>
            <w:sz w:val="20"/>
            <w:szCs w:val="20"/>
          </w:rPr>
          <w:t>igura 6.</w:t>
        </w:r>
        <w:r w:rsidRPr="00D442FD">
          <w:rPr>
            <w:rFonts w:ascii="Arial" w:eastAsia="Calibri" w:hAnsi="Arial" w:cs="Times New Roman"/>
            <w:sz w:val="20"/>
            <w:szCs w:val="20"/>
          </w:rPr>
          <w:t xml:space="preserve"> Representação das superfícies transdutoras modificadas por SAM de Cis (à esquerda) e SAM de AMP (à direita)</w:t>
        </w:r>
      </w:ins>
      <w:r w:rsidRPr="00D442FD">
        <w:rPr>
          <w:rFonts w:ascii="Arial" w:eastAsia="Calibri" w:hAnsi="Arial" w:cs="Times New Roman"/>
          <w:sz w:val="20"/>
          <w:szCs w:val="20"/>
        </w:rPr>
        <w:t>.</w:t>
      </w:r>
    </w:p>
    <w:p w:rsidR="00D442FD" w:rsidRPr="00D442FD" w:rsidDel="00A847DE" w:rsidRDefault="00D442FD" w:rsidP="00D442FD">
      <w:pPr>
        <w:spacing w:before="240" w:after="240" w:line="360" w:lineRule="auto"/>
        <w:jc w:val="center"/>
        <w:rPr>
          <w:ins w:id="368" w:author="Adriana Carvalho" w:date="2018-04-27T22:18:00Z"/>
          <w:del w:id="369" w:author="Adriana Carvalho" w:date="2018-04-28T18:03:00Z"/>
          <w:rFonts w:ascii="Arial" w:eastAsia="Calibri" w:hAnsi="Arial" w:cs="Arial"/>
          <w:noProof/>
          <w:sz w:val="24"/>
          <w:szCs w:val="24"/>
          <w:lang w:eastAsia="pt-BR"/>
        </w:rPr>
      </w:pPr>
      <w:ins w:id="370" w:author="Adriana Carvalho" w:date="2018-04-27T22:18:00Z">
        <w:del w:id="371" w:author="Adriana Carvalho" w:date="2018-04-28T18:03:00Z">
          <w:r w:rsidRPr="00D442FD">
            <w:rPr>
              <w:rFonts w:ascii="Arial" w:eastAsia="Calibri" w:hAnsi="Arial" w:cs="Arial"/>
              <w:noProof/>
              <w:sz w:val="24"/>
              <w:szCs w:val="24"/>
              <w:lang w:eastAsia="pt-BR"/>
              <w:rPrChange w:id="372" w:author="Unknown">
                <w:rPr>
                  <w:noProof/>
                  <w:lang w:eastAsia="pt-BR"/>
                </w:rPr>
              </w:rPrChange>
            </w:rPr>
            <w:drawing>
              <wp:inline distT="0" distB="0" distL="0" distR="0" wp14:anchorId="79004E4C" wp14:editId="1BC8B0BF">
                <wp:extent cx="5040000" cy="2660340"/>
                <wp:effectExtent l="0" t="0" r="8255" b="6985"/>
                <wp:docPr id="9" name="Imagem 5">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8686BD5-BE6E-43D7-BB32-166C33DB2012}"/>
                            </a:ext>
                          </a:extLst>
                        </pic:cNvPr>
                        <pic:cNvPicPr>
                          <a:picLocks noChangeAspect="1"/>
                        </pic:cNvPicPr>
                      </pic:nvPicPr>
                      <pic:blipFill rotWithShape="1">
                        <a:blip r:embed="rId16"/>
                        <a:srcRect l="11941" t="23819" r="18337" b="10755"/>
                        <a:stretch/>
                      </pic:blipFill>
                      <pic:spPr bwMode="auto">
                        <a:xfrm>
                          <a:off x="0" y="0"/>
                          <a:ext cx="5040000" cy="2660340"/>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del>
      </w:ins>
    </w:p>
    <w:p w:rsidR="00D442FD" w:rsidRPr="00D442FD" w:rsidRDefault="00D442FD" w:rsidP="00D442FD">
      <w:pPr>
        <w:spacing w:before="240" w:after="240" w:line="360" w:lineRule="auto"/>
        <w:jc w:val="center"/>
        <w:rPr>
          <w:rFonts w:ascii="Arial" w:eastAsia="Calibri" w:hAnsi="Arial" w:cs="Times New Roman"/>
          <w:sz w:val="24"/>
          <w:szCs w:val="24"/>
        </w:rPr>
        <w:pPrChange w:id="373" w:author="Adriana Carvalho" w:date="2018-04-28T18:03:00Z">
          <w:pPr>
            <w:ind w:firstLine="709"/>
          </w:pPr>
        </w:pPrChange>
      </w:pPr>
    </w:p>
    <w:p w:rsidR="00D442FD" w:rsidRPr="00D442FD" w:rsidRDefault="00D442FD" w:rsidP="00D442FD">
      <w:pPr>
        <w:keepNext/>
        <w:spacing w:after="200" w:line="360" w:lineRule="auto"/>
        <w:rPr>
          <w:ins w:id="374" w:author="Adriana Carvalho" w:date="2018-04-28T00:00:00Z"/>
          <w:rFonts w:ascii="Arial" w:eastAsia="MS Mincho" w:hAnsi="Arial" w:cs="Arial"/>
          <w:sz w:val="20"/>
          <w:szCs w:val="20"/>
        </w:rPr>
      </w:pPr>
      <w:r w:rsidRPr="00D442FD">
        <w:rPr>
          <w:rFonts w:ascii="Arial" w:eastAsia="MS Mincho" w:hAnsi="Arial" w:cs="Arial"/>
          <w:b/>
          <w:bCs/>
          <w:sz w:val="20"/>
          <w:szCs w:val="20"/>
          <w:lang w:val="pt-PT"/>
        </w:rPr>
        <w:t>Figura 10.</w:t>
      </w:r>
      <w:r w:rsidRPr="00D442FD">
        <w:rPr>
          <w:rFonts w:ascii="Arial" w:eastAsia="MS Mincho" w:hAnsi="Arial" w:cs="Arial"/>
          <w:sz w:val="20"/>
          <w:szCs w:val="20"/>
          <w:lang w:val="pt-PT"/>
        </w:rPr>
        <w:t xml:space="preserve"> a) Voltamograma Cíclico das superfícies modificadas por SAM Cis (a’) e por SAM AMP (a’’). b) Representação Nyquist da EIE das superfícies modificadas por SAM Cis (b’) e por SAM AMP (b’’). Solução eletrolítica: </w:t>
      </w:r>
      <w:r w:rsidRPr="00D442FD">
        <w:rPr>
          <w:rFonts w:ascii="Arial" w:eastAsia="MS Mincho" w:hAnsi="Arial" w:cs="Arial"/>
          <w:sz w:val="20"/>
          <w:szCs w:val="20"/>
        </w:rPr>
        <w:t>0,1 mol L</w:t>
      </w:r>
      <w:r w:rsidRPr="00D442FD">
        <w:rPr>
          <w:rFonts w:ascii="Arial" w:eastAsia="MS Mincho" w:hAnsi="Arial" w:cs="Arial"/>
          <w:sz w:val="20"/>
          <w:szCs w:val="20"/>
          <w:vertAlign w:val="superscript"/>
        </w:rPr>
        <w:t>-1</w:t>
      </w:r>
      <w:r w:rsidRPr="00D442FD">
        <w:rPr>
          <w:rFonts w:ascii="Arial" w:eastAsia="MS Mincho" w:hAnsi="Arial" w:cs="Arial"/>
          <w:sz w:val="20"/>
          <w:szCs w:val="20"/>
        </w:rPr>
        <w:t xml:space="preserve"> de KCl em 1 mmol L</w:t>
      </w:r>
      <w:r w:rsidRPr="00D442FD">
        <w:rPr>
          <w:rFonts w:ascii="Arial" w:eastAsia="MS Mincho" w:hAnsi="Arial" w:cs="Arial"/>
          <w:sz w:val="20"/>
          <w:szCs w:val="20"/>
          <w:vertAlign w:val="superscript"/>
        </w:rPr>
        <w:t>-1</w:t>
      </w:r>
      <w:r w:rsidRPr="00D442FD">
        <w:rPr>
          <w:rFonts w:ascii="Arial" w:eastAsia="MS Mincho" w:hAnsi="Arial" w:cs="Arial"/>
          <w:sz w:val="20"/>
          <w:szCs w:val="20"/>
        </w:rPr>
        <w:t xml:space="preserve"> de K</w:t>
      </w:r>
      <w:r w:rsidRPr="00D442FD">
        <w:rPr>
          <w:rFonts w:ascii="Arial" w:eastAsia="MS Mincho" w:hAnsi="Arial" w:cs="Arial"/>
          <w:sz w:val="20"/>
          <w:szCs w:val="20"/>
          <w:vertAlign w:val="subscript"/>
        </w:rPr>
        <w:t>4</w:t>
      </w:r>
      <w:r w:rsidRPr="00D442FD">
        <w:rPr>
          <w:rFonts w:ascii="Arial" w:eastAsia="MS Mincho" w:hAnsi="Arial" w:cs="Arial"/>
          <w:sz w:val="20"/>
          <w:szCs w:val="20"/>
        </w:rPr>
        <w:t>Fe(CN)</w:t>
      </w:r>
      <w:r w:rsidRPr="00D442FD">
        <w:rPr>
          <w:rFonts w:ascii="Arial" w:eastAsia="MS Mincho" w:hAnsi="Arial" w:cs="Arial"/>
          <w:sz w:val="20"/>
          <w:szCs w:val="20"/>
          <w:vertAlign w:val="subscript"/>
        </w:rPr>
        <w:t>6</w:t>
      </w:r>
      <w:r w:rsidRPr="00D442FD">
        <w:rPr>
          <w:rFonts w:ascii="Arial" w:eastAsia="MS Mincho" w:hAnsi="Arial" w:cs="Arial"/>
          <w:sz w:val="20"/>
          <w:szCs w:val="20"/>
        </w:rPr>
        <w:t>/K</w:t>
      </w:r>
      <w:r w:rsidRPr="00D442FD">
        <w:rPr>
          <w:rFonts w:ascii="Arial" w:eastAsia="MS Mincho" w:hAnsi="Arial" w:cs="Arial"/>
          <w:sz w:val="20"/>
          <w:szCs w:val="20"/>
          <w:vertAlign w:val="subscript"/>
        </w:rPr>
        <w:t>3</w:t>
      </w:r>
      <w:r w:rsidRPr="00D442FD">
        <w:rPr>
          <w:rFonts w:ascii="Arial" w:eastAsia="MS Mincho" w:hAnsi="Arial" w:cs="Arial"/>
          <w:sz w:val="20"/>
          <w:szCs w:val="20"/>
        </w:rPr>
        <w:t>Fe(CN)</w:t>
      </w:r>
      <w:r w:rsidRPr="00D442FD">
        <w:rPr>
          <w:rFonts w:ascii="Arial" w:eastAsia="MS Mincho" w:hAnsi="Arial" w:cs="Arial"/>
          <w:sz w:val="20"/>
          <w:szCs w:val="20"/>
          <w:vertAlign w:val="subscript"/>
        </w:rPr>
        <w:t>6</w:t>
      </w:r>
      <w:r w:rsidRPr="00D442FD">
        <w:rPr>
          <w:rFonts w:ascii="Arial" w:eastAsia="MS Mincho" w:hAnsi="Arial" w:cs="Arial"/>
          <w:sz w:val="20"/>
          <w:szCs w:val="20"/>
        </w:rPr>
        <w:t xml:space="preserve">. pH = 7. T = 25 °C. </w:t>
      </w:r>
      <w:r w:rsidRPr="00D442FD">
        <w:rPr>
          <w:rFonts w:ascii="Arial" w:eastAsia="MS Mincho" w:hAnsi="Arial" w:cs="Arial"/>
          <w:i/>
          <w:iCs/>
          <w:sz w:val="20"/>
          <w:szCs w:val="20"/>
        </w:rPr>
        <w:t>v</w:t>
      </w:r>
      <w:r w:rsidRPr="00D442FD">
        <w:rPr>
          <w:rFonts w:ascii="Arial" w:eastAsia="MS Mincho" w:hAnsi="Arial" w:cs="Arial"/>
          <w:sz w:val="20"/>
          <w:szCs w:val="20"/>
        </w:rPr>
        <w:t xml:space="preserve"> = 100 mV s</w:t>
      </w:r>
      <w:r w:rsidRPr="00D442FD">
        <w:rPr>
          <w:rFonts w:ascii="Arial" w:eastAsia="MS Mincho" w:hAnsi="Arial" w:cs="Arial"/>
          <w:sz w:val="20"/>
          <w:szCs w:val="20"/>
          <w:vertAlign w:val="superscript"/>
        </w:rPr>
        <w:t>-1</w:t>
      </w:r>
      <w:r w:rsidRPr="00D442FD">
        <w:rPr>
          <w:rFonts w:ascii="Arial" w:eastAsia="MS Mincho" w:hAnsi="Arial" w:cs="Arial"/>
          <w:sz w:val="20"/>
          <w:szCs w:val="20"/>
        </w:rPr>
        <w:t>. E</w:t>
      </w:r>
      <w:r w:rsidRPr="00D442FD">
        <w:rPr>
          <w:rFonts w:ascii="Arial" w:eastAsia="MS Mincho" w:hAnsi="Arial" w:cs="Arial"/>
          <w:sz w:val="20"/>
          <w:szCs w:val="20"/>
          <w:vertAlign w:val="subscript"/>
        </w:rPr>
        <w:t>DC</w:t>
      </w:r>
      <w:r w:rsidRPr="00D442FD">
        <w:rPr>
          <w:rFonts w:ascii="Arial" w:eastAsia="MS Mincho" w:hAnsi="Arial" w:cs="Arial"/>
          <w:sz w:val="20"/>
          <w:szCs w:val="20"/>
        </w:rPr>
        <w:t>=220 mV.</w:t>
      </w:r>
      <w:del w:id="375" w:author="Adriana Carvalho" w:date="2018-04-28T18:38:00Z">
        <w:r w:rsidRPr="00D442FD">
          <w:rPr>
            <w:rFonts w:ascii="Cambria" w:eastAsia="MS Mincho" w:hAnsi="Cambria" w:cs="Times New Roman"/>
            <w:b/>
            <w:bCs/>
            <w:noProof/>
            <w:color w:val="4F81BD"/>
            <w:sz w:val="18"/>
            <w:szCs w:val="18"/>
            <w:lang w:eastAsia="pt-BR"/>
          </w:rPr>
          <w:drawing>
            <wp:inline distT="0" distB="0" distL="0" distR="0" wp14:anchorId="7D316207" wp14:editId="6A8AB428">
              <wp:extent cx="3608675" cy="2029880"/>
              <wp:effectExtent l="0" t="0" r="0" b="889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a:blip>
                      <a:stretch>
                        <a:fillRect/>
                      </a:stretch>
                    </pic:blipFill>
                    <pic:spPr>
                      <a:xfrm>
                        <a:off x="0" y="0"/>
                        <a:ext cx="3608675" cy="2029880"/>
                      </a:xfrm>
                      <a:prstGeom prst="rect">
                        <a:avLst/>
                      </a:prstGeom>
                    </pic:spPr>
                  </pic:pic>
                </a:graphicData>
              </a:graphic>
            </wp:inline>
          </w:drawing>
        </w:r>
      </w:del>
    </w:p>
    <w:p w:rsidR="00D442FD" w:rsidRPr="00D442FD" w:rsidRDefault="00D442FD" w:rsidP="00D442FD">
      <w:pPr>
        <w:spacing w:after="200" w:line="360" w:lineRule="auto"/>
        <w:rPr>
          <w:rFonts w:ascii="Arial" w:eastAsia="Cambria" w:hAnsi="Arial" w:cs="Times New Roman"/>
          <w:b/>
          <w:sz w:val="24"/>
          <w:rPrChange w:id="376" w:author="Adriana Carvalho" w:date="2018-04-28T18:38:00Z">
            <w:rPr>
              <w:rFonts w:ascii="Arial" w:hAnsi="Arial" w:cs="Arial"/>
            </w:rPr>
          </w:rPrChange>
        </w:rPr>
        <w:pPrChange w:id="377" w:author="Adriana Carvalho" w:date="2018-04-28T18:38:00Z">
          <w:pPr>
            <w:pStyle w:val="TextosemFormatao1"/>
            <w:keepNext/>
            <w:spacing w:line="360" w:lineRule="auto"/>
          </w:pPr>
        </w:pPrChange>
      </w:pPr>
      <w:r w:rsidRPr="00D442FD">
        <w:rPr>
          <w:rFonts w:ascii="Arial" w:eastAsia="Cambria" w:hAnsi="Arial" w:cs="Arial"/>
          <w:b/>
          <w:noProof/>
          <w:sz w:val="20"/>
          <w:lang w:eastAsia="pt-BR"/>
          <w:rPrChange w:id="378" w:author="Unknown">
            <w:rPr>
              <w:noProof/>
              <w:lang w:eastAsia="pt-BR"/>
            </w:rPr>
          </w:rPrChange>
        </w:rPr>
        <w:drawing>
          <wp:inline distT="0" distB="0" distL="0" distR="0" wp14:anchorId="662E480F" wp14:editId="188F4603">
            <wp:extent cx="5760000" cy="1978022"/>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u SAM Cis.png"/>
                    <pic:cNvPicPr/>
                  </pic:nvPicPr>
                  <pic:blipFill rotWithShape="1">
                    <a:blip r:embed="rId17"/>
                    <a:srcRect l="7891" t="26779" r="5070" b="20084"/>
                    <a:stretch/>
                  </pic:blipFill>
                  <pic:spPr bwMode="auto">
                    <a:xfrm>
                      <a:off x="0" y="0"/>
                      <a:ext cx="5760000" cy="1978022"/>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spacing w:after="200" w:line="360" w:lineRule="auto"/>
        <w:ind w:firstLine="709"/>
        <w:rPr>
          <w:rFonts w:ascii="Arial" w:eastAsia="Calibri" w:hAnsi="Arial" w:cs="Times New Roman"/>
          <w:sz w:val="24"/>
          <w:szCs w:val="24"/>
        </w:rPr>
      </w:pPr>
      <w:r w:rsidRPr="00D442FD">
        <w:rPr>
          <w:rFonts w:ascii="Arial" w:eastAsia="Calibri" w:hAnsi="Arial" w:cs="Times New Roman"/>
          <w:sz w:val="24"/>
          <w:szCs w:val="24"/>
        </w:rPr>
        <w:t xml:space="preserve">É observado visualmente no voltamograma para os sistemas modificados por SAM (Figura 10.a) que a </w:t>
      </w:r>
      <w:ins w:id="379" w:author="Adriana Carvalho" w:date="2018-05-02T01:56:00Z">
        <w:r w:rsidRPr="00D442FD">
          <w:rPr>
            <w:rFonts w:ascii="Arial" w:eastAsia="Calibri" w:hAnsi="Arial" w:cs="Times New Roman"/>
            <w:sz w:val="24"/>
            <w:szCs w:val="24"/>
          </w:rPr>
          <w:t>j</w:t>
        </w:r>
      </w:ins>
      <w:del w:id="380" w:author="Adriana Carvalho" w:date="2018-05-02T01:56:00Z">
        <w:r w:rsidRPr="00D442FD">
          <w:rPr>
            <w:rFonts w:ascii="Arial" w:eastAsia="Calibri" w:hAnsi="Arial" w:cs="Times New Roman"/>
            <w:sz w:val="24"/>
            <w:szCs w:val="24"/>
          </w:rPr>
          <w:delText>J</w:delText>
        </w:r>
      </w:del>
      <w:r w:rsidRPr="00D442FD">
        <w:rPr>
          <w:rFonts w:ascii="Arial" w:eastAsia="Calibri" w:hAnsi="Arial" w:cs="Times New Roman"/>
          <w:sz w:val="24"/>
          <w:szCs w:val="24"/>
          <w:vertAlign w:val="subscript"/>
        </w:rPr>
        <w:t>PA</w:t>
      </w:r>
      <w:r w:rsidRPr="00D442FD">
        <w:rPr>
          <w:rFonts w:ascii="Arial" w:eastAsia="Calibri" w:hAnsi="Arial" w:cs="Times New Roman"/>
          <w:sz w:val="24"/>
          <w:szCs w:val="24"/>
        </w:rPr>
        <w:t xml:space="preserve"> para a curva de EAu/SAM AMP é maior do que a de EAu/SAM Cis. Porém, quando tratamos estatisticamente (teste t, 95%) os parâmetros mostrados na tabela 3, não há mudanças significativas entre os dois sistemas. </w:t>
      </w:r>
    </w:p>
    <w:p w:rsidR="00D442FD" w:rsidRPr="00D442FD" w:rsidRDefault="00D442FD" w:rsidP="00D442FD">
      <w:pPr>
        <w:spacing w:after="200" w:line="360" w:lineRule="auto"/>
        <w:ind w:firstLine="709"/>
        <w:rPr>
          <w:rFonts w:ascii="Arial" w:eastAsia="Calibri" w:hAnsi="Arial" w:cs="Times New Roman"/>
          <w:sz w:val="24"/>
          <w:szCs w:val="24"/>
          <w:lang w:val="pt-PT"/>
        </w:rPr>
      </w:pPr>
      <w:r w:rsidRPr="00D442FD">
        <w:rPr>
          <w:rFonts w:ascii="Arial" w:eastAsia="Calibri" w:hAnsi="Arial" w:cs="Times New Roman"/>
          <w:sz w:val="24"/>
          <w:szCs w:val="24"/>
          <w:lang w:val="pt-PT"/>
        </w:rPr>
        <w:t>A resistência obtida no voltamograma (Tabela 4) apresenta maior valor médio para o sistema EAu/SAM Cis, porém, como nos resultados anteriores, estatisticamente, os valores de R</w:t>
      </w:r>
      <w:r w:rsidRPr="00D442FD">
        <w:rPr>
          <w:rFonts w:ascii="Arial" w:eastAsia="Calibri" w:hAnsi="Arial" w:cs="Times New Roman"/>
          <w:sz w:val="24"/>
          <w:szCs w:val="24"/>
          <w:vertAlign w:val="subscript"/>
          <w:lang w:val="pt-PT"/>
        </w:rPr>
        <w:t>PA</w:t>
      </w:r>
      <w:r w:rsidRPr="00D442FD">
        <w:rPr>
          <w:rFonts w:ascii="Arial" w:eastAsia="Calibri" w:hAnsi="Arial" w:cs="Times New Roman"/>
          <w:sz w:val="24"/>
          <w:szCs w:val="24"/>
          <w:lang w:val="pt-PT"/>
        </w:rPr>
        <w:t xml:space="preserve"> e R</w:t>
      </w:r>
      <w:r w:rsidRPr="00D442FD">
        <w:rPr>
          <w:rFonts w:ascii="Arial" w:eastAsia="Calibri" w:hAnsi="Arial" w:cs="Times New Roman"/>
          <w:sz w:val="24"/>
          <w:szCs w:val="24"/>
          <w:vertAlign w:val="subscript"/>
          <w:lang w:val="pt-PT"/>
        </w:rPr>
        <w:t>PC</w:t>
      </w:r>
      <w:r w:rsidRPr="00D442FD">
        <w:rPr>
          <w:rFonts w:ascii="Arial" w:eastAsia="Calibri" w:hAnsi="Arial" w:cs="Times New Roman"/>
          <w:sz w:val="24"/>
          <w:szCs w:val="24"/>
          <w:lang w:val="pt-PT"/>
        </w:rPr>
        <w:t xml:space="preserve"> para os dois sistemas não difere.</w:t>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 xml:space="preserve">Tabela </w:t>
      </w:r>
      <w:r w:rsidRPr="00D442FD">
        <w:rPr>
          <w:rFonts w:ascii="Cambria" w:eastAsia="MS Mincho" w:hAnsi="Cambria" w:cs="Times New Roman"/>
          <w:b/>
          <w:bCs/>
          <w:color w:val="4F81BD"/>
          <w:sz w:val="18"/>
          <w:szCs w:val="18"/>
          <w:lang w:val="pt-PT"/>
        </w:rPr>
        <w:fldChar w:fldCharType="begin"/>
      </w:r>
      <w:r w:rsidRPr="00D442FD">
        <w:rPr>
          <w:rFonts w:ascii="Arial" w:eastAsia="MS Mincho" w:hAnsi="Arial" w:cs="Arial"/>
          <w:b/>
          <w:bCs/>
          <w:sz w:val="20"/>
          <w:szCs w:val="18"/>
          <w:lang w:val="pt-PT"/>
        </w:rPr>
        <w:instrText xml:space="preserve"> SEQ Tabela \* ARABIC </w:instrText>
      </w:r>
      <w:r w:rsidRPr="00D442FD">
        <w:rPr>
          <w:rFonts w:ascii="Arial" w:eastAsia="MS Mincho" w:hAnsi="Arial" w:cs="Arial"/>
          <w:b/>
          <w:bCs/>
          <w:sz w:val="20"/>
          <w:szCs w:val="18"/>
          <w:lang w:val="pt-PT"/>
        </w:rPr>
        <w:fldChar w:fldCharType="separate"/>
      </w:r>
      <w:r w:rsidRPr="00D442FD">
        <w:rPr>
          <w:rFonts w:ascii="Arial" w:eastAsia="MS Mincho" w:hAnsi="Arial" w:cs="Arial"/>
          <w:b/>
          <w:bCs/>
          <w:noProof/>
          <w:sz w:val="20"/>
          <w:szCs w:val="20"/>
          <w:lang w:val="pt-PT"/>
        </w:rPr>
        <w:t>3</w:t>
      </w:r>
      <w:r w:rsidRPr="00D442FD">
        <w:rPr>
          <w:rFonts w:ascii="Cambria" w:eastAsia="MS Mincho" w:hAnsi="Cambria" w:cs="Times New Roman"/>
          <w:b/>
          <w:bCs/>
          <w:color w:val="4F81BD"/>
          <w:sz w:val="18"/>
          <w:szCs w:val="18"/>
          <w:lang w:val="pt-PT"/>
        </w:rPr>
        <w:fldChar w:fldCharType="end"/>
      </w:r>
      <w:r w:rsidRPr="00D442FD">
        <w:rPr>
          <w:rFonts w:ascii="Arial" w:eastAsia="MS Mincho" w:hAnsi="Arial" w:cs="Arial"/>
          <w:b/>
          <w:bCs/>
          <w:sz w:val="20"/>
          <w:szCs w:val="20"/>
          <w:lang w:val="pt-PT"/>
        </w:rPr>
        <w:t>.</w:t>
      </w:r>
      <w:r w:rsidRPr="00D442FD">
        <w:rPr>
          <w:rFonts w:ascii="Arial" w:eastAsia="MS Mincho" w:hAnsi="Arial" w:cs="Arial"/>
          <w:sz w:val="20"/>
          <w:szCs w:val="20"/>
          <w:lang w:val="pt-PT"/>
        </w:rPr>
        <w:t xml:space="preserve"> Parâmetros obtidos da voltametria cíclica para o sistema da superfície de ouro modificada por SAM de Cis e SAM de AMP.</w:t>
      </w:r>
    </w:p>
    <w:tbl>
      <w:tblPr>
        <w:tblStyle w:val="Tabelacomgrade"/>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331"/>
        <w:gridCol w:w="1546"/>
        <w:gridCol w:w="1446"/>
        <w:gridCol w:w="1588"/>
        <w:gridCol w:w="1615"/>
        <w:gridCol w:w="1546"/>
      </w:tblGrid>
      <w:tr w:rsidR="00D442FD" w:rsidRPr="00D442FD" w:rsidTr="00C74668">
        <w:trPr>
          <w:trHeight w:val="737"/>
        </w:trPr>
        <w:tc>
          <w:tcPr>
            <w:tcW w:w="734" w:type="pct"/>
            <w:tcBorders>
              <w:top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Sistema</w:t>
            </w:r>
          </w:p>
        </w:tc>
        <w:tc>
          <w:tcPr>
            <w:tcW w:w="852" w:type="pct"/>
            <w:tcBorders>
              <w:top w:val="single" w:sz="4" w:space="0" w:color="auto"/>
              <w:bottom w:val="single" w:sz="4" w:space="0" w:color="auto"/>
            </w:tcBorders>
            <w:vAlign w:val="center"/>
          </w:tcPr>
          <w:p w:rsidR="00D442FD" w:rsidRPr="00D442FD" w:rsidDel="00DE73EF" w:rsidRDefault="00D442FD" w:rsidP="00D442FD">
            <w:pPr>
              <w:spacing w:after="200" w:line="360" w:lineRule="auto"/>
              <w:jc w:val="center"/>
              <w:rPr>
                <w:del w:id="381" w:author="Adriana Carvalho" w:date="2018-05-02T00:00:00Z"/>
                <w:rFonts w:ascii="Arial" w:hAnsi="Arial" w:cs="Arial"/>
                <w:b/>
                <w:bCs/>
                <w:sz w:val="18"/>
                <w:szCs w:val="20"/>
                <w:vertAlign w:val="subscript"/>
              </w:rPr>
            </w:pPr>
            <w:del w:id="382" w:author="Adriana Carvalho" w:date="2018-05-02T00:00:00Z">
              <w:r w:rsidRPr="00D442FD">
                <w:rPr>
                  <w:rFonts w:ascii="Arial" w:hAnsi="Arial"/>
                  <w:sz w:val="18"/>
                  <w:szCs w:val="20"/>
                </w:rPr>
                <w:delText>j</w:delText>
              </w:r>
            </w:del>
            <w:del w:id="383" w:author="Adriana Carvalho" w:date="2018-05-02T01:54:00Z">
              <w:r w:rsidRPr="00D442FD">
                <w:rPr>
                  <w:rFonts w:ascii="Arial" w:hAnsi="Arial"/>
                  <w:sz w:val="18"/>
                  <w:szCs w:val="20"/>
                </w:rPr>
                <w:delText>J</w:delText>
              </w:r>
            </w:del>
            <w:r w:rsidRPr="00D442FD">
              <w:rPr>
                <w:rFonts w:ascii="Arial" w:hAnsi="Arial" w:cs="Arial"/>
                <w:b/>
                <w:bCs/>
                <w:sz w:val="18"/>
                <w:szCs w:val="20"/>
                <w:vertAlign w:val="subscript"/>
              </w:rPr>
              <w:t>PA</w:t>
            </w:r>
            <w:ins w:id="384" w:author="Adriana Carvalho" w:date="2018-05-02T01:54:00Z">
              <w:r w:rsidRPr="00D442FD">
                <w:rPr>
                  <w:rFonts w:ascii="Arial" w:hAnsi="Arial"/>
                  <w:sz w:val="18"/>
                  <w:szCs w:val="20"/>
                </w:rPr>
                <w:t xml:space="preserve"> </w:t>
              </w:r>
            </w:ins>
          </w:p>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(A m</w:t>
            </w:r>
            <w:r w:rsidRPr="00D442FD">
              <w:rPr>
                <w:rFonts w:ascii="Arial" w:hAnsi="Arial" w:cs="Arial"/>
                <w:b/>
                <w:bCs/>
                <w:sz w:val="18"/>
                <w:szCs w:val="20"/>
                <w:vertAlign w:val="superscript"/>
              </w:rPr>
              <w:t>-2</w:t>
            </w:r>
            <w:r w:rsidRPr="00D442FD">
              <w:rPr>
                <w:rFonts w:ascii="Arial" w:hAnsi="Arial" w:cs="Arial"/>
                <w:b/>
                <w:bCs/>
                <w:sz w:val="18"/>
                <w:szCs w:val="20"/>
              </w:rPr>
              <w:t>)</w:t>
            </w:r>
          </w:p>
        </w:tc>
        <w:tc>
          <w:tcPr>
            <w:tcW w:w="797" w:type="pct"/>
            <w:tcBorders>
              <w:top w:val="single" w:sz="4" w:space="0" w:color="auto"/>
            </w:tcBorders>
            <w:vAlign w:val="center"/>
          </w:tcPr>
          <w:p w:rsidR="00D442FD" w:rsidRPr="00D442FD" w:rsidDel="00DE73EF" w:rsidRDefault="00D442FD" w:rsidP="00D442FD">
            <w:pPr>
              <w:spacing w:after="200" w:line="360" w:lineRule="auto"/>
              <w:jc w:val="center"/>
              <w:rPr>
                <w:del w:id="385" w:author="Adriana Carvalho" w:date="2018-05-02T00:00:00Z"/>
                <w:rFonts w:ascii="Arial" w:hAnsi="Arial" w:cs="Arial"/>
                <w:b/>
                <w:bCs/>
                <w:sz w:val="18"/>
                <w:szCs w:val="20"/>
              </w:rPr>
            </w:pPr>
            <w:del w:id="386" w:author="Adriana Carvalho" w:date="2018-05-02T00:00:00Z">
              <w:r w:rsidRPr="00D442FD">
                <w:rPr>
                  <w:rFonts w:ascii="Arial" w:hAnsi="Arial" w:cs="Arial"/>
                  <w:b/>
                  <w:bCs/>
                  <w:sz w:val="18"/>
                  <w:szCs w:val="20"/>
                </w:rPr>
                <w:delText>E</w:delText>
              </w:r>
            </w:del>
            <w:r w:rsidRPr="00D442FD">
              <w:rPr>
                <w:rFonts w:ascii="Arial" w:hAnsi="Arial" w:cs="Arial"/>
                <w:b/>
                <w:bCs/>
                <w:sz w:val="18"/>
                <w:szCs w:val="20"/>
                <w:vertAlign w:val="subscript"/>
              </w:rPr>
              <w:t>PA</w:t>
            </w:r>
            <w:ins w:id="387" w:author="Adriana Carvalho" w:date="2018-05-02T01:54:00Z">
              <w:r w:rsidRPr="00D442FD">
                <w:rPr>
                  <w:rFonts w:ascii="Arial" w:hAnsi="Arial"/>
                  <w:sz w:val="18"/>
                  <w:szCs w:val="20"/>
                </w:rPr>
                <w:t xml:space="preserve"> </w:t>
              </w:r>
            </w:ins>
          </w:p>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(V)</w:t>
            </w:r>
          </w:p>
        </w:tc>
        <w:tc>
          <w:tcPr>
            <w:tcW w:w="875" w:type="pct"/>
            <w:tcBorders>
              <w:top w:val="single" w:sz="4" w:space="0" w:color="auto"/>
            </w:tcBorders>
            <w:vAlign w:val="center"/>
          </w:tcPr>
          <w:p w:rsidR="00D442FD" w:rsidRPr="00D442FD" w:rsidDel="00DE73EF" w:rsidRDefault="00D442FD" w:rsidP="00D442FD">
            <w:pPr>
              <w:spacing w:after="200" w:line="360" w:lineRule="auto"/>
              <w:jc w:val="center"/>
              <w:rPr>
                <w:del w:id="388" w:author="Adriana Carvalho" w:date="2018-05-02T00:00:00Z"/>
                <w:rFonts w:ascii="Arial" w:hAnsi="Arial" w:cs="Arial"/>
                <w:b/>
                <w:bCs/>
                <w:sz w:val="18"/>
                <w:szCs w:val="20"/>
              </w:rPr>
            </w:pPr>
            <w:del w:id="389" w:author="Adriana Carvalho" w:date="2018-05-02T00:00:00Z">
              <w:r w:rsidRPr="00D442FD">
                <w:rPr>
                  <w:rFonts w:ascii="Arial" w:hAnsi="Arial"/>
                  <w:sz w:val="18"/>
                  <w:szCs w:val="20"/>
                </w:rPr>
                <w:delText>j</w:delText>
              </w:r>
            </w:del>
            <w:del w:id="390" w:author="Adriana Carvalho" w:date="2018-05-02T01:54:00Z">
              <w:r w:rsidRPr="00D442FD">
                <w:rPr>
                  <w:rFonts w:ascii="Arial" w:hAnsi="Arial"/>
                  <w:sz w:val="18"/>
                  <w:szCs w:val="20"/>
                </w:rPr>
                <w:delText>J</w:delText>
              </w:r>
            </w:del>
            <w:r w:rsidRPr="00D442FD">
              <w:rPr>
                <w:rFonts w:ascii="Arial" w:hAnsi="Arial" w:cs="Arial"/>
                <w:b/>
                <w:bCs/>
                <w:sz w:val="18"/>
                <w:szCs w:val="20"/>
                <w:vertAlign w:val="subscript"/>
              </w:rPr>
              <w:t>PC</w:t>
            </w:r>
            <w:ins w:id="391" w:author="Adriana Carvalho" w:date="2018-05-02T01:54:00Z">
              <w:r w:rsidRPr="00D442FD">
                <w:rPr>
                  <w:rFonts w:ascii="Arial" w:hAnsi="Arial"/>
                  <w:sz w:val="18"/>
                  <w:szCs w:val="20"/>
                </w:rPr>
                <w:t xml:space="preserve"> </w:t>
              </w:r>
            </w:ins>
          </w:p>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(A m</w:t>
            </w:r>
            <w:r w:rsidRPr="00D442FD">
              <w:rPr>
                <w:rFonts w:ascii="Arial" w:hAnsi="Arial" w:cs="Arial"/>
                <w:b/>
                <w:bCs/>
                <w:sz w:val="18"/>
                <w:szCs w:val="20"/>
                <w:vertAlign w:val="superscript"/>
              </w:rPr>
              <w:t>-2</w:t>
            </w:r>
            <w:r w:rsidRPr="00D442FD">
              <w:rPr>
                <w:rFonts w:ascii="Arial" w:hAnsi="Arial" w:cs="Arial"/>
                <w:b/>
                <w:bCs/>
                <w:sz w:val="18"/>
                <w:szCs w:val="20"/>
              </w:rPr>
              <w:t>)</w:t>
            </w:r>
          </w:p>
        </w:tc>
        <w:tc>
          <w:tcPr>
            <w:tcW w:w="890" w:type="pct"/>
            <w:tcBorders>
              <w:top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E</w:t>
            </w:r>
            <w:r w:rsidRPr="00D442FD">
              <w:rPr>
                <w:rFonts w:ascii="Arial" w:hAnsi="Arial" w:cs="Arial"/>
                <w:b/>
                <w:bCs/>
                <w:sz w:val="18"/>
                <w:szCs w:val="20"/>
                <w:vertAlign w:val="subscript"/>
              </w:rPr>
              <w:t xml:space="preserve">PC </w:t>
            </w:r>
            <w:r w:rsidRPr="00D442FD">
              <w:rPr>
                <w:rFonts w:ascii="Arial" w:hAnsi="Arial" w:cs="Arial"/>
                <w:b/>
                <w:bCs/>
                <w:sz w:val="18"/>
                <w:szCs w:val="20"/>
              </w:rPr>
              <w:t>(V)</w:t>
            </w:r>
          </w:p>
        </w:tc>
        <w:tc>
          <w:tcPr>
            <w:tcW w:w="852" w:type="pct"/>
            <w:tcBorders>
              <w:top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∆E</w:t>
            </w:r>
            <w:r w:rsidRPr="00D442FD">
              <w:rPr>
                <w:rFonts w:ascii="Arial" w:hAnsi="Arial" w:cs="Arial"/>
                <w:b/>
                <w:bCs/>
                <w:sz w:val="18"/>
                <w:szCs w:val="20"/>
                <w:vertAlign w:val="subscript"/>
              </w:rPr>
              <w:t xml:space="preserve">P </w:t>
            </w:r>
            <w:r w:rsidRPr="00D442FD">
              <w:rPr>
                <w:rFonts w:ascii="Arial" w:hAnsi="Arial" w:cs="Arial"/>
                <w:b/>
                <w:bCs/>
                <w:sz w:val="18"/>
                <w:szCs w:val="20"/>
              </w:rPr>
              <w:t>(V)</w:t>
            </w:r>
          </w:p>
        </w:tc>
      </w:tr>
    </w:tbl>
    <w:tbl>
      <w:tblPr>
        <w:tblStyle w:val="Cabealho"/>
        <w:tblW w:w="5000" w:type="pct"/>
        <w:tblBorders>
          <w:top w:val="single" w:sz="4" w:space="0" w:color="auto"/>
          <w:bottom w:val="single" w:sz="4" w:space="0" w:color="auto"/>
          <w:insideH w:val="single" w:sz="4" w:space="0" w:color="auto"/>
        </w:tblBorders>
        <w:tblLook w:val="04A0" w:firstRow="1" w:lastRow="0" w:firstColumn="1" w:lastColumn="0" w:noHBand="0" w:noVBand="1"/>
        <w:tblPrChange w:id="392" w:author="Adriana Carvalho" w:date="2018-05-02T02:06:00Z">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PrChange>
      </w:tblPr>
      <w:tblGrid>
        <w:gridCol w:w="1331"/>
        <w:gridCol w:w="1546"/>
        <w:gridCol w:w="1446"/>
        <w:gridCol w:w="1588"/>
        <w:gridCol w:w="1615"/>
        <w:gridCol w:w="1546"/>
        <w:tblGridChange w:id="393">
          <w:tblGrid>
            <w:gridCol w:w="360"/>
            <w:gridCol w:w="360"/>
            <w:gridCol w:w="360"/>
            <w:gridCol w:w="360"/>
            <w:gridCol w:w="360"/>
            <w:gridCol w:w="360"/>
          </w:tblGrid>
        </w:tblGridChange>
      </w:tblGrid>
      <w:tr w:rsidR="00D442FD" w:rsidRPr="00D442FD" w:rsidTr="00C74668">
        <w:trPr>
          <w:trHeight w:val="737"/>
          <w:trPrChange w:id="394" w:author="Adriana Carvalho" w:date="2018-05-02T02:06:00Z">
            <w:trPr>
              <w:trHeight w:val="737"/>
              <w:jc w:val="center"/>
            </w:trPr>
          </w:trPrChange>
        </w:trPr>
        <w:tc>
          <w:tcPr>
            <w:tcW w:w="734" w:type="pct"/>
            <w:vAlign w:val="center"/>
            <w:tcPrChange w:id="395" w:author="Adriana Carvalho" w:date="2018-05-02T02:06:00Z">
              <w:tcPr>
                <w:tcW w:w="682" w:type="pct"/>
                <w:vAlign w:val="center"/>
              </w:tcPr>
            </w:tcPrChange>
          </w:tcPr>
          <w:p w:rsidR="00D442FD" w:rsidRPr="00D442FD" w:rsidRDefault="00D442FD" w:rsidP="00D442FD">
            <w:pPr>
              <w:spacing w:after="200" w:line="360" w:lineRule="auto"/>
              <w:jc w:val="center"/>
              <w:rPr>
                <w:rFonts w:cs="Arial"/>
                <w:b/>
                <w:sz w:val="18"/>
                <w:szCs w:val="20"/>
              </w:rPr>
            </w:pPr>
            <w:r w:rsidRPr="00D442FD">
              <w:rPr>
                <w:rFonts w:cs="Arial"/>
                <w:b/>
                <w:sz w:val="18"/>
                <w:szCs w:val="20"/>
              </w:rPr>
              <w:t>EAu/SAM Cis</w:t>
            </w:r>
          </w:p>
        </w:tc>
        <w:tc>
          <w:tcPr>
            <w:tcW w:w="852" w:type="pct"/>
            <w:tcBorders>
              <w:top w:val="single" w:sz="4" w:space="0" w:color="auto"/>
              <w:bottom w:val="single" w:sz="4" w:space="0" w:color="auto"/>
            </w:tcBorders>
            <w:vAlign w:val="center"/>
            <w:tcPrChange w:id="396" w:author="Adriana Carvalho" w:date="2018-05-02T02:06:00Z">
              <w:tcPr>
                <w:tcW w:w="718" w:type="pct"/>
                <w:tcBorders>
                  <w:top w:val="single" w:sz="4" w:space="0" w:color="auto"/>
                  <w:bottom w:val="single" w:sz="4" w:space="0" w:color="auto"/>
                </w:tcBorders>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3,</w:t>
            </w:r>
            <w:ins w:id="397" w:author="Adriana Carvalho" w:date="2018-04-28T21:09:00Z">
              <w:r w:rsidRPr="00D442FD">
                <w:rPr>
                  <w:sz w:val="18"/>
                  <w:szCs w:val="20"/>
                </w:rPr>
                <w:t>4</w:t>
              </w:r>
            </w:ins>
            <w:del w:id="398" w:author="Adriana Carvalho" w:date="2018-04-28T21:09:00Z">
              <w:r w:rsidRPr="00D442FD">
                <w:rPr>
                  <w:sz w:val="18"/>
                  <w:szCs w:val="20"/>
                </w:rPr>
                <w:delText>39627</w:delText>
              </w:r>
            </w:del>
            <w:r w:rsidRPr="00D442FD">
              <w:rPr>
                <w:rFonts w:cs="Arial"/>
                <w:sz w:val="18"/>
                <w:szCs w:val="20"/>
              </w:rPr>
              <w:t xml:space="preserve"> ± 0,2</w:t>
            </w:r>
            <w:del w:id="399" w:author="Adriana Carvalho" w:date="2018-04-28T21:09:00Z">
              <w:r w:rsidRPr="00D442FD">
                <w:rPr>
                  <w:sz w:val="18"/>
                  <w:szCs w:val="20"/>
                </w:rPr>
                <w:delText>1955</w:delText>
              </w:r>
            </w:del>
          </w:p>
        </w:tc>
        <w:tc>
          <w:tcPr>
            <w:tcW w:w="797" w:type="pct"/>
            <w:vAlign w:val="center"/>
            <w:tcPrChange w:id="400" w:author="Adriana Carvalho" w:date="2018-05-02T02:06:00Z">
              <w:tcPr>
                <w:tcW w:w="665" w:type="pct"/>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0,253</w:t>
            </w:r>
            <w:del w:id="401" w:author="Adriana Carvalho" w:date="2018-04-28T21:09:00Z">
              <w:r w:rsidRPr="00D442FD">
                <w:rPr>
                  <w:sz w:val="18"/>
                  <w:szCs w:val="20"/>
                </w:rPr>
                <w:delText>31</w:delText>
              </w:r>
            </w:del>
            <w:r w:rsidRPr="00D442FD">
              <w:rPr>
                <w:rFonts w:cs="Arial"/>
                <w:sz w:val="18"/>
                <w:szCs w:val="20"/>
              </w:rPr>
              <w:t xml:space="preserve"> ± 0,003</w:t>
            </w:r>
            <w:del w:id="402" w:author="Adriana Carvalho" w:date="2018-04-28T21:09:00Z">
              <w:r w:rsidRPr="00D442FD">
                <w:rPr>
                  <w:sz w:val="18"/>
                  <w:szCs w:val="20"/>
                </w:rPr>
                <w:delText>07</w:delText>
              </w:r>
            </w:del>
          </w:p>
        </w:tc>
        <w:tc>
          <w:tcPr>
            <w:tcW w:w="875" w:type="pct"/>
            <w:vAlign w:val="center"/>
            <w:tcPrChange w:id="403" w:author="Adriana Carvalho" w:date="2018-05-02T02:06:00Z">
              <w:tcPr>
                <w:tcW w:w="733" w:type="pct"/>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-3,</w:t>
            </w:r>
            <w:ins w:id="404" w:author="Adriana Carvalho" w:date="2018-04-28T21:10:00Z">
              <w:r w:rsidRPr="00D442FD">
                <w:rPr>
                  <w:sz w:val="18"/>
                  <w:szCs w:val="20"/>
                </w:rPr>
                <w:t>3</w:t>
              </w:r>
            </w:ins>
            <w:del w:id="405" w:author="Adriana Carvalho" w:date="2018-04-28T21:10:00Z">
              <w:r w:rsidRPr="00D442FD">
                <w:rPr>
                  <w:sz w:val="18"/>
                  <w:szCs w:val="20"/>
                </w:rPr>
                <w:delText>27754</w:delText>
              </w:r>
            </w:del>
            <w:r w:rsidRPr="00D442FD">
              <w:rPr>
                <w:rFonts w:cs="Arial"/>
                <w:sz w:val="18"/>
                <w:szCs w:val="20"/>
              </w:rPr>
              <w:t xml:space="preserve"> ± 0,1</w:t>
            </w:r>
            <w:del w:id="406" w:author="Adriana Carvalho" w:date="2018-04-28T21:10:00Z">
              <w:r w:rsidRPr="00D442FD">
                <w:rPr>
                  <w:sz w:val="18"/>
                  <w:szCs w:val="20"/>
                </w:rPr>
                <w:delText>3632</w:delText>
              </w:r>
            </w:del>
          </w:p>
        </w:tc>
        <w:tc>
          <w:tcPr>
            <w:tcW w:w="890" w:type="pct"/>
            <w:vAlign w:val="center"/>
            <w:tcPrChange w:id="407" w:author="Adriana Carvalho" w:date="2018-05-02T02:06:00Z">
              <w:tcPr>
                <w:tcW w:w="742" w:type="pct"/>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0,181</w:t>
            </w:r>
            <w:del w:id="408" w:author="Adriana Carvalho" w:date="2018-04-28T21:10:00Z">
              <w:r w:rsidRPr="00D442FD">
                <w:rPr>
                  <w:sz w:val="18"/>
                  <w:szCs w:val="20"/>
                </w:rPr>
                <w:delText>11</w:delText>
              </w:r>
            </w:del>
            <w:r w:rsidRPr="00D442FD">
              <w:rPr>
                <w:rFonts w:cs="Arial"/>
                <w:sz w:val="18"/>
                <w:szCs w:val="20"/>
              </w:rPr>
              <w:t xml:space="preserve"> ± 0,002</w:t>
            </w:r>
            <w:del w:id="409" w:author="Adriana Carvalho" w:date="2018-04-28T21:10:00Z">
              <w:r w:rsidRPr="00D442FD">
                <w:rPr>
                  <w:sz w:val="18"/>
                  <w:szCs w:val="20"/>
                </w:rPr>
                <w:delText>50</w:delText>
              </w:r>
            </w:del>
          </w:p>
        </w:tc>
        <w:tc>
          <w:tcPr>
            <w:tcW w:w="852" w:type="pct"/>
            <w:vAlign w:val="center"/>
            <w:tcPrChange w:id="410" w:author="Adriana Carvalho" w:date="2018-05-02T02:06:00Z">
              <w:tcPr>
                <w:tcW w:w="719" w:type="pct"/>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0,072</w:t>
            </w:r>
            <w:del w:id="411" w:author="Adriana Carvalho" w:date="2018-04-28T21:10:00Z">
              <w:r w:rsidRPr="00D442FD">
                <w:rPr>
                  <w:sz w:val="18"/>
                  <w:szCs w:val="20"/>
                </w:rPr>
                <w:delText>20</w:delText>
              </w:r>
            </w:del>
            <w:r w:rsidRPr="00D442FD">
              <w:rPr>
                <w:rFonts w:cs="Arial"/>
                <w:sz w:val="18"/>
                <w:szCs w:val="20"/>
              </w:rPr>
              <w:t xml:space="preserve"> ± 0,00</w:t>
            </w:r>
            <w:ins w:id="412" w:author="Adriana Carvalho" w:date="2018-04-28T21:10:00Z">
              <w:r w:rsidRPr="00D442FD">
                <w:rPr>
                  <w:sz w:val="18"/>
                  <w:szCs w:val="20"/>
                </w:rPr>
                <w:t>4</w:t>
              </w:r>
            </w:ins>
            <w:del w:id="413" w:author="Adriana Carvalho" w:date="2018-04-28T21:10:00Z">
              <w:r w:rsidRPr="00D442FD">
                <w:rPr>
                  <w:sz w:val="18"/>
                  <w:szCs w:val="20"/>
                </w:rPr>
                <w:delText>396</w:delText>
              </w:r>
            </w:del>
          </w:p>
        </w:tc>
      </w:tr>
      <w:tr w:rsidR="00D442FD" w:rsidRPr="00D442FD" w:rsidTr="00C74668">
        <w:trPr>
          <w:trHeight w:val="737"/>
          <w:trPrChange w:id="414" w:author="Adriana Carvalho" w:date="2018-05-02T02:06:00Z">
            <w:trPr>
              <w:trHeight w:val="737"/>
              <w:jc w:val="center"/>
            </w:trPr>
          </w:trPrChange>
        </w:trPr>
        <w:tc>
          <w:tcPr>
            <w:tcW w:w="734" w:type="pct"/>
            <w:tcBorders>
              <w:bottom w:val="single" w:sz="18" w:space="0" w:color="auto"/>
            </w:tcBorders>
            <w:vAlign w:val="center"/>
            <w:tcPrChange w:id="415" w:author="Adriana Carvalho" w:date="2018-05-02T02:06:00Z">
              <w:tcPr>
                <w:tcW w:w="682" w:type="pct"/>
                <w:tcBorders>
                  <w:bottom w:val="single" w:sz="18" w:space="0" w:color="auto"/>
                </w:tcBorders>
                <w:vAlign w:val="center"/>
              </w:tcPr>
            </w:tcPrChange>
          </w:tcPr>
          <w:p w:rsidR="00D442FD" w:rsidRPr="00D442FD" w:rsidRDefault="00D442FD" w:rsidP="00D442FD">
            <w:pPr>
              <w:spacing w:after="200" w:line="360" w:lineRule="auto"/>
              <w:jc w:val="center"/>
              <w:rPr>
                <w:rFonts w:cs="Arial"/>
                <w:b/>
                <w:sz w:val="18"/>
                <w:szCs w:val="20"/>
              </w:rPr>
            </w:pPr>
            <w:r w:rsidRPr="00D442FD">
              <w:rPr>
                <w:rFonts w:cs="Arial"/>
                <w:b/>
                <w:sz w:val="18"/>
                <w:szCs w:val="20"/>
              </w:rPr>
              <w:lastRenderedPageBreak/>
              <w:t>EAu/SAM AMP</w:t>
            </w:r>
          </w:p>
        </w:tc>
        <w:tc>
          <w:tcPr>
            <w:tcW w:w="852" w:type="pct"/>
            <w:tcBorders>
              <w:top w:val="single" w:sz="4" w:space="0" w:color="auto"/>
              <w:bottom w:val="single" w:sz="18" w:space="0" w:color="auto"/>
            </w:tcBorders>
            <w:vAlign w:val="center"/>
            <w:tcPrChange w:id="416" w:author="Adriana Carvalho" w:date="2018-05-02T02:06:00Z">
              <w:tcPr>
                <w:tcW w:w="718" w:type="pct"/>
                <w:tcBorders>
                  <w:top w:val="single" w:sz="4" w:space="0" w:color="auto"/>
                  <w:bottom w:val="single" w:sz="18" w:space="0" w:color="auto"/>
                </w:tcBorders>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3,4</w:t>
            </w:r>
            <w:del w:id="417" w:author="Adriana Carvalho" w:date="2018-04-28T21:17:00Z">
              <w:r w:rsidRPr="00D442FD">
                <w:rPr>
                  <w:sz w:val="18"/>
                  <w:szCs w:val="20"/>
                </w:rPr>
                <w:delText>4613</w:delText>
              </w:r>
            </w:del>
            <w:r w:rsidRPr="00D442FD">
              <w:rPr>
                <w:rFonts w:cs="Arial"/>
                <w:sz w:val="18"/>
                <w:szCs w:val="20"/>
              </w:rPr>
              <w:t xml:space="preserve"> ± 0,</w:t>
            </w:r>
            <w:ins w:id="418" w:author="Adriana Carvalho" w:date="2018-04-28T21:17:00Z">
              <w:r w:rsidRPr="00D442FD">
                <w:rPr>
                  <w:sz w:val="18"/>
                  <w:szCs w:val="20"/>
                </w:rPr>
                <w:t>2</w:t>
              </w:r>
            </w:ins>
            <w:del w:id="419" w:author="Adriana Carvalho" w:date="2018-04-28T21:17:00Z">
              <w:r w:rsidRPr="00D442FD">
                <w:rPr>
                  <w:sz w:val="18"/>
                  <w:szCs w:val="20"/>
                </w:rPr>
                <w:delText>18034</w:delText>
              </w:r>
            </w:del>
          </w:p>
        </w:tc>
        <w:tc>
          <w:tcPr>
            <w:tcW w:w="797" w:type="pct"/>
            <w:tcBorders>
              <w:bottom w:val="single" w:sz="18" w:space="0" w:color="auto"/>
            </w:tcBorders>
            <w:vAlign w:val="center"/>
            <w:tcPrChange w:id="420" w:author="Adriana Carvalho" w:date="2018-05-02T02:06:00Z">
              <w:tcPr>
                <w:tcW w:w="665" w:type="pct"/>
                <w:tcBorders>
                  <w:bottom w:val="single" w:sz="18" w:space="0" w:color="auto"/>
                </w:tcBorders>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0,256</w:t>
            </w:r>
            <w:del w:id="421" w:author="Adriana Carvalho" w:date="2018-04-28T21:17:00Z">
              <w:r w:rsidRPr="00D442FD">
                <w:rPr>
                  <w:sz w:val="18"/>
                  <w:szCs w:val="20"/>
                </w:rPr>
                <w:delText>16</w:delText>
              </w:r>
            </w:del>
            <w:r w:rsidRPr="00D442FD">
              <w:rPr>
                <w:rFonts w:cs="Arial"/>
                <w:sz w:val="18"/>
                <w:szCs w:val="20"/>
              </w:rPr>
              <w:t xml:space="preserve"> ± 0,005</w:t>
            </w:r>
            <w:del w:id="422" w:author="Adriana Carvalho" w:date="2018-04-28T21:17:00Z">
              <w:r w:rsidRPr="00D442FD">
                <w:rPr>
                  <w:sz w:val="18"/>
                  <w:szCs w:val="20"/>
                </w:rPr>
                <w:delText>31</w:delText>
              </w:r>
            </w:del>
          </w:p>
        </w:tc>
        <w:tc>
          <w:tcPr>
            <w:tcW w:w="875" w:type="pct"/>
            <w:tcBorders>
              <w:bottom w:val="single" w:sz="18" w:space="0" w:color="auto"/>
            </w:tcBorders>
            <w:vAlign w:val="center"/>
            <w:tcPrChange w:id="423" w:author="Adriana Carvalho" w:date="2018-05-02T02:06:00Z">
              <w:tcPr>
                <w:tcW w:w="733" w:type="pct"/>
                <w:tcBorders>
                  <w:bottom w:val="single" w:sz="18" w:space="0" w:color="auto"/>
                </w:tcBorders>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-3,3</w:t>
            </w:r>
            <w:del w:id="424" w:author="Adriana Carvalho" w:date="2018-04-28T21:18:00Z">
              <w:r w:rsidRPr="00D442FD">
                <w:rPr>
                  <w:sz w:val="18"/>
                  <w:szCs w:val="20"/>
                </w:rPr>
                <w:delText>1617</w:delText>
              </w:r>
            </w:del>
            <w:r w:rsidRPr="00D442FD">
              <w:rPr>
                <w:rFonts w:cs="Arial"/>
                <w:sz w:val="18"/>
                <w:szCs w:val="20"/>
              </w:rPr>
              <w:t xml:space="preserve"> ± 0,</w:t>
            </w:r>
            <w:ins w:id="425" w:author="Adriana Carvalho" w:date="2018-04-28T21:18:00Z">
              <w:r w:rsidRPr="00D442FD">
                <w:rPr>
                  <w:sz w:val="18"/>
                  <w:szCs w:val="20"/>
                </w:rPr>
                <w:t>2</w:t>
              </w:r>
            </w:ins>
            <w:del w:id="426" w:author="Adriana Carvalho" w:date="2018-04-28T21:18:00Z">
              <w:r w:rsidRPr="00D442FD">
                <w:rPr>
                  <w:sz w:val="18"/>
                  <w:szCs w:val="20"/>
                </w:rPr>
                <w:delText>17433</w:delText>
              </w:r>
            </w:del>
          </w:p>
        </w:tc>
        <w:tc>
          <w:tcPr>
            <w:tcW w:w="890" w:type="pct"/>
            <w:tcBorders>
              <w:bottom w:val="single" w:sz="18" w:space="0" w:color="auto"/>
            </w:tcBorders>
            <w:vAlign w:val="center"/>
            <w:tcPrChange w:id="427" w:author="Adriana Carvalho" w:date="2018-05-02T02:06:00Z">
              <w:tcPr>
                <w:tcW w:w="742" w:type="pct"/>
                <w:tcBorders>
                  <w:bottom w:val="single" w:sz="18" w:space="0" w:color="auto"/>
                </w:tcBorders>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0,17</w:t>
            </w:r>
            <w:ins w:id="428" w:author="Adriana Carvalho" w:date="2018-04-28T21:18:00Z">
              <w:r w:rsidRPr="00D442FD">
                <w:rPr>
                  <w:sz w:val="18"/>
                  <w:szCs w:val="20"/>
                </w:rPr>
                <w:t>9</w:t>
              </w:r>
            </w:ins>
            <w:del w:id="429" w:author="Adriana Carvalho" w:date="2018-04-28T21:18:00Z">
              <w:r w:rsidRPr="00D442FD">
                <w:rPr>
                  <w:sz w:val="18"/>
                  <w:szCs w:val="20"/>
                </w:rPr>
                <w:delText>868</w:delText>
              </w:r>
            </w:del>
            <w:r w:rsidRPr="00D442FD">
              <w:rPr>
                <w:rFonts w:cs="Arial"/>
                <w:sz w:val="18"/>
                <w:szCs w:val="20"/>
              </w:rPr>
              <w:t xml:space="preserve"> ± 0,00</w:t>
            </w:r>
            <w:ins w:id="430" w:author="Adriana Carvalho" w:date="2018-04-28T21:18:00Z">
              <w:r w:rsidRPr="00D442FD">
                <w:rPr>
                  <w:sz w:val="18"/>
                  <w:szCs w:val="20"/>
                </w:rPr>
                <w:t>6</w:t>
              </w:r>
            </w:ins>
            <w:del w:id="431" w:author="Adriana Carvalho" w:date="2018-04-28T21:18:00Z">
              <w:r w:rsidRPr="00D442FD">
                <w:rPr>
                  <w:sz w:val="18"/>
                  <w:szCs w:val="20"/>
                </w:rPr>
                <w:delText>599</w:delText>
              </w:r>
            </w:del>
          </w:p>
        </w:tc>
        <w:tc>
          <w:tcPr>
            <w:tcW w:w="852" w:type="pct"/>
            <w:tcBorders>
              <w:bottom w:val="single" w:sz="18" w:space="0" w:color="auto"/>
            </w:tcBorders>
            <w:vAlign w:val="center"/>
            <w:tcPrChange w:id="432" w:author="Adriana Carvalho" w:date="2018-05-02T02:06:00Z">
              <w:tcPr>
                <w:tcW w:w="719" w:type="pct"/>
                <w:tcBorders>
                  <w:bottom w:val="single" w:sz="18" w:space="0" w:color="auto"/>
                </w:tcBorders>
                <w:vAlign w:val="center"/>
              </w:tcPr>
            </w:tcPrChange>
          </w:tcPr>
          <w:p w:rsidR="00D442FD" w:rsidRPr="00D442FD" w:rsidRDefault="00D442FD" w:rsidP="00D442FD">
            <w:pPr>
              <w:spacing w:after="200" w:line="360" w:lineRule="auto"/>
              <w:jc w:val="center"/>
              <w:rPr>
                <w:rFonts w:cs="Arial"/>
                <w:sz w:val="18"/>
                <w:szCs w:val="20"/>
              </w:rPr>
            </w:pPr>
            <w:r w:rsidRPr="00D442FD">
              <w:rPr>
                <w:rFonts w:cs="Arial"/>
                <w:sz w:val="18"/>
                <w:szCs w:val="20"/>
              </w:rPr>
              <w:t>0,077</w:t>
            </w:r>
            <w:del w:id="433" w:author="Adriana Carvalho" w:date="2018-04-28T21:18:00Z">
              <w:r w:rsidRPr="00D442FD">
                <w:rPr>
                  <w:sz w:val="18"/>
                  <w:szCs w:val="20"/>
                </w:rPr>
                <w:delText>48</w:delText>
              </w:r>
            </w:del>
            <w:r w:rsidRPr="00D442FD">
              <w:rPr>
                <w:rFonts w:cs="Arial"/>
                <w:sz w:val="18"/>
                <w:szCs w:val="20"/>
              </w:rPr>
              <w:t xml:space="preserve"> ± 0,008</w:t>
            </w:r>
            <w:del w:id="434" w:author="Adriana Carvalho" w:date="2018-04-28T21:18:00Z">
              <w:r w:rsidRPr="00D442FD">
                <w:rPr>
                  <w:sz w:val="18"/>
                  <w:szCs w:val="20"/>
                </w:rPr>
                <w:delText>00</w:delText>
              </w:r>
            </w:del>
          </w:p>
        </w:tc>
      </w:tr>
    </w:tbl>
    <w:p w:rsidR="00D442FD" w:rsidRPr="00D442FD" w:rsidRDefault="00D442FD" w:rsidP="00D442FD">
      <w:pPr>
        <w:keepNext/>
        <w:spacing w:after="200" w:line="360" w:lineRule="auto"/>
        <w:rPr>
          <w:rFonts w:ascii="Arial" w:eastAsia="MS Mincho" w:hAnsi="Arial" w:cs="Arial"/>
          <w:b/>
          <w:bCs/>
          <w:sz w:val="20"/>
          <w:szCs w:val="18"/>
          <w:lang w:val="pt-PT"/>
        </w:rPr>
      </w:pPr>
    </w:p>
    <w:p w:rsidR="00D442FD" w:rsidRPr="00D442FD" w:rsidRDefault="00D442FD" w:rsidP="00D442FD">
      <w:pPr>
        <w:keepNext/>
        <w:spacing w:after="200" w:line="360" w:lineRule="auto"/>
        <w:rPr>
          <w:rFonts w:ascii="Arial" w:eastAsia="MS Mincho" w:hAnsi="Arial" w:cs="Arial"/>
          <w:b/>
          <w:bCs/>
          <w:sz w:val="20"/>
          <w:szCs w:val="20"/>
          <w:lang w:val="pt-PT"/>
        </w:rPr>
      </w:pPr>
      <w:r w:rsidRPr="00D442FD">
        <w:rPr>
          <w:rFonts w:ascii="Arial" w:eastAsia="MS Mincho" w:hAnsi="Arial" w:cs="Arial"/>
          <w:b/>
          <w:bCs/>
          <w:sz w:val="20"/>
          <w:szCs w:val="20"/>
          <w:lang w:val="pt-PT"/>
        </w:rPr>
        <w:t xml:space="preserve">Tabela 4. </w:t>
      </w:r>
      <w:r w:rsidRPr="00D442FD">
        <w:rPr>
          <w:rFonts w:ascii="Arial" w:eastAsia="MS Mincho" w:hAnsi="Arial" w:cs="Arial"/>
          <w:sz w:val="20"/>
          <w:szCs w:val="20"/>
          <w:lang w:val="pt-PT"/>
        </w:rPr>
        <w:t>Resistências obtidas dos picos anódicos (R</w:t>
      </w:r>
      <w:r w:rsidRPr="00D442FD">
        <w:rPr>
          <w:rFonts w:ascii="Arial" w:eastAsia="MS Mincho" w:hAnsi="Arial" w:cs="Arial"/>
          <w:sz w:val="20"/>
          <w:szCs w:val="20"/>
          <w:vertAlign w:val="subscript"/>
          <w:lang w:val="pt-PT"/>
        </w:rPr>
        <w:t>PA</w:t>
      </w:r>
      <w:r w:rsidRPr="00D442FD">
        <w:rPr>
          <w:rFonts w:ascii="Arial" w:eastAsia="MS Mincho" w:hAnsi="Arial" w:cs="Arial"/>
          <w:sz w:val="20"/>
          <w:szCs w:val="20"/>
          <w:lang w:val="pt-PT"/>
        </w:rPr>
        <w:t>) e catódicos (R</w:t>
      </w:r>
      <w:r w:rsidRPr="00D442FD">
        <w:rPr>
          <w:rFonts w:ascii="Arial" w:eastAsia="MS Mincho" w:hAnsi="Arial" w:cs="Arial"/>
          <w:sz w:val="20"/>
          <w:szCs w:val="20"/>
          <w:vertAlign w:val="subscript"/>
          <w:lang w:val="pt-PT"/>
        </w:rPr>
        <w:t>PC</w:t>
      </w:r>
      <w:r w:rsidRPr="00D442FD">
        <w:rPr>
          <w:rFonts w:ascii="Arial" w:eastAsia="MS Mincho" w:hAnsi="Arial" w:cs="Arial"/>
          <w:sz w:val="20"/>
          <w:szCs w:val="20"/>
          <w:lang w:val="pt-PT"/>
        </w:rPr>
        <w:t>) dos voltamogramas cíclicos das superfícies de ouro modificadas por SAM Cis (EAu/SAM Cis) e por SAM AMP (EAu/SAM AMP).</w:t>
      </w:r>
    </w:p>
    <w:tbl>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Change w:id="435" w:author="Adriana Carvalho" w:date="2018-05-02T01:56:00Z">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PrChange>
      </w:tblPr>
      <w:tblGrid>
        <w:gridCol w:w="2054"/>
        <w:gridCol w:w="3509"/>
        <w:gridCol w:w="3509"/>
        <w:tblGridChange w:id="436">
          <w:tblGrid>
            <w:gridCol w:w="360"/>
            <w:gridCol w:w="360"/>
            <w:gridCol w:w="360"/>
          </w:tblGrid>
        </w:tblGridChange>
      </w:tblGrid>
      <w:tr w:rsidR="00D442FD" w:rsidRPr="00D442FD" w:rsidTr="00C74668">
        <w:trPr>
          <w:trHeight w:val="737"/>
          <w:jc w:val="center"/>
          <w:trPrChange w:id="437" w:author="Adriana Carvalho" w:date="2018-05-02T01:56:00Z">
            <w:trPr>
              <w:jc w:val="center"/>
            </w:trPr>
          </w:trPrChange>
        </w:trPr>
        <w:tc>
          <w:tcPr>
            <w:tcW w:w="1132" w:type="pct"/>
            <w:tcBorders>
              <w:top w:val="single" w:sz="4" w:space="0" w:color="auto"/>
            </w:tcBorders>
            <w:vAlign w:val="center"/>
            <w:tcPrChange w:id="438" w:author="Adriana Carvalho" w:date="2018-05-02T01:56:00Z">
              <w:tcPr>
                <w:tcW w:w="1132"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439" w:author="Adriana Carvalho" w:date="2018-05-02T00:00:00Z">
                  <w:rPr>
                    <w:rFonts w:eastAsiaTheme="minorHAnsi" w:cs="Arial"/>
                    <w:b/>
                    <w:bCs/>
                    <w:sz w:val="22"/>
                    <w:szCs w:val="22"/>
                  </w:rPr>
                </w:rPrChange>
              </w:rPr>
            </w:pPr>
            <w:r w:rsidRPr="00D442FD">
              <w:rPr>
                <w:rFonts w:cs="Arial"/>
                <w:b/>
                <w:bCs/>
                <w:sz w:val="18"/>
                <w:szCs w:val="20"/>
                <w:rPrChange w:id="440" w:author="Adriana Carvalho" w:date="2018-05-02T02:03:00Z">
                  <w:rPr>
                    <w:rFonts w:cs="Arial"/>
                    <w:b/>
                    <w:bCs/>
                  </w:rPr>
                </w:rPrChange>
              </w:rPr>
              <w:t>Sistema</w:t>
            </w:r>
          </w:p>
        </w:tc>
        <w:tc>
          <w:tcPr>
            <w:tcW w:w="1934" w:type="pct"/>
            <w:tcBorders>
              <w:top w:val="single" w:sz="4" w:space="0" w:color="auto"/>
              <w:bottom w:val="single" w:sz="4" w:space="0" w:color="auto"/>
            </w:tcBorders>
            <w:vAlign w:val="center"/>
            <w:tcPrChange w:id="441" w:author="Adriana Carvalho" w:date="2018-05-02T01:56:00Z">
              <w:tcPr>
                <w:tcW w:w="1934" w:type="pct"/>
                <w:tcBorders>
                  <w:top w:val="single" w:sz="18" w:space="0" w:color="auto"/>
                  <w:bottom w:val="single" w:sz="4" w:space="0" w:color="auto"/>
                </w:tcBorders>
                <w:vAlign w:val="center"/>
              </w:tcPr>
            </w:tcPrChange>
          </w:tcPr>
          <w:p w:rsidR="00D442FD" w:rsidRPr="00D442FD" w:rsidRDefault="00D442FD" w:rsidP="00D442FD">
            <w:pPr>
              <w:spacing w:line="360" w:lineRule="auto"/>
              <w:jc w:val="center"/>
              <w:rPr>
                <w:rFonts w:cs="Arial"/>
                <w:b/>
                <w:bCs/>
                <w:sz w:val="18"/>
                <w:szCs w:val="20"/>
                <w:rPrChange w:id="442" w:author="Adriana Carvalho" w:date="2018-05-02T00:00:00Z">
                  <w:rPr>
                    <w:rFonts w:eastAsiaTheme="minorHAnsi" w:cs="Arial"/>
                    <w:b/>
                    <w:bCs/>
                    <w:sz w:val="22"/>
                    <w:szCs w:val="22"/>
                  </w:rPr>
                </w:rPrChange>
              </w:rPr>
            </w:pPr>
            <w:r w:rsidRPr="00D442FD">
              <w:rPr>
                <w:rFonts w:cs="Arial"/>
                <w:b/>
                <w:bCs/>
                <w:sz w:val="18"/>
                <w:szCs w:val="20"/>
                <w:rPrChange w:id="443" w:author="Adriana Carvalho" w:date="2018-05-02T02:03:00Z">
                  <w:rPr>
                    <w:rFonts w:cs="Arial"/>
                    <w:b/>
                    <w:bCs/>
                  </w:rPr>
                </w:rPrChange>
              </w:rPr>
              <w:t>R</w:t>
            </w:r>
            <w:r w:rsidRPr="00D442FD">
              <w:rPr>
                <w:rFonts w:cs="Arial"/>
                <w:b/>
                <w:bCs/>
                <w:sz w:val="18"/>
                <w:szCs w:val="20"/>
                <w:vertAlign w:val="subscript"/>
                <w:rPrChange w:id="444" w:author="Adriana Carvalho" w:date="2018-05-02T02:03:00Z">
                  <w:rPr>
                    <w:rFonts w:cs="Arial"/>
                    <w:b/>
                    <w:bCs/>
                    <w:vertAlign w:val="subscript"/>
                  </w:rPr>
                </w:rPrChange>
              </w:rPr>
              <w:t>PA</w:t>
            </w:r>
            <w:r w:rsidRPr="00D442FD">
              <w:rPr>
                <w:rFonts w:cs="Arial"/>
                <w:b/>
                <w:bCs/>
                <w:sz w:val="18"/>
                <w:szCs w:val="20"/>
                <w:rPrChange w:id="445" w:author="Adriana Carvalho" w:date="2018-05-02T02:03:00Z">
                  <w:rPr>
                    <w:rFonts w:cs="Arial"/>
                    <w:b/>
                    <w:bCs/>
                  </w:rPr>
                </w:rPrChange>
              </w:rPr>
              <w:t xml:space="preserve"> (Ω)</w:t>
            </w:r>
          </w:p>
        </w:tc>
        <w:tc>
          <w:tcPr>
            <w:tcW w:w="1934" w:type="pct"/>
            <w:tcBorders>
              <w:top w:val="single" w:sz="4" w:space="0" w:color="auto"/>
            </w:tcBorders>
            <w:vAlign w:val="center"/>
            <w:tcPrChange w:id="446" w:author="Adriana Carvalho" w:date="2018-05-02T01:56:00Z">
              <w:tcPr>
                <w:tcW w:w="1934"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447" w:author="Adriana Carvalho" w:date="2018-05-02T00:00:00Z">
                  <w:rPr>
                    <w:rFonts w:eastAsiaTheme="minorHAnsi" w:cs="Arial"/>
                    <w:b/>
                    <w:bCs/>
                    <w:sz w:val="22"/>
                    <w:szCs w:val="22"/>
                  </w:rPr>
                </w:rPrChange>
              </w:rPr>
            </w:pPr>
            <w:r w:rsidRPr="00D442FD">
              <w:rPr>
                <w:rFonts w:cs="Arial"/>
                <w:b/>
                <w:bCs/>
                <w:sz w:val="18"/>
                <w:szCs w:val="20"/>
                <w:rPrChange w:id="448" w:author="Adriana Carvalho" w:date="2018-05-02T02:03:00Z">
                  <w:rPr>
                    <w:rFonts w:cs="Arial"/>
                    <w:b/>
                    <w:bCs/>
                  </w:rPr>
                </w:rPrChange>
              </w:rPr>
              <w:t>R</w:t>
            </w:r>
            <w:r w:rsidRPr="00D442FD">
              <w:rPr>
                <w:rFonts w:cs="Arial"/>
                <w:b/>
                <w:bCs/>
                <w:sz w:val="18"/>
                <w:szCs w:val="20"/>
                <w:vertAlign w:val="subscript"/>
                <w:rPrChange w:id="449" w:author="Adriana Carvalho" w:date="2018-05-02T02:03:00Z">
                  <w:rPr>
                    <w:rFonts w:cs="Arial"/>
                    <w:b/>
                    <w:bCs/>
                    <w:vertAlign w:val="subscript"/>
                  </w:rPr>
                </w:rPrChange>
              </w:rPr>
              <w:t>PC</w:t>
            </w:r>
            <w:r w:rsidRPr="00D442FD">
              <w:rPr>
                <w:rFonts w:cs="Arial"/>
                <w:b/>
                <w:bCs/>
                <w:sz w:val="18"/>
                <w:szCs w:val="20"/>
                <w:rPrChange w:id="450" w:author="Adriana Carvalho" w:date="2018-05-02T02:03:00Z">
                  <w:rPr>
                    <w:rFonts w:cs="Arial"/>
                    <w:b/>
                    <w:bCs/>
                  </w:rPr>
                </w:rPrChange>
              </w:rPr>
              <w:t xml:space="preserve"> (Ω)</w:t>
            </w:r>
          </w:p>
        </w:tc>
      </w:tr>
      <w:tr w:rsidR="00D442FD" w:rsidRPr="00D442FD" w:rsidTr="00C74668">
        <w:trPr>
          <w:trHeight w:val="737"/>
          <w:jc w:val="center"/>
          <w:trPrChange w:id="451" w:author="Adriana Carvalho" w:date="2018-05-02T01:56:00Z">
            <w:trPr>
              <w:jc w:val="center"/>
            </w:trPr>
          </w:trPrChange>
        </w:trPr>
        <w:tc>
          <w:tcPr>
            <w:tcW w:w="1132" w:type="pct"/>
            <w:tcBorders>
              <w:bottom w:val="nil"/>
            </w:tcBorders>
            <w:vAlign w:val="center"/>
            <w:tcPrChange w:id="452" w:author="Adriana Carvalho" w:date="2018-05-02T01:56:00Z">
              <w:tcPr>
                <w:tcW w:w="1132" w:type="pct"/>
                <w:tcBorders>
                  <w:bottom w:val="nil"/>
                </w:tcBorders>
                <w:vAlign w:val="center"/>
              </w:tcPr>
            </w:tcPrChange>
          </w:tcPr>
          <w:p w:rsidR="00D442FD" w:rsidRPr="00D442FD" w:rsidRDefault="00D442FD" w:rsidP="00D442FD">
            <w:pPr>
              <w:spacing w:line="360" w:lineRule="auto"/>
              <w:jc w:val="center"/>
              <w:rPr>
                <w:rFonts w:cs="Arial"/>
                <w:b/>
                <w:sz w:val="18"/>
                <w:szCs w:val="20"/>
                <w:rPrChange w:id="453" w:author="Adriana Carvalho" w:date="2018-05-02T00:00:00Z">
                  <w:rPr>
                    <w:rFonts w:eastAsiaTheme="minorHAnsi" w:cs="Arial"/>
                    <w:sz w:val="18"/>
                    <w:szCs w:val="18"/>
                  </w:rPr>
                </w:rPrChange>
              </w:rPr>
            </w:pPr>
            <w:r w:rsidRPr="00D442FD">
              <w:rPr>
                <w:rFonts w:cs="Arial"/>
                <w:b/>
                <w:sz w:val="18"/>
                <w:szCs w:val="20"/>
                <w:rPrChange w:id="454" w:author="Adriana Carvalho" w:date="2018-05-02T02:03:00Z">
                  <w:rPr>
                    <w:rFonts w:cs="Arial"/>
                    <w:sz w:val="18"/>
                    <w:szCs w:val="18"/>
                  </w:rPr>
                </w:rPrChange>
              </w:rPr>
              <w:t>EAu/SAM Cis</w:t>
            </w:r>
          </w:p>
        </w:tc>
        <w:tc>
          <w:tcPr>
            <w:tcW w:w="1934" w:type="pct"/>
            <w:tcBorders>
              <w:top w:val="single" w:sz="4" w:space="0" w:color="auto"/>
              <w:bottom w:val="nil"/>
            </w:tcBorders>
            <w:vAlign w:val="center"/>
            <w:tcPrChange w:id="455" w:author="Adriana Carvalho" w:date="2018-05-02T01:56:00Z">
              <w:tcPr>
                <w:tcW w:w="1934" w:type="pct"/>
                <w:tcBorders>
                  <w:top w:val="single" w:sz="4" w:space="0" w:color="auto"/>
                  <w:bottom w:val="nil"/>
                </w:tcBorders>
                <w:vAlign w:val="center"/>
              </w:tcPr>
            </w:tcPrChange>
          </w:tcPr>
          <w:p w:rsidR="00D442FD" w:rsidRPr="00D442FD" w:rsidRDefault="00D442FD" w:rsidP="00D442FD">
            <w:pPr>
              <w:spacing w:line="360" w:lineRule="auto"/>
              <w:jc w:val="center"/>
              <w:rPr>
                <w:rFonts w:cs="Arial"/>
                <w:sz w:val="18"/>
                <w:szCs w:val="20"/>
                <w:rPrChange w:id="456" w:author="Adriana Carvalho" w:date="2018-05-02T00:00:00Z">
                  <w:rPr>
                    <w:rFonts w:eastAsiaTheme="minorHAnsi" w:cs="Arial"/>
                    <w:sz w:val="18"/>
                    <w:szCs w:val="18"/>
                  </w:rPr>
                </w:rPrChange>
              </w:rPr>
            </w:pPr>
            <w:r w:rsidRPr="00D442FD">
              <w:rPr>
                <w:rFonts w:cs="Arial"/>
                <w:sz w:val="18"/>
                <w:szCs w:val="20"/>
              </w:rPr>
              <w:t>6</w:t>
            </w:r>
            <w:ins w:id="457" w:author="Adriana Carvalho" w:date="2018-05-02T01:52:00Z">
              <w:r w:rsidRPr="00D442FD">
                <w:rPr>
                  <w:sz w:val="18"/>
                  <w:szCs w:val="20"/>
                </w:rPr>
                <w:t>,</w:t>
              </w:r>
            </w:ins>
            <w:r w:rsidRPr="00D442FD">
              <w:rPr>
                <w:rFonts w:cs="Arial"/>
                <w:sz w:val="18"/>
                <w:szCs w:val="20"/>
              </w:rPr>
              <w:t>4</w:t>
            </w:r>
            <w:ins w:id="458" w:author="Adriana Carvalho" w:date="2018-05-02T01:52:00Z">
              <w:r w:rsidRPr="00D442FD">
                <w:rPr>
                  <w:sz w:val="18"/>
                  <w:szCs w:val="20"/>
                </w:rPr>
                <w:t xml:space="preserve"> x 10</w:t>
              </w:r>
            </w:ins>
            <w:del w:id="459" w:author="Adriana Carvalho" w:date="2018-05-02T01:51:00Z">
              <w:r w:rsidRPr="00D442FD">
                <w:rPr>
                  <w:sz w:val="18"/>
                  <w:szCs w:val="20"/>
                  <w:vertAlign w:val="superscript"/>
                </w:rPr>
                <w:delText>17,294420</w:delText>
              </w:r>
            </w:del>
            <w:del w:id="460" w:author="Adriana Carvalho" w:date="2018-05-02T01:52:00Z">
              <w:r w:rsidRPr="00D442FD">
                <w:rPr>
                  <w:sz w:val="18"/>
                  <w:szCs w:val="20"/>
                  <w:vertAlign w:val="superscript"/>
                </w:rPr>
                <w:delText xml:space="preserve"> </w:delText>
              </w:r>
            </w:del>
            <w:ins w:id="461" w:author="Adriana Carvalho" w:date="2018-05-02T01:52:00Z">
              <w:r w:rsidRPr="00D442FD">
                <w:rPr>
                  <w:sz w:val="18"/>
                  <w:szCs w:val="20"/>
                  <w:vertAlign w:val="superscript"/>
                </w:rPr>
                <w:t>3</w:t>
              </w:r>
              <w:r w:rsidRPr="00D442FD">
                <w:rPr>
                  <w:sz w:val="18"/>
                  <w:szCs w:val="20"/>
                </w:rPr>
                <w:t xml:space="preserve"> </w:t>
              </w:r>
            </w:ins>
            <w:r w:rsidRPr="00D442FD">
              <w:rPr>
                <w:rFonts w:cs="Arial"/>
                <w:sz w:val="18"/>
                <w:szCs w:val="20"/>
              </w:rPr>
              <w:t xml:space="preserve">± </w:t>
            </w:r>
            <w:ins w:id="462" w:author="Adriana Carvalho" w:date="2018-05-02T01:51:00Z">
              <w:r w:rsidRPr="00D442FD">
                <w:rPr>
                  <w:sz w:val="18"/>
                  <w:szCs w:val="20"/>
                </w:rPr>
                <w:t>0,2 x 10</w:t>
              </w:r>
              <w:r w:rsidRPr="00D442FD">
                <w:rPr>
                  <w:sz w:val="18"/>
                  <w:szCs w:val="20"/>
                  <w:vertAlign w:val="superscript"/>
                </w:rPr>
                <w:t>3</w:t>
              </w:r>
            </w:ins>
            <w:del w:id="463" w:author="Adriana Carvalho" w:date="2018-05-02T01:51:00Z">
              <w:r w:rsidRPr="00D442FD">
                <w:rPr>
                  <w:sz w:val="18"/>
                  <w:szCs w:val="20"/>
                </w:rPr>
                <w:delText>154,856793</w:delText>
              </w:r>
            </w:del>
          </w:p>
        </w:tc>
        <w:tc>
          <w:tcPr>
            <w:tcW w:w="1934" w:type="pct"/>
            <w:tcBorders>
              <w:bottom w:val="nil"/>
            </w:tcBorders>
            <w:vAlign w:val="center"/>
            <w:tcPrChange w:id="464" w:author="Adriana Carvalho" w:date="2018-05-02T01:56:00Z">
              <w:tcPr>
                <w:tcW w:w="1934" w:type="pct"/>
                <w:tcBorders>
                  <w:bottom w:val="nil"/>
                </w:tcBorders>
                <w:vAlign w:val="center"/>
              </w:tcPr>
            </w:tcPrChange>
          </w:tcPr>
          <w:p w:rsidR="00D442FD" w:rsidRPr="00D442FD" w:rsidRDefault="00D442FD" w:rsidP="00D442FD">
            <w:pPr>
              <w:spacing w:line="360" w:lineRule="auto"/>
              <w:jc w:val="center"/>
              <w:rPr>
                <w:rFonts w:cs="Arial"/>
                <w:sz w:val="18"/>
                <w:szCs w:val="20"/>
                <w:rPrChange w:id="465" w:author="Adriana Carvalho" w:date="2018-05-02T00:00:00Z">
                  <w:rPr>
                    <w:rFonts w:eastAsiaTheme="minorHAnsi" w:cs="Arial"/>
                    <w:sz w:val="18"/>
                    <w:szCs w:val="18"/>
                  </w:rPr>
                </w:rPrChange>
              </w:rPr>
            </w:pPr>
            <w:r w:rsidRPr="00D442FD">
              <w:rPr>
                <w:sz w:val="18"/>
                <w:szCs w:val="20"/>
              </w:rPr>
              <w:t>6</w:t>
            </w:r>
            <w:ins w:id="466" w:author="Adriana Carvalho" w:date="2018-05-02T01:52:00Z">
              <w:r w:rsidRPr="00D442FD">
                <w:rPr>
                  <w:sz w:val="18"/>
                  <w:szCs w:val="20"/>
                </w:rPr>
                <w:t>,4 x 10</w:t>
              </w:r>
              <w:r w:rsidRPr="00D442FD">
                <w:rPr>
                  <w:sz w:val="18"/>
                  <w:szCs w:val="20"/>
                  <w:vertAlign w:val="superscript"/>
                </w:rPr>
                <w:t>3</w:t>
              </w:r>
              <w:r w:rsidRPr="00D442FD">
                <w:rPr>
                  <w:sz w:val="18"/>
                  <w:szCs w:val="20"/>
                </w:rPr>
                <w:t xml:space="preserve"> ± 0,2 x 10</w:t>
              </w:r>
              <w:r w:rsidRPr="00D442FD">
                <w:rPr>
                  <w:sz w:val="18"/>
                  <w:szCs w:val="20"/>
                  <w:vertAlign w:val="superscript"/>
                </w:rPr>
                <w:t>3</w:t>
              </w:r>
            </w:ins>
            <w:del w:id="467" w:author="Adriana Carvalho" w:date="2018-05-02T01:52:00Z">
              <w:r w:rsidRPr="00D442FD">
                <w:rPr>
                  <w:sz w:val="18"/>
                  <w:szCs w:val="20"/>
                </w:rPr>
                <w:delText>6417,294422 ± 154,856795</w:delText>
              </w:r>
            </w:del>
          </w:p>
        </w:tc>
      </w:tr>
      <w:tr w:rsidR="00D442FD" w:rsidRPr="00D442FD" w:rsidTr="00C74668">
        <w:trPr>
          <w:trHeight w:val="737"/>
          <w:jc w:val="center"/>
          <w:trPrChange w:id="468" w:author="Adriana Carvalho" w:date="2018-05-02T01:56:00Z">
            <w:trPr>
              <w:jc w:val="center"/>
            </w:trPr>
          </w:trPrChange>
        </w:trPr>
        <w:tc>
          <w:tcPr>
            <w:tcW w:w="1132" w:type="pct"/>
            <w:tcBorders>
              <w:top w:val="nil"/>
              <w:bottom w:val="single" w:sz="18" w:space="0" w:color="auto"/>
            </w:tcBorders>
            <w:vAlign w:val="center"/>
            <w:tcPrChange w:id="469" w:author="Adriana Carvalho" w:date="2018-05-02T01:56:00Z">
              <w:tcPr>
                <w:tcW w:w="1132" w:type="pct"/>
                <w:tcBorders>
                  <w:top w:val="nil"/>
                  <w:bottom w:val="single" w:sz="18" w:space="0" w:color="auto"/>
                </w:tcBorders>
                <w:vAlign w:val="center"/>
              </w:tcPr>
            </w:tcPrChange>
          </w:tcPr>
          <w:p w:rsidR="00D442FD" w:rsidRPr="00D442FD" w:rsidRDefault="00D442FD" w:rsidP="00D442FD">
            <w:pPr>
              <w:spacing w:line="360" w:lineRule="auto"/>
              <w:jc w:val="center"/>
              <w:rPr>
                <w:rFonts w:cs="Arial"/>
                <w:b/>
                <w:sz w:val="18"/>
                <w:szCs w:val="20"/>
                <w:rPrChange w:id="470" w:author="Adriana Carvalho" w:date="2018-05-02T00:00:00Z">
                  <w:rPr>
                    <w:rFonts w:eastAsiaTheme="minorHAnsi" w:cs="Arial"/>
                    <w:sz w:val="18"/>
                    <w:szCs w:val="18"/>
                  </w:rPr>
                </w:rPrChange>
              </w:rPr>
            </w:pPr>
            <w:r w:rsidRPr="00D442FD">
              <w:rPr>
                <w:rFonts w:cs="Arial"/>
                <w:b/>
                <w:sz w:val="18"/>
                <w:szCs w:val="20"/>
                <w:rPrChange w:id="471" w:author="Adriana Carvalho" w:date="2018-05-02T02:03:00Z">
                  <w:rPr>
                    <w:rFonts w:cs="Arial"/>
                    <w:sz w:val="18"/>
                    <w:szCs w:val="18"/>
                  </w:rPr>
                </w:rPrChange>
              </w:rPr>
              <w:t>EAu/SAM AMP</w:t>
            </w:r>
          </w:p>
        </w:tc>
        <w:tc>
          <w:tcPr>
            <w:tcW w:w="1934" w:type="pct"/>
            <w:tcBorders>
              <w:top w:val="nil"/>
              <w:bottom w:val="single" w:sz="18" w:space="0" w:color="auto"/>
            </w:tcBorders>
            <w:vAlign w:val="center"/>
            <w:tcPrChange w:id="472" w:author="Adriana Carvalho" w:date="2018-05-02T01:56:00Z">
              <w:tcPr>
                <w:tcW w:w="1934" w:type="pct"/>
                <w:tcBorders>
                  <w:top w:val="nil"/>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473" w:author="Adriana Carvalho" w:date="2018-05-02T00:00:00Z">
                  <w:rPr>
                    <w:rFonts w:eastAsiaTheme="minorHAnsi" w:cs="Arial"/>
                    <w:sz w:val="18"/>
                    <w:szCs w:val="18"/>
                  </w:rPr>
                </w:rPrChange>
              </w:rPr>
            </w:pPr>
            <w:r w:rsidRPr="00D442FD">
              <w:rPr>
                <w:sz w:val="18"/>
                <w:szCs w:val="20"/>
              </w:rPr>
              <w:t>6</w:t>
            </w:r>
            <w:ins w:id="474" w:author="Adriana Carvalho" w:date="2018-05-02T01:53:00Z">
              <w:r w:rsidRPr="00D442FD">
                <w:rPr>
                  <w:sz w:val="18"/>
                  <w:szCs w:val="20"/>
                </w:rPr>
                <w:t>,3 x 10</w:t>
              </w:r>
              <w:r w:rsidRPr="00D442FD">
                <w:rPr>
                  <w:sz w:val="18"/>
                  <w:szCs w:val="20"/>
                  <w:vertAlign w:val="superscript"/>
                </w:rPr>
                <w:t>3</w:t>
              </w:r>
              <w:r w:rsidRPr="00D442FD">
                <w:rPr>
                  <w:sz w:val="18"/>
                  <w:szCs w:val="20"/>
                </w:rPr>
                <w:t xml:space="preserve"> ± 0,3 x 10</w:t>
              </w:r>
              <w:r w:rsidRPr="00D442FD">
                <w:rPr>
                  <w:sz w:val="18"/>
                  <w:szCs w:val="20"/>
                  <w:vertAlign w:val="superscript"/>
                </w:rPr>
                <w:t>3</w:t>
              </w:r>
            </w:ins>
            <w:del w:id="475" w:author="Adriana Carvalho" w:date="2018-05-02T01:53:00Z">
              <w:r w:rsidRPr="00D442FD">
                <w:rPr>
                  <w:sz w:val="18"/>
                  <w:szCs w:val="20"/>
                </w:rPr>
                <w:delText>6336,993395 ± 326,301356</w:delText>
              </w:r>
            </w:del>
          </w:p>
        </w:tc>
        <w:tc>
          <w:tcPr>
            <w:tcW w:w="1934" w:type="pct"/>
            <w:tcBorders>
              <w:top w:val="nil"/>
              <w:bottom w:val="single" w:sz="18" w:space="0" w:color="auto"/>
            </w:tcBorders>
            <w:vAlign w:val="center"/>
            <w:tcPrChange w:id="476" w:author="Adriana Carvalho" w:date="2018-05-02T01:56:00Z">
              <w:tcPr>
                <w:tcW w:w="1934" w:type="pct"/>
                <w:tcBorders>
                  <w:top w:val="nil"/>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477" w:author="Adriana Carvalho" w:date="2018-05-02T00:00:00Z">
                  <w:rPr>
                    <w:rFonts w:eastAsiaTheme="minorHAnsi" w:cs="Arial"/>
                    <w:sz w:val="18"/>
                    <w:szCs w:val="18"/>
                  </w:rPr>
                </w:rPrChange>
              </w:rPr>
            </w:pPr>
            <w:r w:rsidRPr="00D442FD">
              <w:rPr>
                <w:sz w:val="18"/>
                <w:szCs w:val="20"/>
              </w:rPr>
              <w:t>6</w:t>
            </w:r>
            <w:ins w:id="478" w:author="Adriana Carvalho" w:date="2018-05-02T01:53:00Z">
              <w:r w:rsidRPr="00D442FD">
                <w:rPr>
                  <w:sz w:val="18"/>
                  <w:szCs w:val="20"/>
                </w:rPr>
                <w:t>,3 x 10</w:t>
              </w:r>
              <w:r w:rsidRPr="00D442FD">
                <w:rPr>
                  <w:sz w:val="18"/>
                  <w:szCs w:val="20"/>
                  <w:vertAlign w:val="superscript"/>
                </w:rPr>
                <w:t>3</w:t>
              </w:r>
              <w:r w:rsidRPr="00D442FD">
                <w:rPr>
                  <w:sz w:val="18"/>
                  <w:szCs w:val="20"/>
                </w:rPr>
                <w:t xml:space="preserve"> ± 0,</w:t>
              </w:r>
            </w:ins>
            <w:ins w:id="479" w:author="Adriana Carvalho" w:date="2018-05-02T01:54:00Z">
              <w:r w:rsidRPr="00D442FD">
                <w:rPr>
                  <w:sz w:val="18"/>
                  <w:szCs w:val="20"/>
                </w:rPr>
                <w:t>4</w:t>
              </w:r>
            </w:ins>
            <w:ins w:id="480" w:author="Adriana Carvalho" w:date="2018-05-02T01:53:00Z">
              <w:r w:rsidRPr="00D442FD">
                <w:rPr>
                  <w:sz w:val="18"/>
                  <w:szCs w:val="20"/>
                </w:rPr>
                <w:t xml:space="preserve"> x 10</w:t>
              </w:r>
              <w:r w:rsidRPr="00D442FD">
                <w:rPr>
                  <w:sz w:val="18"/>
                  <w:szCs w:val="20"/>
                  <w:vertAlign w:val="superscript"/>
                </w:rPr>
                <w:t>3</w:t>
              </w:r>
            </w:ins>
            <w:del w:id="481" w:author="Adriana Carvalho" w:date="2018-05-02T01:53:00Z">
              <w:r w:rsidRPr="00D442FD">
                <w:rPr>
                  <w:sz w:val="18"/>
                  <w:szCs w:val="20"/>
                </w:rPr>
                <w:delText>6310,233116 ± 369,9250391</w:delText>
              </w:r>
            </w:del>
          </w:p>
        </w:tc>
      </w:tr>
    </w:tbl>
    <w:p w:rsidR="00D442FD" w:rsidRPr="00D442FD" w:rsidRDefault="00D442FD" w:rsidP="00D442FD">
      <w:pPr>
        <w:spacing w:after="200" w:line="360" w:lineRule="auto"/>
        <w:rPr>
          <w:rFonts w:ascii="Arial" w:eastAsia="Calibri" w:hAnsi="Arial" w:cs="Arial"/>
          <w:sz w:val="24"/>
          <w:szCs w:val="24"/>
          <w:lang w:val="pt-PT"/>
        </w:rPr>
      </w:pPr>
    </w:p>
    <w:p w:rsidR="00D442FD" w:rsidRPr="00D442FD" w:rsidRDefault="00D442FD" w:rsidP="00D442FD">
      <w:pPr>
        <w:spacing w:after="200" w:line="360" w:lineRule="auto"/>
        <w:ind w:firstLine="709"/>
        <w:rPr>
          <w:rFonts w:ascii="Arial" w:eastAsia="Calibri" w:hAnsi="Arial" w:cs="Times New Roman"/>
          <w:sz w:val="24"/>
          <w:szCs w:val="24"/>
        </w:rPr>
      </w:pPr>
      <w:r w:rsidRPr="00D442FD">
        <w:rPr>
          <w:rFonts w:ascii="Arial" w:eastAsia="Calibri" w:hAnsi="Arial" w:cs="Times New Roman"/>
          <w:sz w:val="24"/>
          <w:szCs w:val="24"/>
        </w:rPr>
        <w:t>Quando o gráfico de Nyquist (Figura 10.b) é analisado, há indício de R</w:t>
      </w:r>
      <w:r w:rsidRPr="00D442FD">
        <w:rPr>
          <w:rFonts w:ascii="Arial" w:eastAsia="Calibri" w:hAnsi="Arial" w:cs="Times New Roman"/>
          <w:sz w:val="24"/>
          <w:szCs w:val="24"/>
          <w:vertAlign w:val="subscript"/>
        </w:rPr>
        <w:t>TE</w:t>
      </w:r>
      <w:r w:rsidRPr="00D442FD">
        <w:rPr>
          <w:rFonts w:ascii="Arial" w:eastAsia="Calibri" w:hAnsi="Arial" w:cs="Times New Roman"/>
          <w:sz w:val="24"/>
          <w:szCs w:val="24"/>
        </w:rPr>
        <w:t xml:space="preserve"> para EAu/SAM AMP, diferente do sistema EAu/SAM Cis.</w:t>
      </w:r>
    </w:p>
    <w:p w:rsidR="00D442FD" w:rsidRPr="00D442FD" w:rsidRDefault="00D442FD" w:rsidP="00D442FD">
      <w:pPr>
        <w:keepNext/>
        <w:numPr>
          <w:ilvl w:val="2"/>
          <w:numId w:val="0"/>
        </w:numPr>
        <w:spacing w:before="240" w:after="240" w:line="360" w:lineRule="auto"/>
        <w:ind w:left="720" w:hanging="720"/>
        <w:jc w:val="both"/>
        <w:outlineLvl w:val="2"/>
        <w:rPr>
          <w:rFonts w:ascii="Arial" w:eastAsia="Times New Roman" w:hAnsi="Arial" w:cs="Times New Roman"/>
          <w:b/>
          <w:bCs/>
          <w:sz w:val="24"/>
          <w:szCs w:val="26"/>
        </w:rPr>
      </w:pPr>
      <w:bookmarkStart w:id="482" w:name="_Toc513377501"/>
      <w:r w:rsidRPr="00D442FD">
        <w:rPr>
          <w:rFonts w:ascii="Arial" w:eastAsia="Times New Roman" w:hAnsi="Arial" w:cs="Times New Roman"/>
          <w:b/>
          <w:bCs/>
          <w:sz w:val="24"/>
          <w:szCs w:val="26"/>
        </w:rPr>
        <w:t>Imobilização dos Pontos Quânticos</w:t>
      </w:r>
      <w:bookmarkEnd w:id="482"/>
    </w:p>
    <w:p w:rsidR="00D442FD" w:rsidRPr="00D442FD" w:rsidRDefault="00D442FD" w:rsidP="00D442FD">
      <w:pPr>
        <w:spacing w:after="200" w:line="360" w:lineRule="auto"/>
        <w:ind w:firstLine="709"/>
        <w:rPr>
          <w:rFonts w:ascii="Arial" w:eastAsia="Calibri" w:hAnsi="Arial" w:cs="Times New Roman"/>
          <w:sz w:val="24"/>
          <w:szCs w:val="24"/>
        </w:rPr>
      </w:pPr>
      <w:r w:rsidRPr="00D442FD">
        <w:rPr>
          <w:rFonts w:ascii="Arial" w:eastAsia="Calibri" w:hAnsi="Arial" w:cs="Times New Roman"/>
          <w:sz w:val="24"/>
          <w:szCs w:val="24"/>
        </w:rPr>
        <w:t>Os PQs são imobilizados através de ligação covalente aos grupos funcionais terminais livres da SAM. Para essa ligação, entre os agrupamentos aminas e carboxílicos, foi utilizado o reagente EDC. Esse catalizador provoca uma reação de esterificação do ácido carboxílico, formando uma espécie instável. Dessa forma foi utilizado o NHS para formação de um éster estabilizado. Em seguida, com a adição da espécie contendo o agrupamento amina primária, há a formação de um grupo amida. As etapas dessa reação são representadas na figura 11.</w:t>
      </w:r>
    </w:p>
    <w:p w:rsidR="00D442FD" w:rsidRPr="00D442FD" w:rsidRDefault="00D442FD" w:rsidP="00D442FD">
      <w:pPr>
        <w:spacing w:after="200" w:line="360" w:lineRule="auto"/>
        <w:ind w:firstLine="709"/>
        <w:rPr>
          <w:rFonts w:ascii="Arial" w:eastAsia="Calibri" w:hAnsi="Arial" w:cs="Times New Roman"/>
          <w:sz w:val="24"/>
          <w:szCs w:val="24"/>
        </w:rPr>
      </w:pPr>
      <w:r w:rsidRPr="00D442FD">
        <w:rPr>
          <w:rFonts w:ascii="Arial" w:eastAsia="Calibri" w:hAnsi="Arial" w:cs="Times New Roman"/>
          <w:sz w:val="24"/>
          <w:szCs w:val="24"/>
        </w:rPr>
        <w:t>Dessa forma, para a imobilização dos PQs funcionalizados com AMS (grupos terminais carboxílicos) na superfície foi utilizada a SAM de Cis (grupos terminais aminas), enquanto que para os PQs funcionalizados com Cis foi utilizada a SAM de AMP (grupos terminais carboxílicos).</w:t>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lastRenderedPageBreak/>
        <w:t xml:space="preserve">Figura </w:t>
      </w:r>
      <w:r w:rsidRPr="00D442FD">
        <w:rPr>
          <w:rFonts w:ascii="Cambria" w:eastAsia="MS Mincho" w:hAnsi="Cambria" w:cs="Times New Roman"/>
          <w:b/>
          <w:bCs/>
          <w:color w:val="4F81BD"/>
          <w:sz w:val="18"/>
          <w:szCs w:val="18"/>
          <w:lang w:val="pt-PT"/>
        </w:rPr>
        <w:fldChar w:fldCharType="begin"/>
      </w:r>
      <w:r w:rsidRPr="00D442FD">
        <w:rPr>
          <w:rFonts w:ascii="Arial" w:eastAsia="MS Mincho" w:hAnsi="Arial" w:cs="Arial"/>
          <w:b/>
          <w:bCs/>
          <w:sz w:val="20"/>
          <w:szCs w:val="18"/>
          <w:lang w:val="pt-PT"/>
        </w:rPr>
        <w:instrText xml:space="preserve"> SEQ Figura \* ARABIC </w:instrText>
      </w:r>
      <w:r w:rsidRPr="00D442FD">
        <w:rPr>
          <w:rFonts w:ascii="Arial" w:eastAsia="MS Mincho" w:hAnsi="Arial" w:cs="Arial"/>
          <w:b/>
          <w:bCs/>
          <w:sz w:val="20"/>
          <w:szCs w:val="18"/>
          <w:lang w:val="pt-PT"/>
        </w:rPr>
        <w:fldChar w:fldCharType="separate"/>
      </w:r>
      <w:r w:rsidRPr="00D442FD">
        <w:rPr>
          <w:rFonts w:ascii="Arial" w:eastAsia="MS Mincho" w:hAnsi="Arial" w:cs="Arial"/>
          <w:b/>
          <w:bCs/>
          <w:noProof/>
          <w:sz w:val="20"/>
          <w:szCs w:val="20"/>
          <w:lang w:val="pt-PT"/>
        </w:rPr>
        <w:t>1</w:t>
      </w:r>
      <w:r w:rsidRPr="00D442FD">
        <w:rPr>
          <w:rFonts w:ascii="Cambria" w:eastAsia="MS Mincho" w:hAnsi="Cambria" w:cs="Times New Roman"/>
          <w:b/>
          <w:bCs/>
          <w:color w:val="4F81BD"/>
          <w:sz w:val="18"/>
          <w:szCs w:val="18"/>
          <w:lang w:val="pt-PT"/>
        </w:rPr>
        <w:fldChar w:fldCharType="end"/>
      </w:r>
      <w:r w:rsidRPr="00D442FD">
        <w:rPr>
          <w:rFonts w:ascii="Arial" w:eastAsia="MS Mincho" w:hAnsi="Arial" w:cs="Arial"/>
          <w:b/>
          <w:bCs/>
          <w:sz w:val="20"/>
          <w:szCs w:val="20"/>
          <w:lang w:val="pt-PT"/>
        </w:rPr>
        <w:t>1.</w:t>
      </w:r>
      <w:r w:rsidRPr="00D442FD">
        <w:rPr>
          <w:rFonts w:ascii="Arial" w:eastAsia="MS Mincho" w:hAnsi="Arial" w:cs="Arial"/>
          <w:sz w:val="20"/>
          <w:szCs w:val="20"/>
          <w:lang w:val="pt-PT"/>
        </w:rPr>
        <w:t xml:space="preserve"> Etapas da reação de esterificação das espécies carboxiladas pelo EDC para formação do grupo amida a partir de aminas primárias.</w:t>
      </w:r>
    </w:p>
    <w:p w:rsidR="00D442FD" w:rsidRPr="00D442FD" w:rsidRDefault="00D442FD" w:rsidP="00D442FD">
      <w:pPr>
        <w:spacing w:after="200" w:line="360" w:lineRule="auto"/>
        <w:jc w:val="center"/>
        <w:rPr>
          <w:rFonts w:ascii="Arial" w:eastAsia="Calibri" w:hAnsi="Arial" w:cs="Times New Roman"/>
          <w:sz w:val="24"/>
          <w:szCs w:val="24"/>
        </w:rPr>
      </w:pPr>
      <w:r w:rsidRPr="00D442FD">
        <w:rPr>
          <w:rFonts w:ascii="Arial" w:eastAsia="Calibri" w:hAnsi="Arial" w:cs="Times New Roman"/>
          <w:noProof/>
          <w:sz w:val="24"/>
          <w:szCs w:val="24"/>
          <w:lang w:eastAsia="pt-BR"/>
        </w:rPr>
        <w:drawing>
          <wp:inline distT="0" distB="0" distL="0" distR="0" wp14:anchorId="4B7D9D68" wp14:editId="2D0C8117">
            <wp:extent cx="5760000" cy="2792395"/>
            <wp:effectExtent l="0" t="0" r="0" b="8255"/>
            <wp:docPr id="12" name="Imagem 12"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5.PNG"/>
                    <pic:cNvPicPr/>
                  </pic:nvPicPr>
                  <pic:blipFill rotWithShape="1">
                    <a:blip r:embed="rId18">
                      <a:extLst>
                        <a:ext uri="{28A0092B-C50C-407E-A947-70E740481C1C}">
                          <a14:useLocalDpi xmlns:a14="http://schemas.microsoft.com/office/drawing/2010/main" val="0"/>
                        </a:ext>
                      </a:extLst>
                    </a:blip>
                    <a:srcRect l="7109" t="15582" r="5909" b="9447"/>
                    <a:stretch/>
                  </pic:blipFill>
                  <pic:spPr bwMode="auto">
                    <a:xfrm>
                      <a:off x="0" y="0"/>
                      <a:ext cx="5760000" cy="2792395"/>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spacing w:after="200" w:line="360" w:lineRule="auto"/>
        <w:rPr>
          <w:rFonts w:ascii="Arial" w:eastAsia="Calibri" w:hAnsi="Arial" w:cs="Times New Roman"/>
          <w:sz w:val="20"/>
          <w:szCs w:val="20"/>
        </w:rPr>
      </w:pPr>
      <w:r w:rsidRPr="00D442FD">
        <w:rPr>
          <w:rFonts w:ascii="Arial" w:eastAsia="Calibri" w:hAnsi="Arial" w:cs="Times New Roman"/>
          <w:sz w:val="20"/>
          <w:szCs w:val="20"/>
        </w:rPr>
        <w:t xml:space="preserve">Fonte: </w:t>
      </w:r>
      <w:hyperlink r:id="rId19">
        <w:r w:rsidRPr="00D442FD">
          <w:rPr>
            <w:rFonts w:ascii="Arial" w:eastAsia="Calibri" w:hAnsi="Arial" w:cs="Times New Roman"/>
            <w:color w:val="0000FF"/>
            <w:sz w:val="20"/>
            <w:szCs w:val="20"/>
            <w:u w:val="single"/>
          </w:rPr>
          <w:t>https://tools.thermofisher.com/content/sfs/manuals/MAN0011309_NHS_SulfoNHS_UG.pdf</w:t>
        </w:r>
      </w:hyperlink>
      <w:r w:rsidRPr="00D442FD">
        <w:rPr>
          <w:rFonts w:ascii="Arial" w:eastAsia="Calibri" w:hAnsi="Arial" w:cs="Times New Roman"/>
          <w:sz w:val="20"/>
          <w:szCs w:val="20"/>
        </w:rPr>
        <w:t xml:space="preserve"> (Adaptado)</w:t>
      </w:r>
    </w:p>
    <w:p w:rsidR="00D442FD" w:rsidRPr="00D442FD" w:rsidRDefault="00D442FD" w:rsidP="00D442FD">
      <w:pPr>
        <w:spacing w:before="240" w:after="240" w:line="360" w:lineRule="auto"/>
        <w:rPr>
          <w:ins w:id="483" w:author="Adriana Carvalho" w:date="2018-04-27T00:00:00Z"/>
          <w:rFonts w:ascii="Arial" w:eastAsia="Calibri" w:hAnsi="Arial" w:cs="Arial"/>
          <w:noProof/>
          <w:sz w:val="16"/>
          <w:szCs w:val="20"/>
          <w:lang w:eastAsia="pt-BR"/>
        </w:rPr>
      </w:pPr>
      <w:ins w:id="484" w:author="Adriana Carvalho" w:date="2018-04-27T00:00:00Z">
        <w:r w:rsidRPr="00D442FD">
          <w:rPr>
            <w:rFonts w:ascii="Arial" w:eastAsia="Calibri" w:hAnsi="Arial" w:cs="Times New Roman"/>
            <w:b/>
            <w:sz w:val="20"/>
            <w:szCs w:val="24"/>
          </w:rPr>
          <w:t>F</w:t>
        </w:r>
      </w:ins>
      <w:ins w:id="485" w:author="Adriana Carvalho" w:date="2018-04-27T22:18:00Z">
        <w:r w:rsidRPr="00D442FD">
          <w:rPr>
            <w:rFonts w:ascii="Arial" w:eastAsia="Calibri" w:hAnsi="Arial" w:cs="Times New Roman"/>
            <w:b/>
            <w:sz w:val="20"/>
            <w:szCs w:val="24"/>
          </w:rPr>
          <w:t>igura 7.</w:t>
        </w:r>
        <w:r w:rsidRPr="00D442FD">
          <w:rPr>
            <w:rFonts w:ascii="Arial" w:eastAsia="Calibri" w:hAnsi="Arial" w:cs="Times New Roman"/>
            <w:sz w:val="20"/>
            <w:szCs w:val="24"/>
          </w:rPr>
          <w:t xml:space="preserve"> Representação das superfícies transdutoras modificadas pelo PQ-AMS (à esquerda) e PQ-Cis (à direita)</w:t>
        </w:r>
      </w:ins>
      <w:r w:rsidRPr="00D442FD">
        <w:rPr>
          <w:rFonts w:ascii="Arial" w:eastAsia="Calibri" w:hAnsi="Arial" w:cs="Times New Roman"/>
          <w:sz w:val="20"/>
          <w:szCs w:val="24"/>
        </w:rPr>
        <w:t>.</w:t>
      </w:r>
    </w:p>
    <w:p w:rsidR="00D442FD" w:rsidRPr="00D442FD" w:rsidDel="00A847DE" w:rsidRDefault="00D442FD" w:rsidP="00D442FD">
      <w:pPr>
        <w:spacing w:before="240" w:after="240" w:line="360" w:lineRule="auto"/>
        <w:jc w:val="center"/>
        <w:rPr>
          <w:ins w:id="486" w:author="Adriana Carvalho" w:date="2018-04-27T22:18:00Z"/>
          <w:del w:id="487" w:author="Adriana Carvalho" w:date="2018-04-28T18:01:00Z"/>
          <w:rFonts w:ascii="Arial" w:eastAsia="MS Mincho" w:hAnsi="Arial" w:cs="Arial"/>
          <w:bCs/>
          <w:sz w:val="24"/>
          <w:szCs w:val="24"/>
        </w:rPr>
      </w:pPr>
      <w:ins w:id="488" w:author="Adriana Carvalho" w:date="2018-04-27T22:18:00Z">
        <w:del w:id="489" w:author="Adriana Carvalho" w:date="2018-04-28T18:01:00Z">
          <w:r w:rsidRPr="00D442FD">
            <w:rPr>
              <w:rFonts w:ascii="Arial" w:eastAsia="Calibri" w:hAnsi="Arial" w:cs="Arial"/>
              <w:noProof/>
              <w:sz w:val="24"/>
              <w:szCs w:val="24"/>
              <w:lang w:eastAsia="pt-BR"/>
              <w:rPrChange w:id="490" w:author="Unknown">
                <w:rPr>
                  <w:noProof/>
                  <w:lang w:eastAsia="pt-BR"/>
                </w:rPr>
              </w:rPrChange>
            </w:rPr>
            <w:drawing>
              <wp:inline distT="0" distB="0" distL="0" distR="0" wp14:anchorId="53C10ED2" wp14:editId="3062625C">
                <wp:extent cx="5760000" cy="3669920"/>
                <wp:effectExtent l="0" t="0" r="0" b="6985"/>
                <wp:docPr id="13" name="Imagem 5">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8686BD5-BE6E-43D7-BB32-166C33DB2012}"/>
                            </a:ext>
                          </a:extLst>
                        </pic:cNvPr>
                        <pic:cNvPicPr>
                          <a:picLocks noChangeAspect="1"/>
                        </pic:cNvPicPr>
                      </pic:nvPicPr>
                      <pic:blipFill rotWithShape="1">
                        <a:blip r:embed="rId20"/>
                        <a:srcRect l="1048" t="5327" r="22552" b="8136"/>
                        <a:stretch/>
                      </pic:blipFill>
                      <pic:spPr bwMode="auto">
                        <a:xfrm>
                          <a:off x="0" y="0"/>
                          <a:ext cx="5760000" cy="3669920"/>
                        </a:xfrm>
                        <a:prstGeom prst="rect">
                          <a:avLst/>
                        </a:prstGeom>
                        <a:ln>
                          <a:noFill/>
                        </a:ln>
                        <a:extLst>
                          <a:ext uri="{53640926-AAD7-44D8-BBD7-CCE9431645EC}">
                            <a14:shadowObscured xmlns:a14="http://schemas.microsoft.com/office/drawing/2010/main"/>
                          </a:ext>
                        </a:extLst>
                      </pic:spPr>
                    </pic:pic>
                  </a:graphicData>
                </a:graphic>
              </wp:inline>
            </w:drawing>
          </w:r>
        </w:del>
      </w:ins>
    </w:p>
    <w:p w:rsidR="00D442FD" w:rsidRPr="00D442FD" w:rsidRDefault="00D442FD" w:rsidP="00D442FD">
      <w:pPr>
        <w:spacing w:before="240" w:after="240" w:line="360" w:lineRule="auto"/>
        <w:jc w:val="center"/>
        <w:rPr>
          <w:rFonts w:ascii="Arial" w:eastAsia="Calibri" w:hAnsi="Arial" w:cs="Times New Roman"/>
          <w:sz w:val="20"/>
          <w:szCs w:val="24"/>
        </w:rPr>
        <w:pPrChange w:id="491" w:author="Adriana Carvalho" w:date="2018-04-28T18:01:00Z">
          <w:pPr>
            <w:ind w:firstLine="709"/>
          </w:pPr>
        </w:pPrChange>
      </w:pPr>
    </w:p>
    <w:p w:rsidR="00D442FD" w:rsidRPr="00D442FD" w:rsidRDefault="00D442FD" w:rsidP="00D442FD">
      <w:pPr>
        <w:keepNext/>
        <w:spacing w:after="200" w:line="360" w:lineRule="auto"/>
        <w:rPr>
          <w:rFonts w:ascii="Arial" w:eastAsia="MS Mincho" w:hAnsi="Arial" w:cs="Arial"/>
          <w:sz w:val="20"/>
          <w:szCs w:val="20"/>
        </w:rPr>
      </w:pPr>
      <w:r w:rsidRPr="00D442FD">
        <w:rPr>
          <w:rFonts w:ascii="Arial" w:eastAsia="MS Mincho" w:hAnsi="Arial" w:cs="Arial"/>
          <w:b/>
          <w:bCs/>
          <w:sz w:val="20"/>
          <w:szCs w:val="20"/>
          <w:lang w:val="pt-PT"/>
        </w:rPr>
        <w:lastRenderedPageBreak/>
        <w:t>Figura 12.</w:t>
      </w:r>
      <w:r w:rsidRPr="00D442FD">
        <w:rPr>
          <w:rFonts w:ascii="Arial" w:eastAsia="MS Mincho" w:hAnsi="Arial" w:cs="Arial"/>
          <w:sz w:val="20"/>
          <w:szCs w:val="20"/>
          <w:lang w:val="pt-PT"/>
        </w:rPr>
        <w:t xml:space="preserve"> a) Voltamograma Cíclico das superfícies após a imobilização do PQ funcionalizado por AMS (a’) e Cis (a’’). b) Representação Nyquist da EIE das superfícies após a imobilização do PQ funcionalizado por AMS (b’) e Cis (b’’). Solução eletrolítica: </w:t>
      </w:r>
      <w:r w:rsidRPr="00D442FD">
        <w:rPr>
          <w:rFonts w:ascii="Arial" w:eastAsia="MS Mincho" w:hAnsi="Arial" w:cs="Arial"/>
          <w:sz w:val="20"/>
          <w:szCs w:val="20"/>
        </w:rPr>
        <w:t>0,1 mol L</w:t>
      </w:r>
      <w:r w:rsidRPr="00D442FD">
        <w:rPr>
          <w:rFonts w:ascii="Arial" w:eastAsia="MS Mincho" w:hAnsi="Arial" w:cs="Arial"/>
          <w:sz w:val="20"/>
          <w:szCs w:val="20"/>
          <w:vertAlign w:val="superscript"/>
        </w:rPr>
        <w:t>-1</w:t>
      </w:r>
      <w:r w:rsidRPr="00D442FD">
        <w:rPr>
          <w:rFonts w:ascii="Arial" w:eastAsia="MS Mincho" w:hAnsi="Arial" w:cs="Arial"/>
          <w:sz w:val="20"/>
          <w:szCs w:val="20"/>
        </w:rPr>
        <w:t xml:space="preserve"> de KCl em 1 mmol L</w:t>
      </w:r>
      <w:r w:rsidRPr="00D442FD">
        <w:rPr>
          <w:rFonts w:ascii="Arial" w:eastAsia="MS Mincho" w:hAnsi="Arial" w:cs="Arial"/>
          <w:sz w:val="20"/>
          <w:szCs w:val="20"/>
          <w:vertAlign w:val="superscript"/>
        </w:rPr>
        <w:t>-1</w:t>
      </w:r>
      <w:r w:rsidRPr="00D442FD">
        <w:rPr>
          <w:rFonts w:ascii="Arial" w:eastAsia="MS Mincho" w:hAnsi="Arial" w:cs="Arial"/>
          <w:sz w:val="20"/>
          <w:szCs w:val="20"/>
        </w:rPr>
        <w:t xml:space="preserve"> de K</w:t>
      </w:r>
      <w:r w:rsidRPr="00D442FD">
        <w:rPr>
          <w:rFonts w:ascii="Arial" w:eastAsia="MS Mincho" w:hAnsi="Arial" w:cs="Arial"/>
          <w:sz w:val="20"/>
          <w:szCs w:val="20"/>
          <w:vertAlign w:val="subscript"/>
        </w:rPr>
        <w:t>4</w:t>
      </w:r>
      <w:r w:rsidRPr="00D442FD">
        <w:rPr>
          <w:rFonts w:ascii="Arial" w:eastAsia="MS Mincho" w:hAnsi="Arial" w:cs="Arial"/>
          <w:sz w:val="20"/>
          <w:szCs w:val="20"/>
        </w:rPr>
        <w:t>Fe(CN)</w:t>
      </w:r>
      <w:r w:rsidRPr="00D442FD">
        <w:rPr>
          <w:rFonts w:ascii="Arial" w:eastAsia="MS Mincho" w:hAnsi="Arial" w:cs="Arial"/>
          <w:sz w:val="20"/>
          <w:szCs w:val="20"/>
          <w:vertAlign w:val="subscript"/>
        </w:rPr>
        <w:t>6</w:t>
      </w:r>
      <w:r w:rsidRPr="00D442FD">
        <w:rPr>
          <w:rFonts w:ascii="Arial" w:eastAsia="MS Mincho" w:hAnsi="Arial" w:cs="Arial"/>
          <w:sz w:val="20"/>
          <w:szCs w:val="20"/>
        </w:rPr>
        <w:t>/K</w:t>
      </w:r>
      <w:r w:rsidRPr="00D442FD">
        <w:rPr>
          <w:rFonts w:ascii="Arial" w:eastAsia="MS Mincho" w:hAnsi="Arial" w:cs="Arial"/>
          <w:sz w:val="20"/>
          <w:szCs w:val="20"/>
          <w:vertAlign w:val="subscript"/>
        </w:rPr>
        <w:t>3</w:t>
      </w:r>
      <w:r w:rsidRPr="00D442FD">
        <w:rPr>
          <w:rFonts w:ascii="Arial" w:eastAsia="MS Mincho" w:hAnsi="Arial" w:cs="Arial"/>
          <w:sz w:val="20"/>
          <w:szCs w:val="20"/>
        </w:rPr>
        <w:t>Fe(CN)</w:t>
      </w:r>
      <w:r w:rsidRPr="00D442FD">
        <w:rPr>
          <w:rFonts w:ascii="Arial" w:eastAsia="MS Mincho" w:hAnsi="Arial" w:cs="Arial"/>
          <w:sz w:val="20"/>
          <w:szCs w:val="20"/>
          <w:vertAlign w:val="subscript"/>
        </w:rPr>
        <w:t>6</w:t>
      </w:r>
      <w:r w:rsidRPr="00D442FD">
        <w:rPr>
          <w:rFonts w:ascii="Arial" w:eastAsia="MS Mincho" w:hAnsi="Arial" w:cs="Arial"/>
          <w:sz w:val="20"/>
          <w:szCs w:val="20"/>
        </w:rPr>
        <w:t xml:space="preserve">). pH = 7. T = 25 °C. </w:t>
      </w:r>
      <w:r w:rsidRPr="00D442FD">
        <w:rPr>
          <w:rFonts w:ascii="Arial" w:eastAsia="MS Mincho" w:hAnsi="Arial" w:cs="Arial"/>
          <w:i/>
          <w:iCs/>
          <w:sz w:val="20"/>
          <w:szCs w:val="20"/>
        </w:rPr>
        <w:t>v</w:t>
      </w:r>
      <w:r w:rsidRPr="00D442FD">
        <w:rPr>
          <w:rFonts w:ascii="Arial" w:eastAsia="MS Mincho" w:hAnsi="Arial" w:cs="Arial"/>
          <w:sz w:val="20"/>
          <w:szCs w:val="20"/>
        </w:rPr>
        <w:t xml:space="preserve"> = 100 mV s</w:t>
      </w:r>
      <w:r w:rsidRPr="00D442FD">
        <w:rPr>
          <w:rFonts w:ascii="Arial" w:eastAsia="MS Mincho" w:hAnsi="Arial" w:cs="Arial"/>
          <w:sz w:val="20"/>
          <w:szCs w:val="20"/>
          <w:vertAlign w:val="superscript"/>
        </w:rPr>
        <w:t>-1</w:t>
      </w:r>
      <w:r w:rsidRPr="00D442FD">
        <w:rPr>
          <w:rFonts w:ascii="Arial" w:eastAsia="MS Mincho" w:hAnsi="Arial" w:cs="Arial"/>
          <w:sz w:val="20"/>
          <w:szCs w:val="20"/>
        </w:rPr>
        <w:t>. E</w:t>
      </w:r>
      <w:r w:rsidRPr="00D442FD">
        <w:rPr>
          <w:rFonts w:ascii="Arial" w:eastAsia="MS Mincho" w:hAnsi="Arial" w:cs="Arial"/>
          <w:sz w:val="20"/>
          <w:szCs w:val="20"/>
          <w:vertAlign w:val="subscript"/>
        </w:rPr>
        <w:t>DC</w:t>
      </w:r>
      <w:r w:rsidRPr="00D442FD">
        <w:rPr>
          <w:rFonts w:ascii="Arial" w:eastAsia="MS Mincho" w:hAnsi="Arial" w:cs="Arial"/>
          <w:sz w:val="20"/>
          <w:szCs w:val="20"/>
        </w:rPr>
        <w:t>=220 mV.</w:t>
      </w:r>
    </w:p>
    <w:p w:rsidR="00D442FD" w:rsidRPr="00D442FD" w:rsidRDefault="00D442FD" w:rsidP="00D442FD">
      <w:pPr>
        <w:keepNext/>
        <w:spacing w:after="200" w:line="360" w:lineRule="auto"/>
        <w:rPr>
          <w:rFonts w:ascii="Arial" w:eastAsia="MS Mincho" w:hAnsi="Arial" w:cs="Arial"/>
          <w:bCs/>
          <w:sz w:val="20"/>
          <w:szCs w:val="20"/>
          <w:lang w:val="pt-PT"/>
        </w:rPr>
      </w:pPr>
      <w:r w:rsidRPr="00D442FD">
        <w:rPr>
          <w:rFonts w:ascii="Cambria" w:eastAsia="MS Mincho" w:hAnsi="Cambria" w:cs="Arial"/>
          <w:b/>
          <w:bCs/>
          <w:noProof/>
          <w:color w:val="4F81BD"/>
          <w:sz w:val="18"/>
          <w:szCs w:val="18"/>
          <w:lang w:eastAsia="pt-BR"/>
        </w:rPr>
        <w:drawing>
          <wp:inline distT="0" distB="0" distL="0" distR="0" wp14:anchorId="4964359E" wp14:editId="2469D234">
            <wp:extent cx="5760000" cy="2171077"/>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u SAM PQ.png"/>
                    <pic:cNvPicPr/>
                  </pic:nvPicPr>
                  <pic:blipFill rotWithShape="1">
                    <a:blip r:embed="rId21"/>
                    <a:srcRect l="6248" t="25782" r="6706" b="15890"/>
                    <a:stretch/>
                  </pic:blipFill>
                  <pic:spPr bwMode="auto">
                    <a:xfrm>
                      <a:off x="0" y="0"/>
                      <a:ext cx="5760000" cy="2171077"/>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spacing w:after="200" w:line="360" w:lineRule="auto"/>
        <w:ind w:firstLine="709"/>
        <w:rPr>
          <w:rFonts w:ascii="Arial" w:eastAsia="Calibri" w:hAnsi="Arial" w:cs="Times New Roman"/>
          <w:sz w:val="24"/>
          <w:szCs w:val="24"/>
          <w:lang w:val="pt-PT"/>
        </w:rPr>
      </w:pPr>
      <w:r w:rsidRPr="00D442FD">
        <w:rPr>
          <w:rFonts w:ascii="Arial" w:eastAsia="Calibri" w:hAnsi="Arial" w:cs="Times New Roman"/>
          <w:sz w:val="24"/>
          <w:szCs w:val="24"/>
          <w:lang w:val="pt-PT"/>
        </w:rPr>
        <w:t>Não há evidências de grandes mudanças nos voltamogramas para os sistemas após a imobilização do PQ funcionalizado por AMS (EAu/SAM Cis/PQ-AMS) ou por Cis (EAu/SAM AMP/PQ-Cis) (Figura 12.a). Através dos parâmetros obtidos (Tabela 5), não há mudanças estatisticamente significativas entre os sistemas.</w:t>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Tabela 5.</w:t>
      </w:r>
      <w:r w:rsidRPr="00D442FD">
        <w:rPr>
          <w:rFonts w:ascii="Arial" w:eastAsia="MS Mincho" w:hAnsi="Arial" w:cs="Arial"/>
          <w:sz w:val="20"/>
          <w:szCs w:val="20"/>
          <w:lang w:val="pt-PT"/>
        </w:rPr>
        <w:t xml:space="preserve"> Parâmetros obtidos da voltametria cíclica para o sistema da superfície de ouro após imobilização de PQ funcionalizado por AMS e por Cis.</w:t>
      </w:r>
    </w:p>
    <w:tbl>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Change w:id="492" w:author="Adriana Carvalho" w:date="2018-05-02T02:03:00Z">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PrChange>
      </w:tblPr>
      <w:tblGrid>
        <w:gridCol w:w="1685"/>
        <w:gridCol w:w="1477"/>
        <w:gridCol w:w="1479"/>
        <w:gridCol w:w="1575"/>
        <w:gridCol w:w="1379"/>
        <w:gridCol w:w="1477"/>
        <w:tblGridChange w:id="493">
          <w:tblGrid>
            <w:gridCol w:w="360"/>
            <w:gridCol w:w="360"/>
            <w:gridCol w:w="360"/>
            <w:gridCol w:w="360"/>
            <w:gridCol w:w="360"/>
            <w:gridCol w:w="360"/>
          </w:tblGrid>
        </w:tblGridChange>
      </w:tblGrid>
      <w:tr w:rsidR="00D442FD" w:rsidRPr="00D442FD" w:rsidTr="00C74668">
        <w:trPr>
          <w:trHeight w:val="737"/>
          <w:jc w:val="center"/>
          <w:trPrChange w:id="494" w:author="Adriana Carvalho" w:date="2018-05-02T02:03:00Z">
            <w:trPr>
              <w:trHeight w:val="737"/>
              <w:jc w:val="center"/>
            </w:trPr>
          </w:trPrChange>
        </w:trPr>
        <w:tc>
          <w:tcPr>
            <w:tcW w:w="929" w:type="pct"/>
            <w:tcBorders>
              <w:top w:val="single" w:sz="4" w:space="0" w:color="auto"/>
            </w:tcBorders>
            <w:vAlign w:val="center"/>
            <w:tcPrChange w:id="495" w:author="Adriana Carvalho" w:date="2018-05-02T02:03:00Z">
              <w:tcPr>
                <w:tcW w:w="857"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496" w:author="Adriana Carvalho" w:date="2018-05-02T00:00:00Z">
                  <w:rPr>
                    <w:rFonts w:eastAsiaTheme="minorHAnsi" w:cs="Arial"/>
                    <w:b/>
                    <w:bCs/>
                    <w:szCs w:val="22"/>
                  </w:rPr>
                </w:rPrChange>
              </w:rPr>
            </w:pPr>
            <w:r w:rsidRPr="00D442FD">
              <w:rPr>
                <w:rFonts w:cs="Arial"/>
                <w:b/>
                <w:bCs/>
                <w:sz w:val="18"/>
                <w:szCs w:val="20"/>
                <w:rPrChange w:id="497" w:author="Adriana Carvalho" w:date="2018-05-02T02:02:00Z">
                  <w:rPr>
                    <w:rFonts w:cs="Arial"/>
                    <w:b/>
                    <w:bCs/>
                  </w:rPr>
                </w:rPrChange>
              </w:rPr>
              <w:t>Sistema</w:t>
            </w:r>
          </w:p>
        </w:tc>
        <w:tc>
          <w:tcPr>
            <w:tcW w:w="814" w:type="pct"/>
            <w:tcBorders>
              <w:top w:val="single" w:sz="4" w:space="0" w:color="auto"/>
              <w:bottom w:val="single" w:sz="4" w:space="0" w:color="auto"/>
            </w:tcBorders>
            <w:vAlign w:val="center"/>
            <w:tcPrChange w:id="498" w:author="Adriana Carvalho" w:date="2018-05-02T02:03:00Z">
              <w:tcPr>
                <w:tcW w:w="688" w:type="pct"/>
                <w:tcBorders>
                  <w:top w:val="single" w:sz="18" w:space="0" w:color="auto"/>
                  <w:bottom w:val="single" w:sz="4" w:space="0" w:color="auto"/>
                </w:tcBorders>
                <w:vAlign w:val="center"/>
              </w:tcPr>
            </w:tcPrChange>
          </w:tcPr>
          <w:p w:rsidR="00D442FD" w:rsidRPr="00D442FD" w:rsidDel="00DE73EF" w:rsidRDefault="00D442FD" w:rsidP="00D442FD">
            <w:pPr>
              <w:spacing w:line="360" w:lineRule="auto"/>
              <w:jc w:val="center"/>
              <w:rPr>
                <w:del w:id="499" w:author="Adriana Carvalho" w:date="2018-05-02T00:00:00Z"/>
                <w:rFonts w:cs="Arial"/>
                <w:b/>
                <w:bCs/>
                <w:sz w:val="18"/>
                <w:szCs w:val="20"/>
                <w:rPrChange w:id="500" w:author="Adriana Carvalho" w:date="2018-05-02T00:00:00Z">
                  <w:rPr>
                    <w:del w:id="501" w:author="Adriana Carvalho" w:date="2018-05-02T00:00:00Z"/>
                    <w:rFonts w:eastAsiaTheme="minorHAnsi" w:cs="Arial"/>
                    <w:b/>
                    <w:bCs/>
                    <w:szCs w:val="22"/>
                  </w:rPr>
                </w:rPrChange>
              </w:rPr>
            </w:pPr>
            <w:del w:id="502" w:author="Adriana Carvalho" w:date="2018-05-02T00:00:00Z">
              <w:r w:rsidRPr="00D442FD">
                <w:rPr>
                  <w:sz w:val="18"/>
                  <w:szCs w:val="20"/>
                </w:rPr>
                <w:delText>j</w:delText>
              </w:r>
            </w:del>
            <w:del w:id="503" w:author="Adriana Carvalho" w:date="2018-05-02T01:58:00Z">
              <w:r w:rsidRPr="00D442FD">
                <w:rPr>
                  <w:sz w:val="18"/>
                  <w:szCs w:val="20"/>
                </w:rPr>
                <w:delText>J</w:delText>
              </w:r>
            </w:del>
            <w:r w:rsidRPr="00D442FD">
              <w:rPr>
                <w:rFonts w:cs="Arial"/>
                <w:b/>
                <w:bCs/>
                <w:sz w:val="18"/>
                <w:szCs w:val="20"/>
                <w:vertAlign w:val="subscript"/>
                <w:rPrChange w:id="504" w:author="Adriana Carvalho" w:date="2018-05-02T02:02:00Z">
                  <w:rPr>
                    <w:rFonts w:cs="Arial"/>
                    <w:b/>
                    <w:bCs/>
                    <w:vertAlign w:val="subscript"/>
                  </w:rPr>
                </w:rPrChange>
              </w:rPr>
              <w:t>PA</w:t>
            </w:r>
            <w:ins w:id="505" w:author="Adriana Carvalho" w:date="2018-05-02T01:58:00Z">
              <w:r w:rsidRPr="00D442FD">
                <w:rPr>
                  <w:sz w:val="18"/>
                  <w:szCs w:val="20"/>
                </w:rPr>
                <w:t xml:space="preserve"> </w:t>
              </w:r>
            </w:ins>
          </w:p>
          <w:p w:rsidR="00D442FD" w:rsidRPr="00D442FD" w:rsidRDefault="00D442FD" w:rsidP="00D442FD">
            <w:pPr>
              <w:spacing w:line="360" w:lineRule="auto"/>
              <w:jc w:val="center"/>
              <w:rPr>
                <w:rFonts w:cs="Arial"/>
                <w:b/>
                <w:bCs/>
                <w:sz w:val="18"/>
                <w:szCs w:val="20"/>
                <w:rPrChange w:id="506" w:author="Adriana Carvalho" w:date="2018-05-02T00:00:00Z">
                  <w:rPr>
                    <w:rFonts w:eastAsiaTheme="minorHAnsi" w:cs="Arial"/>
                    <w:b/>
                    <w:bCs/>
                    <w:szCs w:val="22"/>
                  </w:rPr>
                </w:rPrChange>
              </w:rPr>
            </w:pPr>
            <w:r w:rsidRPr="00D442FD">
              <w:rPr>
                <w:rFonts w:cs="Arial"/>
                <w:b/>
                <w:bCs/>
                <w:sz w:val="18"/>
                <w:szCs w:val="20"/>
                <w:rPrChange w:id="507" w:author="Adriana Carvalho" w:date="2018-05-02T02:02:00Z">
                  <w:rPr>
                    <w:rFonts w:cs="Arial"/>
                    <w:b/>
                    <w:bCs/>
                  </w:rPr>
                </w:rPrChange>
              </w:rPr>
              <w:t>(A m</w:t>
            </w:r>
            <w:r w:rsidRPr="00D442FD">
              <w:rPr>
                <w:rFonts w:cs="Arial"/>
                <w:b/>
                <w:bCs/>
                <w:sz w:val="18"/>
                <w:szCs w:val="20"/>
                <w:vertAlign w:val="superscript"/>
                <w:rPrChange w:id="508" w:author="Adriana Carvalho" w:date="2018-05-02T02:02:00Z">
                  <w:rPr>
                    <w:rFonts w:cs="Arial"/>
                    <w:b/>
                    <w:bCs/>
                    <w:vertAlign w:val="superscript"/>
                  </w:rPr>
                </w:rPrChange>
              </w:rPr>
              <w:t>-2</w:t>
            </w:r>
            <w:r w:rsidRPr="00D442FD">
              <w:rPr>
                <w:rFonts w:cs="Arial"/>
                <w:b/>
                <w:bCs/>
                <w:sz w:val="18"/>
                <w:szCs w:val="20"/>
                <w:rPrChange w:id="509" w:author="Adriana Carvalho" w:date="2018-05-02T02:02:00Z">
                  <w:rPr>
                    <w:rFonts w:cs="Arial"/>
                    <w:b/>
                    <w:bCs/>
                  </w:rPr>
                </w:rPrChange>
              </w:rPr>
              <w:t>)</w:t>
            </w:r>
          </w:p>
        </w:tc>
        <w:tc>
          <w:tcPr>
            <w:tcW w:w="815" w:type="pct"/>
            <w:tcBorders>
              <w:top w:val="single" w:sz="4" w:space="0" w:color="auto"/>
            </w:tcBorders>
            <w:vAlign w:val="center"/>
            <w:tcPrChange w:id="510" w:author="Adriana Carvalho" w:date="2018-05-02T02:03:00Z">
              <w:tcPr>
                <w:tcW w:w="688" w:type="pct"/>
                <w:tcBorders>
                  <w:top w:val="single" w:sz="18" w:space="0" w:color="auto"/>
                </w:tcBorders>
                <w:vAlign w:val="center"/>
              </w:tcPr>
            </w:tcPrChange>
          </w:tcPr>
          <w:p w:rsidR="00D442FD" w:rsidRPr="00D442FD" w:rsidDel="00DE73EF" w:rsidRDefault="00D442FD" w:rsidP="00D442FD">
            <w:pPr>
              <w:spacing w:line="360" w:lineRule="auto"/>
              <w:jc w:val="center"/>
              <w:rPr>
                <w:del w:id="511" w:author="Adriana Carvalho" w:date="2018-05-02T00:00:00Z"/>
                <w:rFonts w:cs="Arial"/>
                <w:b/>
                <w:bCs/>
                <w:sz w:val="18"/>
                <w:szCs w:val="20"/>
                <w:rPrChange w:id="512" w:author="Adriana Carvalho" w:date="2018-05-02T00:00:00Z">
                  <w:rPr>
                    <w:del w:id="513" w:author="Adriana Carvalho" w:date="2018-05-02T00:00:00Z"/>
                    <w:rFonts w:eastAsiaTheme="minorHAnsi" w:cs="Arial"/>
                    <w:b/>
                    <w:bCs/>
                    <w:szCs w:val="22"/>
                  </w:rPr>
                </w:rPrChange>
              </w:rPr>
            </w:pPr>
            <w:del w:id="514" w:author="Adriana Carvalho" w:date="2018-05-02T00:00:00Z">
              <w:r w:rsidRPr="00D442FD">
                <w:rPr>
                  <w:rFonts w:cs="Arial"/>
                  <w:b/>
                  <w:bCs/>
                  <w:sz w:val="18"/>
                  <w:szCs w:val="20"/>
                  <w:rPrChange w:id="515" w:author="Adriana Carvalho" w:date="2018-05-02T02:02:00Z">
                    <w:rPr>
                      <w:rFonts w:cs="Arial"/>
                      <w:b/>
                      <w:bCs/>
                    </w:rPr>
                  </w:rPrChange>
                </w:rPr>
                <w:delText>E</w:delText>
              </w:r>
            </w:del>
            <w:r w:rsidRPr="00D442FD">
              <w:rPr>
                <w:rFonts w:cs="Arial"/>
                <w:b/>
                <w:bCs/>
                <w:sz w:val="18"/>
                <w:szCs w:val="20"/>
                <w:vertAlign w:val="subscript"/>
                <w:rPrChange w:id="516" w:author="Adriana Carvalho" w:date="2018-05-02T02:02:00Z">
                  <w:rPr>
                    <w:rFonts w:cs="Arial"/>
                    <w:b/>
                    <w:bCs/>
                    <w:vertAlign w:val="subscript"/>
                  </w:rPr>
                </w:rPrChange>
              </w:rPr>
              <w:t>PA</w:t>
            </w:r>
            <w:ins w:id="517" w:author="Adriana Carvalho" w:date="2018-05-02T01:58:00Z">
              <w:r w:rsidRPr="00D442FD">
                <w:rPr>
                  <w:sz w:val="18"/>
                  <w:szCs w:val="20"/>
                </w:rPr>
                <w:t xml:space="preserve"> </w:t>
              </w:r>
            </w:ins>
          </w:p>
          <w:p w:rsidR="00D442FD" w:rsidRPr="00D442FD" w:rsidRDefault="00D442FD" w:rsidP="00D442FD">
            <w:pPr>
              <w:spacing w:line="360" w:lineRule="auto"/>
              <w:jc w:val="center"/>
              <w:rPr>
                <w:rFonts w:cs="Arial"/>
                <w:b/>
                <w:bCs/>
                <w:sz w:val="18"/>
                <w:szCs w:val="20"/>
                <w:rPrChange w:id="518" w:author="Adriana Carvalho" w:date="2018-05-02T00:00:00Z">
                  <w:rPr>
                    <w:rFonts w:eastAsiaTheme="minorHAnsi" w:cs="Arial"/>
                    <w:b/>
                    <w:bCs/>
                    <w:szCs w:val="22"/>
                  </w:rPr>
                </w:rPrChange>
              </w:rPr>
            </w:pPr>
            <w:r w:rsidRPr="00D442FD">
              <w:rPr>
                <w:rFonts w:cs="Arial"/>
                <w:b/>
                <w:bCs/>
                <w:sz w:val="18"/>
                <w:szCs w:val="20"/>
                <w:rPrChange w:id="519" w:author="Adriana Carvalho" w:date="2018-05-02T02:02:00Z">
                  <w:rPr>
                    <w:rFonts w:cs="Arial"/>
                    <w:b/>
                    <w:bCs/>
                  </w:rPr>
                </w:rPrChange>
              </w:rPr>
              <w:t>(V)</w:t>
            </w:r>
          </w:p>
        </w:tc>
        <w:tc>
          <w:tcPr>
            <w:tcW w:w="868" w:type="pct"/>
            <w:tcBorders>
              <w:top w:val="single" w:sz="4" w:space="0" w:color="auto"/>
            </w:tcBorders>
            <w:vAlign w:val="center"/>
            <w:tcPrChange w:id="520" w:author="Adriana Carvalho" w:date="2018-05-02T02:03:00Z">
              <w:tcPr>
                <w:tcW w:w="703" w:type="pct"/>
                <w:tcBorders>
                  <w:top w:val="single" w:sz="18" w:space="0" w:color="auto"/>
                </w:tcBorders>
                <w:vAlign w:val="center"/>
              </w:tcPr>
            </w:tcPrChange>
          </w:tcPr>
          <w:p w:rsidR="00D442FD" w:rsidRPr="00D442FD" w:rsidDel="00DE73EF" w:rsidRDefault="00D442FD" w:rsidP="00D442FD">
            <w:pPr>
              <w:spacing w:line="360" w:lineRule="auto"/>
              <w:jc w:val="center"/>
              <w:rPr>
                <w:del w:id="521" w:author="Adriana Carvalho" w:date="2018-05-02T00:00:00Z"/>
                <w:rFonts w:cs="Arial"/>
                <w:b/>
                <w:bCs/>
                <w:sz w:val="18"/>
                <w:szCs w:val="20"/>
                <w:rPrChange w:id="522" w:author="Adriana Carvalho" w:date="2018-05-02T00:00:00Z">
                  <w:rPr>
                    <w:del w:id="523" w:author="Adriana Carvalho" w:date="2018-05-02T00:00:00Z"/>
                    <w:rFonts w:eastAsiaTheme="minorHAnsi" w:cs="Arial"/>
                    <w:b/>
                    <w:bCs/>
                    <w:szCs w:val="22"/>
                  </w:rPr>
                </w:rPrChange>
              </w:rPr>
            </w:pPr>
            <w:del w:id="524" w:author="Adriana Carvalho" w:date="2018-05-02T00:00:00Z">
              <w:r w:rsidRPr="00D442FD">
                <w:rPr>
                  <w:sz w:val="18"/>
                  <w:szCs w:val="20"/>
                </w:rPr>
                <w:delText>j</w:delText>
              </w:r>
            </w:del>
            <w:del w:id="525" w:author="Adriana Carvalho" w:date="2018-05-02T01:58:00Z">
              <w:r w:rsidRPr="00D442FD">
                <w:rPr>
                  <w:sz w:val="18"/>
                  <w:szCs w:val="20"/>
                </w:rPr>
                <w:delText>J</w:delText>
              </w:r>
            </w:del>
            <w:r w:rsidRPr="00D442FD">
              <w:rPr>
                <w:rFonts w:cs="Arial"/>
                <w:b/>
                <w:bCs/>
                <w:sz w:val="18"/>
                <w:szCs w:val="20"/>
                <w:vertAlign w:val="subscript"/>
                <w:rPrChange w:id="526" w:author="Adriana Carvalho" w:date="2018-05-02T02:02:00Z">
                  <w:rPr>
                    <w:rFonts w:cs="Arial"/>
                    <w:b/>
                    <w:bCs/>
                    <w:vertAlign w:val="subscript"/>
                  </w:rPr>
                </w:rPrChange>
              </w:rPr>
              <w:t>PC</w:t>
            </w:r>
            <w:ins w:id="527" w:author="Adriana Carvalho" w:date="2018-05-02T01:58:00Z">
              <w:r w:rsidRPr="00D442FD">
                <w:rPr>
                  <w:sz w:val="18"/>
                  <w:szCs w:val="20"/>
                </w:rPr>
                <w:t xml:space="preserve"> </w:t>
              </w:r>
            </w:ins>
          </w:p>
          <w:p w:rsidR="00D442FD" w:rsidRPr="00D442FD" w:rsidRDefault="00D442FD" w:rsidP="00D442FD">
            <w:pPr>
              <w:spacing w:line="360" w:lineRule="auto"/>
              <w:jc w:val="center"/>
              <w:rPr>
                <w:rFonts w:cs="Arial"/>
                <w:b/>
                <w:bCs/>
                <w:sz w:val="18"/>
                <w:szCs w:val="20"/>
                <w:rPrChange w:id="528" w:author="Adriana Carvalho" w:date="2018-05-02T00:00:00Z">
                  <w:rPr>
                    <w:rFonts w:eastAsiaTheme="minorHAnsi" w:cs="Arial"/>
                    <w:b/>
                    <w:bCs/>
                    <w:szCs w:val="22"/>
                  </w:rPr>
                </w:rPrChange>
              </w:rPr>
            </w:pPr>
            <w:r w:rsidRPr="00D442FD">
              <w:rPr>
                <w:rFonts w:cs="Arial"/>
                <w:b/>
                <w:bCs/>
                <w:sz w:val="18"/>
                <w:szCs w:val="20"/>
                <w:rPrChange w:id="529" w:author="Adriana Carvalho" w:date="2018-05-02T02:02:00Z">
                  <w:rPr>
                    <w:rFonts w:cs="Arial"/>
                    <w:b/>
                    <w:bCs/>
                  </w:rPr>
                </w:rPrChange>
              </w:rPr>
              <w:t>(A m</w:t>
            </w:r>
            <w:r w:rsidRPr="00D442FD">
              <w:rPr>
                <w:rFonts w:cs="Arial"/>
                <w:b/>
                <w:bCs/>
                <w:sz w:val="18"/>
                <w:szCs w:val="20"/>
                <w:vertAlign w:val="superscript"/>
                <w:rPrChange w:id="530" w:author="Adriana Carvalho" w:date="2018-05-02T02:02:00Z">
                  <w:rPr>
                    <w:rFonts w:cs="Arial"/>
                    <w:b/>
                    <w:bCs/>
                    <w:vertAlign w:val="superscript"/>
                  </w:rPr>
                </w:rPrChange>
              </w:rPr>
              <w:t>-2</w:t>
            </w:r>
            <w:r w:rsidRPr="00D442FD">
              <w:rPr>
                <w:rFonts w:cs="Arial"/>
                <w:b/>
                <w:bCs/>
                <w:sz w:val="18"/>
                <w:szCs w:val="20"/>
                <w:rPrChange w:id="531" w:author="Adriana Carvalho" w:date="2018-05-02T02:02:00Z">
                  <w:rPr>
                    <w:rFonts w:cs="Arial"/>
                    <w:b/>
                    <w:bCs/>
                  </w:rPr>
                </w:rPrChange>
              </w:rPr>
              <w:t>)</w:t>
            </w:r>
          </w:p>
        </w:tc>
        <w:tc>
          <w:tcPr>
            <w:tcW w:w="760" w:type="pct"/>
            <w:tcBorders>
              <w:top w:val="single" w:sz="4" w:space="0" w:color="auto"/>
            </w:tcBorders>
            <w:vAlign w:val="center"/>
            <w:tcPrChange w:id="532" w:author="Adriana Carvalho" w:date="2018-05-02T02:03:00Z">
              <w:tcPr>
                <w:tcW w:w="688" w:type="pct"/>
                <w:tcBorders>
                  <w:top w:val="single" w:sz="18" w:space="0" w:color="auto"/>
                </w:tcBorders>
                <w:vAlign w:val="center"/>
              </w:tcPr>
            </w:tcPrChange>
          </w:tcPr>
          <w:p w:rsidR="00D442FD" w:rsidRPr="00D442FD" w:rsidDel="00DE73EF" w:rsidRDefault="00D442FD" w:rsidP="00D442FD">
            <w:pPr>
              <w:spacing w:line="360" w:lineRule="auto"/>
              <w:jc w:val="center"/>
              <w:rPr>
                <w:del w:id="533" w:author="Adriana Carvalho" w:date="2018-05-02T00:00:00Z"/>
                <w:rFonts w:cs="Arial"/>
                <w:b/>
                <w:bCs/>
                <w:sz w:val="18"/>
                <w:szCs w:val="20"/>
                <w:vertAlign w:val="subscript"/>
                <w:rPrChange w:id="534" w:author="Adriana Carvalho" w:date="2018-05-02T00:00:00Z">
                  <w:rPr>
                    <w:del w:id="535" w:author="Adriana Carvalho" w:date="2018-05-02T00:00:00Z"/>
                    <w:rFonts w:eastAsiaTheme="minorHAnsi" w:cs="Arial"/>
                    <w:b/>
                    <w:bCs/>
                    <w:szCs w:val="22"/>
                    <w:vertAlign w:val="subscript"/>
                  </w:rPr>
                </w:rPrChange>
              </w:rPr>
            </w:pPr>
            <w:del w:id="536" w:author="Adriana Carvalho" w:date="2018-05-02T00:00:00Z">
              <w:r w:rsidRPr="00D442FD">
                <w:rPr>
                  <w:rFonts w:cs="Arial"/>
                  <w:b/>
                  <w:bCs/>
                  <w:sz w:val="18"/>
                  <w:szCs w:val="20"/>
                  <w:rPrChange w:id="537" w:author="Adriana Carvalho" w:date="2018-05-02T02:02:00Z">
                    <w:rPr>
                      <w:rFonts w:cs="Arial"/>
                      <w:b/>
                      <w:bCs/>
                    </w:rPr>
                  </w:rPrChange>
                </w:rPr>
                <w:delText>E</w:delText>
              </w:r>
            </w:del>
            <w:r w:rsidRPr="00D442FD">
              <w:rPr>
                <w:rFonts w:cs="Arial"/>
                <w:b/>
                <w:bCs/>
                <w:sz w:val="18"/>
                <w:szCs w:val="20"/>
                <w:vertAlign w:val="subscript"/>
                <w:rPrChange w:id="538" w:author="Adriana Carvalho" w:date="2018-05-02T02:02:00Z">
                  <w:rPr>
                    <w:rFonts w:cs="Arial"/>
                    <w:b/>
                    <w:bCs/>
                    <w:vertAlign w:val="subscript"/>
                  </w:rPr>
                </w:rPrChange>
              </w:rPr>
              <w:t>PC</w:t>
            </w:r>
            <w:ins w:id="539" w:author="Adriana Carvalho" w:date="2018-05-02T01:58:00Z">
              <w:r w:rsidRPr="00D442FD">
                <w:rPr>
                  <w:sz w:val="18"/>
                  <w:szCs w:val="20"/>
                </w:rPr>
                <w:t xml:space="preserve"> </w:t>
              </w:r>
            </w:ins>
          </w:p>
          <w:p w:rsidR="00D442FD" w:rsidRPr="00D442FD" w:rsidRDefault="00D442FD" w:rsidP="00D442FD">
            <w:pPr>
              <w:spacing w:line="360" w:lineRule="auto"/>
              <w:jc w:val="center"/>
              <w:rPr>
                <w:rFonts w:cs="Arial"/>
                <w:b/>
                <w:bCs/>
                <w:sz w:val="18"/>
                <w:szCs w:val="20"/>
                <w:rPrChange w:id="540" w:author="Adriana Carvalho" w:date="2018-05-02T00:00:00Z">
                  <w:rPr>
                    <w:rFonts w:eastAsiaTheme="minorHAnsi" w:cs="Arial"/>
                    <w:b/>
                    <w:bCs/>
                    <w:szCs w:val="22"/>
                  </w:rPr>
                </w:rPrChange>
              </w:rPr>
            </w:pPr>
            <w:r w:rsidRPr="00D442FD">
              <w:rPr>
                <w:rFonts w:cs="Arial"/>
                <w:b/>
                <w:bCs/>
                <w:sz w:val="18"/>
                <w:szCs w:val="20"/>
                <w:rPrChange w:id="541" w:author="Adriana Carvalho" w:date="2018-05-02T02:02:00Z">
                  <w:rPr>
                    <w:rFonts w:cs="Arial"/>
                    <w:b/>
                    <w:bCs/>
                  </w:rPr>
                </w:rPrChange>
              </w:rPr>
              <w:t>(V)</w:t>
            </w:r>
          </w:p>
        </w:tc>
        <w:tc>
          <w:tcPr>
            <w:tcW w:w="815" w:type="pct"/>
            <w:tcBorders>
              <w:top w:val="single" w:sz="4" w:space="0" w:color="auto"/>
            </w:tcBorders>
            <w:vAlign w:val="center"/>
            <w:tcPrChange w:id="542" w:author="Adriana Carvalho" w:date="2018-05-02T02:03:00Z">
              <w:tcPr>
                <w:tcW w:w="688" w:type="pct"/>
                <w:tcBorders>
                  <w:top w:val="single" w:sz="18" w:space="0" w:color="auto"/>
                </w:tcBorders>
                <w:vAlign w:val="center"/>
              </w:tcPr>
            </w:tcPrChange>
          </w:tcPr>
          <w:p w:rsidR="00D442FD" w:rsidRPr="00D442FD" w:rsidDel="00DE73EF" w:rsidRDefault="00D442FD" w:rsidP="00D442FD">
            <w:pPr>
              <w:spacing w:line="360" w:lineRule="auto"/>
              <w:jc w:val="center"/>
              <w:rPr>
                <w:del w:id="543" w:author="Adriana Carvalho" w:date="2018-05-02T00:00:00Z"/>
                <w:rFonts w:cs="Arial"/>
                <w:b/>
                <w:bCs/>
                <w:sz w:val="18"/>
                <w:szCs w:val="20"/>
                <w:rPrChange w:id="544" w:author="Adriana Carvalho" w:date="2018-05-02T00:00:00Z">
                  <w:rPr>
                    <w:del w:id="545" w:author="Adriana Carvalho" w:date="2018-05-02T00:00:00Z"/>
                    <w:rFonts w:eastAsiaTheme="minorHAnsi" w:cs="Arial"/>
                    <w:b/>
                    <w:bCs/>
                    <w:szCs w:val="22"/>
                  </w:rPr>
                </w:rPrChange>
              </w:rPr>
            </w:pPr>
            <w:del w:id="546" w:author="Adriana Carvalho" w:date="2018-05-02T00:00:00Z">
              <w:r w:rsidRPr="00D442FD">
                <w:rPr>
                  <w:rFonts w:cs="Arial"/>
                  <w:b/>
                  <w:bCs/>
                  <w:sz w:val="18"/>
                  <w:szCs w:val="20"/>
                  <w:rPrChange w:id="547" w:author="Adriana Carvalho" w:date="2018-05-02T02:02:00Z">
                    <w:rPr>
                      <w:rFonts w:cs="Arial"/>
                      <w:b/>
                      <w:bCs/>
                    </w:rPr>
                  </w:rPrChange>
                </w:rPr>
                <w:delText>∆</w:delText>
              </w:r>
            </w:del>
            <w:r w:rsidRPr="00D442FD">
              <w:rPr>
                <w:rFonts w:cs="Arial"/>
                <w:b/>
                <w:bCs/>
                <w:sz w:val="18"/>
                <w:szCs w:val="20"/>
                <w:rPrChange w:id="548" w:author="Adriana Carvalho" w:date="2018-05-02T02:02:00Z">
                  <w:rPr>
                    <w:rFonts w:cs="Arial"/>
                    <w:b/>
                    <w:bCs/>
                  </w:rPr>
                </w:rPrChange>
              </w:rPr>
              <w:t>E</w:t>
            </w:r>
            <w:r w:rsidRPr="00D442FD">
              <w:rPr>
                <w:rFonts w:cs="Arial"/>
                <w:b/>
                <w:bCs/>
                <w:sz w:val="18"/>
                <w:szCs w:val="20"/>
                <w:vertAlign w:val="subscript"/>
                <w:rPrChange w:id="549" w:author="Adriana Carvalho" w:date="2018-05-02T02:02:00Z">
                  <w:rPr>
                    <w:rFonts w:cs="Arial"/>
                    <w:b/>
                    <w:bCs/>
                    <w:vertAlign w:val="subscript"/>
                  </w:rPr>
                </w:rPrChange>
              </w:rPr>
              <w:t>P</w:t>
            </w:r>
            <w:ins w:id="550" w:author="Adriana Carvalho" w:date="2018-05-02T01:58:00Z">
              <w:r w:rsidRPr="00D442FD">
                <w:rPr>
                  <w:sz w:val="18"/>
                  <w:szCs w:val="20"/>
                </w:rPr>
                <w:t xml:space="preserve"> </w:t>
              </w:r>
            </w:ins>
          </w:p>
          <w:p w:rsidR="00D442FD" w:rsidRPr="00D442FD" w:rsidRDefault="00D442FD" w:rsidP="00D442FD">
            <w:pPr>
              <w:spacing w:line="360" w:lineRule="auto"/>
              <w:jc w:val="center"/>
              <w:rPr>
                <w:rFonts w:cs="Arial"/>
                <w:b/>
                <w:bCs/>
                <w:sz w:val="18"/>
                <w:szCs w:val="20"/>
                <w:rPrChange w:id="551" w:author="Adriana Carvalho" w:date="2018-05-02T00:00:00Z">
                  <w:rPr>
                    <w:rFonts w:eastAsiaTheme="minorHAnsi" w:cs="Arial"/>
                    <w:b/>
                    <w:bCs/>
                    <w:szCs w:val="22"/>
                  </w:rPr>
                </w:rPrChange>
              </w:rPr>
            </w:pPr>
            <w:r w:rsidRPr="00D442FD">
              <w:rPr>
                <w:rFonts w:cs="Arial"/>
                <w:b/>
                <w:bCs/>
                <w:sz w:val="18"/>
                <w:szCs w:val="20"/>
                <w:rPrChange w:id="552" w:author="Adriana Carvalho" w:date="2018-05-02T02:02:00Z">
                  <w:rPr>
                    <w:rFonts w:cs="Arial"/>
                    <w:b/>
                    <w:bCs/>
                  </w:rPr>
                </w:rPrChange>
              </w:rPr>
              <w:t>(V)</w:t>
            </w:r>
          </w:p>
        </w:tc>
      </w:tr>
      <w:tr w:rsidR="00D442FD" w:rsidRPr="00D442FD" w:rsidTr="00C74668">
        <w:trPr>
          <w:trHeight w:val="737"/>
          <w:jc w:val="center"/>
          <w:trPrChange w:id="553" w:author="Adriana Carvalho" w:date="2018-05-02T02:03:00Z">
            <w:trPr>
              <w:trHeight w:val="737"/>
              <w:jc w:val="center"/>
            </w:trPr>
          </w:trPrChange>
        </w:trPr>
        <w:tc>
          <w:tcPr>
            <w:tcW w:w="929" w:type="pct"/>
            <w:vAlign w:val="center"/>
            <w:tcPrChange w:id="554" w:author="Adriana Carvalho" w:date="2018-05-02T02:03:00Z">
              <w:tcPr>
                <w:tcW w:w="857" w:type="pct"/>
                <w:vAlign w:val="center"/>
              </w:tcPr>
            </w:tcPrChange>
          </w:tcPr>
          <w:p w:rsidR="00D442FD" w:rsidRPr="00D442FD" w:rsidRDefault="00D442FD" w:rsidP="00D442FD">
            <w:pPr>
              <w:spacing w:line="360" w:lineRule="auto"/>
              <w:jc w:val="center"/>
              <w:rPr>
                <w:rFonts w:cs="Arial"/>
                <w:b/>
                <w:sz w:val="18"/>
                <w:szCs w:val="20"/>
                <w:rPrChange w:id="555" w:author="Adriana Carvalho" w:date="2018-05-02T00:00:00Z">
                  <w:rPr>
                    <w:rFonts w:eastAsiaTheme="minorHAnsi" w:cs="Arial"/>
                    <w:sz w:val="18"/>
                    <w:szCs w:val="18"/>
                  </w:rPr>
                </w:rPrChange>
              </w:rPr>
            </w:pPr>
            <w:r w:rsidRPr="00D442FD">
              <w:rPr>
                <w:rFonts w:cs="Arial"/>
                <w:b/>
                <w:sz w:val="18"/>
                <w:szCs w:val="20"/>
                <w:rPrChange w:id="556" w:author="Adriana Carvalho" w:date="2018-05-02T02:02:00Z">
                  <w:rPr>
                    <w:rFonts w:cs="Arial"/>
                    <w:sz w:val="18"/>
                    <w:szCs w:val="18"/>
                  </w:rPr>
                </w:rPrChange>
              </w:rPr>
              <w:t>EAu/SAM Cis/PQ-AMS</w:t>
            </w:r>
          </w:p>
        </w:tc>
        <w:tc>
          <w:tcPr>
            <w:tcW w:w="814" w:type="pct"/>
            <w:tcBorders>
              <w:top w:val="single" w:sz="4" w:space="0" w:color="auto"/>
              <w:bottom w:val="single" w:sz="4" w:space="0" w:color="auto"/>
            </w:tcBorders>
            <w:vAlign w:val="center"/>
            <w:tcPrChange w:id="557" w:author="Adriana Carvalho" w:date="2018-05-02T02:03:00Z">
              <w:tcPr>
                <w:tcW w:w="688" w:type="pct"/>
                <w:tcBorders>
                  <w:top w:val="single" w:sz="4" w:space="0" w:color="auto"/>
                  <w:bottom w:val="single" w:sz="4" w:space="0" w:color="auto"/>
                </w:tcBorders>
                <w:vAlign w:val="center"/>
              </w:tcPr>
            </w:tcPrChange>
          </w:tcPr>
          <w:p w:rsidR="00D442FD" w:rsidRPr="00D442FD" w:rsidRDefault="00D442FD" w:rsidP="00D442FD">
            <w:pPr>
              <w:spacing w:line="360" w:lineRule="auto"/>
              <w:jc w:val="center"/>
              <w:rPr>
                <w:rFonts w:cs="Arial"/>
                <w:sz w:val="18"/>
                <w:szCs w:val="20"/>
                <w:rPrChange w:id="558" w:author="Adriana Carvalho" w:date="2018-05-02T00:00:00Z">
                  <w:rPr>
                    <w:rFonts w:eastAsiaTheme="minorHAnsi" w:cs="Arial"/>
                    <w:sz w:val="18"/>
                    <w:szCs w:val="18"/>
                  </w:rPr>
                </w:rPrChange>
              </w:rPr>
            </w:pPr>
            <w:r w:rsidRPr="00D442FD">
              <w:rPr>
                <w:rFonts w:cs="Arial"/>
                <w:sz w:val="18"/>
                <w:szCs w:val="20"/>
              </w:rPr>
              <w:t>3,20</w:t>
            </w:r>
            <w:del w:id="559" w:author="Adriana Carvalho" w:date="2018-05-02T01:57:00Z">
              <w:r w:rsidRPr="00D442FD">
                <w:rPr>
                  <w:sz w:val="18"/>
                  <w:szCs w:val="20"/>
                </w:rPr>
                <w:delText>142</w:delText>
              </w:r>
            </w:del>
            <w:r w:rsidRPr="00D442FD">
              <w:rPr>
                <w:rFonts w:cs="Arial"/>
                <w:sz w:val="18"/>
                <w:szCs w:val="20"/>
              </w:rPr>
              <w:t xml:space="preserve"> ± 0,06</w:t>
            </w:r>
            <w:del w:id="560" w:author="Adriana Carvalho" w:date="2018-05-02T01:57:00Z">
              <w:r w:rsidRPr="00D442FD">
                <w:rPr>
                  <w:sz w:val="18"/>
                  <w:szCs w:val="20"/>
                </w:rPr>
                <w:delText>319</w:delText>
              </w:r>
            </w:del>
          </w:p>
        </w:tc>
        <w:tc>
          <w:tcPr>
            <w:tcW w:w="815" w:type="pct"/>
            <w:vAlign w:val="center"/>
            <w:tcPrChange w:id="561" w:author="Adriana Carvalho" w:date="2018-05-02T02:03:00Z">
              <w:tcPr>
                <w:tcW w:w="688" w:type="pct"/>
                <w:vAlign w:val="center"/>
              </w:tcPr>
            </w:tcPrChange>
          </w:tcPr>
          <w:p w:rsidR="00D442FD" w:rsidRPr="00D442FD" w:rsidRDefault="00D442FD" w:rsidP="00D442FD">
            <w:pPr>
              <w:spacing w:line="360" w:lineRule="auto"/>
              <w:jc w:val="center"/>
              <w:rPr>
                <w:rFonts w:cs="Arial"/>
                <w:sz w:val="18"/>
                <w:szCs w:val="20"/>
                <w:rPrChange w:id="562" w:author="Adriana Carvalho" w:date="2018-05-02T00:00:00Z">
                  <w:rPr>
                    <w:rFonts w:eastAsiaTheme="minorHAnsi" w:cs="Arial"/>
                    <w:sz w:val="18"/>
                    <w:szCs w:val="18"/>
                  </w:rPr>
                </w:rPrChange>
              </w:rPr>
            </w:pPr>
            <w:r w:rsidRPr="00D442FD">
              <w:rPr>
                <w:rFonts w:cs="Arial"/>
                <w:sz w:val="18"/>
                <w:szCs w:val="20"/>
                <w:rPrChange w:id="563" w:author="Adriana Carvalho" w:date="2018-05-02T02:02:00Z">
                  <w:rPr>
                    <w:rFonts w:cs="Arial"/>
                    <w:sz w:val="18"/>
                    <w:szCs w:val="18"/>
                  </w:rPr>
                </w:rPrChange>
              </w:rPr>
              <w:t>0,255</w:t>
            </w:r>
            <w:del w:id="564" w:author="Adriana Carvalho" w:date="2018-05-02T01:57:00Z">
              <w:r w:rsidRPr="00D442FD">
                <w:rPr>
                  <w:sz w:val="18"/>
                  <w:szCs w:val="20"/>
                </w:rPr>
                <w:delText>34</w:delText>
              </w:r>
            </w:del>
            <w:r w:rsidRPr="00D442FD">
              <w:rPr>
                <w:rFonts w:cs="Arial"/>
                <w:sz w:val="18"/>
                <w:szCs w:val="20"/>
              </w:rPr>
              <w:t xml:space="preserve"> ± 0,003</w:t>
            </w:r>
            <w:del w:id="565" w:author="Adriana Carvalho" w:date="2018-05-02T01:57:00Z">
              <w:r w:rsidRPr="00D442FD">
                <w:rPr>
                  <w:sz w:val="18"/>
                  <w:szCs w:val="20"/>
                </w:rPr>
                <w:delText>07</w:delText>
              </w:r>
            </w:del>
          </w:p>
        </w:tc>
        <w:tc>
          <w:tcPr>
            <w:tcW w:w="868" w:type="pct"/>
            <w:vAlign w:val="center"/>
            <w:tcPrChange w:id="566" w:author="Adriana Carvalho" w:date="2018-05-02T02:03:00Z">
              <w:tcPr>
                <w:tcW w:w="703" w:type="pct"/>
                <w:vAlign w:val="center"/>
              </w:tcPr>
            </w:tcPrChange>
          </w:tcPr>
          <w:p w:rsidR="00D442FD" w:rsidRPr="00D442FD" w:rsidRDefault="00D442FD" w:rsidP="00D442FD">
            <w:pPr>
              <w:spacing w:line="360" w:lineRule="auto"/>
              <w:jc w:val="center"/>
              <w:rPr>
                <w:rFonts w:cs="Arial"/>
                <w:sz w:val="18"/>
                <w:szCs w:val="20"/>
                <w:rPrChange w:id="567" w:author="Adriana Carvalho" w:date="2018-05-02T00:00:00Z">
                  <w:rPr>
                    <w:rFonts w:eastAsiaTheme="minorHAnsi" w:cs="Arial"/>
                    <w:sz w:val="18"/>
                    <w:szCs w:val="18"/>
                  </w:rPr>
                </w:rPrChange>
              </w:rPr>
            </w:pPr>
            <w:r w:rsidRPr="00D442FD">
              <w:rPr>
                <w:rFonts w:cs="Arial"/>
                <w:sz w:val="18"/>
                <w:szCs w:val="20"/>
                <w:rPrChange w:id="568" w:author="Adriana Carvalho" w:date="2018-05-02T02:02:00Z">
                  <w:rPr>
                    <w:rFonts w:cs="Arial"/>
                    <w:sz w:val="18"/>
                    <w:szCs w:val="18"/>
                  </w:rPr>
                </w:rPrChange>
              </w:rPr>
              <w:t>-3,1</w:t>
            </w:r>
            <w:del w:id="569" w:author="Adriana Carvalho" w:date="2018-05-02T01:57:00Z">
              <w:r w:rsidRPr="00D442FD">
                <w:rPr>
                  <w:sz w:val="18"/>
                  <w:szCs w:val="20"/>
                </w:rPr>
                <w:delText>0021</w:delText>
              </w:r>
            </w:del>
            <w:r w:rsidRPr="00D442FD">
              <w:rPr>
                <w:rFonts w:cs="Arial"/>
                <w:sz w:val="18"/>
                <w:szCs w:val="20"/>
              </w:rPr>
              <w:t xml:space="preserve"> ± 0,1</w:t>
            </w:r>
            <w:del w:id="570" w:author="Adriana Carvalho" w:date="2018-05-02T01:57:00Z">
              <w:r w:rsidRPr="00D442FD">
                <w:rPr>
                  <w:sz w:val="18"/>
                  <w:szCs w:val="20"/>
                </w:rPr>
                <w:delText>3845</w:delText>
              </w:r>
            </w:del>
          </w:p>
        </w:tc>
        <w:tc>
          <w:tcPr>
            <w:tcW w:w="760" w:type="pct"/>
            <w:vAlign w:val="center"/>
            <w:tcPrChange w:id="571" w:author="Adriana Carvalho" w:date="2018-05-02T02:03:00Z">
              <w:tcPr>
                <w:tcW w:w="688" w:type="pct"/>
                <w:vAlign w:val="center"/>
              </w:tcPr>
            </w:tcPrChange>
          </w:tcPr>
          <w:p w:rsidR="00D442FD" w:rsidRPr="00D442FD" w:rsidRDefault="00D442FD" w:rsidP="00D442FD">
            <w:pPr>
              <w:spacing w:line="360" w:lineRule="auto"/>
              <w:jc w:val="center"/>
              <w:rPr>
                <w:rFonts w:cs="Arial"/>
                <w:sz w:val="18"/>
                <w:szCs w:val="20"/>
                <w:rPrChange w:id="572" w:author="Adriana Carvalho" w:date="2018-05-02T00:00:00Z">
                  <w:rPr>
                    <w:rFonts w:eastAsiaTheme="minorHAnsi" w:cs="Arial"/>
                    <w:sz w:val="18"/>
                    <w:szCs w:val="18"/>
                  </w:rPr>
                </w:rPrChange>
              </w:rPr>
            </w:pPr>
            <w:r w:rsidRPr="00D442FD">
              <w:rPr>
                <w:rFonts w:cs="Arial"/>
                <w:sz w:val="18"/>
                <w:szCs w:val="20"/>
                <w:rPrChange w:id="573" w:author="Adriana Carvalho" w:date="2018-05-02T02:02:00Z">
                  <w:rPr>
                    <w:rFonts w:cs="Arial"/>
                    <w:sz w:val="18"/>
                    <w:szCs w:val="18"/>
                  </w:rPr>
                </w:rPrChange>
              </w:rPr>
              <w:t>0,177</w:t>
            </w:r>
            <w:del w:id="574" w:author="Adriana Carvalho" w:date="2018-05-02T01:57:00Z">
              <w:r w:rsidRPr="00D442FD">
                <w:rPr>
                  <w:sz w:val="18"/>
                  <w:szCs w:val="20"/>
                </w:rPr>
                <w:delText>47</w:delText>
              </w:r>
            </w:del>
            <w:r w:rsidRPr="00D442FD">
              <w:rPr>
                <w:rFonts w:cs="Arial"/>
                <w:sz w:val="18"/>
                <w:szCs w:val="20"/>
              </w:rPr>
              <w:t xml:space="preserve"> ± 0,001</w:t>
            </w:r>
            <w:del w:id="575" w:author="Adriana Carvalho" w:date="2018-05-02T01:57:00Z">
              <w:r w:rsidRPr="00D442FD">
                <w:rPr>
                  <w:sz w:val="18"/>
                  <w:szCs w:val="20"/>
                </w:rPr>
                <w:delText>42</w:delText>
              </w:r>
            </w:del>
          </w:p>
        </w:tc>
        <w:tc>
          <w:tcPr>
            <w:tcW w:w="815" w:type="pct"/>
            <w:vAlign w:val="center"/>
            <w:tcPrChange w:id="576" w:author="Adriana Carvalho" w:date="2018-05-02T02:03:00Z">
              <w:tcPr>
                <w:tcW w:w="688" w:type="pct"/>
                <w:vAlign w:val="center"/>
              </w:tcPr>
            </w:tcPrChange>
          </w:tcPr>
          <w:p w:rsidR="00D442FD" w:rsidRPr="00D442FD" w:rsidRDefault="00D442FD" w:rsidP="00D442FD">
            <w:pPr>
              <w:spacing w:line="360" w:lineRule="auto"/>
              <w:jc w:val="center"/>
              <w:rPr>
                <w:rFonts w:cs="Arial"/>
                <w:sz w:val="18"/>
                <w:szCs w:val="20"/>
                <w:rPrChange w:id="577" w:author="Adriana Carvalho" w:date="2018-05-02T00:00:00Z">
                  <w:rPr>
                    <w:rFonts w:eastAsiaTheme="minorHAnsi" w:cs="Arial"/>
                    <w:sz w:val="18"/>
                    <w:szCs w:val="18"/>
                  </w:rPr>
                </w:rPrChange>
              </w:rPr>
            </w:pPr>
            <w:r w:rsidRPr="00D442FD">
              <w:rPr>
                <w:rFonts w:cs="Arial"/>
                <w:sz w:val="18"/>
                <w:szCs w:val="20"/>
                <w:rPrChange w:id="578" w:author="Adriana Carvalho" w:date="2018-05-02T02:02:00Z">
                  <w:rPr>
                    <w:rFonts w:cs="Arial"/>
                    <w:sz w:val="18"/>
                    <w:szCs w:val="18"/>
                  </w:rPr>
                </w:rPrChange>
              </w:rPr>
              <w:t>0,07</w:t>
            </w:r>
            <w:ins w:id="579" w:author="Adriana Carvalho" w:date="2018-05-02T01:58:00Z">
              <w:r w:rsidRPr="00D442FD">
                <w:rPr>
                  <w:sz w:val="18"/>
                  <w:szCs w:val="20"/>
                </w:rPr>
                <w:t>8</w:t>
              </w:r>
            </w:ins>
            <w:del w:id="580" w:author="Adriana Carvalho" w:date="2018-05-02T01:58:00Z">
              <w:r w:rsidRPr="00D442FD">
                <w:rPr>
                  <w:sz w:val="18"/>
                  <w:szCs w:val="20"/>
                </w:rPr>
                <w:delText>787</w:delText>
              </w:r>
            </w:del>
            <w:r w:rsidRPr="00D442FD">
              <w:rPr>
                <w:rFonts w:cs="Arial"/>
                <w:sz w:val="18"/>
                <w:szCs w:val="20"/>
              </w:rPr>
              <w:t xml:space="preserve"> ± 0,003</w:t>
            </w:r>
            <w:del w:id="581" w:author="Adriana Carvalho" w:date="2018-05-02T01:58:00Z">
              <w:r w:rsidRPr="00D442FD">
                <w:rPr>
                  <w:sz w:val="18"/>
                  <w:szCs w:val="20"/>
                </w:rPr>
                <w:delText>38</w:delText>
              </w:r>
            </w:del>
          </w:p>
        </w:tc>
      </w:tr>
      <w:tr w:rsidR="00D442FD" w:rsidRPr="00D442FD" w:rsidTr="00C74668">
        <w:trPr>
          <w:trHeight w:val="737"/>
          <w:jc w:val="center"/>
          <w:trPrChange w:id="582" w:author="Adriana Carvalho" w:date="2018-05-02T02:03:00Z">
            <w:trPr>
              <w:trHeight w:val="737"/>
              <w:jc w:val="center"/>
            </w:trPr>
          </w:trPrChange>
        </w:trPr>
        <w:tc>
          <w:tcPr>
            <w:tcW w:w="929" w:type="pct"/>
            <w:tcBorders>
              <w:bottom w:val="single" w:sz="18" w:space="0" w:color="auto"/>
            </w:tcBorders>
            <w:vAlign w:val="center"/>
            <w:tcPrChange w:id="583" w:author="Adriana Carvalho" w:date="2018-05-02T02:03:00Z">
              <w:tcPr>
                <w:tcW w:w="857" w:type="pct"/>
                <w:tcBorders>
                  <w:bottom w:val="single" w:sz="18" w:space="0" w:color="auto"/>
                </w:tcBorders>
                <w:vAlign w:val="center"/>
              </w:tcPr>
            </w:tcPrChange>
          </w:tcPr>
          <w:p w:rsidR="00D442FD" w:rsidRPr="00D442FD" w:rsidRDefault="00D442FD" w:rsidP="00D442FD">
            <w:pPr>
              <w:spacing w:line="360" w:lineRule="auto"/>
              <w:jc w:val="center"/>
              <w:rPr>
                <w:rFonts w:cs="Arial"/>
                <w:b/>
                <w:sz w:val="18"/>
                <w:szCs w:val="20"/>
                <w:rPrChange w:id="584" w:author="Adriana Carvalho" w:date="2018-05-02T00:00:00Z">
                  <w:rPr>
                    <w:rFonts w:eastAsiaTheme="minorHAnsi" w:cs="Arial"/>
                    <w:sz w:val="18"/>
                    <w:szCs w:val="18"/>
                  </w:rPr>
                </w:rPrChange>
              </w:rPr>
            </w:pPr>
            <w:r w:rsidRPr="00D442FD">
              <w:rPr>
                <w:rFonts w:cs="Arial"/>
                <w:b/>
                <w:sz w:val="18"/>
                <w:szCs w:val="20"/>
                <w:rPrChange w:id="585" w:author="Adriana Carvalho" w:date="2018-05-02T02:02:00Z">
                  <w:rPr>
                    <w:rFonts w:cs="Arial"/>
                    <w:sz w:val="18"/>
                    <w:szCs w:val="18"/>
                  </w:rPr>
                </w:rPrChange>
              </w:rPr>
              <w:t>EAu/SAM AMP/PQ-Cis</w:t>
            </w:r>
          </w:p>
        </w:tc>
        <w:tc>
          <w:tcPr>
            <w:tcW w:w="814" w:type="pct"/>
            <w:tcBorders>
              <w:top w:val="single" w:sz="4" w:space="0" w:color="auto"/>
              <w:bottom w:val="single" w:sz="18" w:space="0" w:color="auto"/>
            </w:tcBorders>
            <w:vAlign w:val="center"/>
            <w:tcPrChange w:id="586" w:author="Adriana Carvalho" w:date="2018-05-02T02:03:00Z">
              <w:tcPr>
                <w:tcW w:w="688" w:type="pct"/>
                <w:tcBorders>
                  <w:top w:val="single" w:sz="4" w:space="0" w:color="auto"/>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587" w:author="Adriana Carvalho" w:date="2018-05-02T00:00:00Z">
                  <w:rPr>
                    <w:rFonts w:eastAsiaTheme="minorHAnsi" w:cs="Arial"/>
                    <w:sz w:val="18"/>
                    <w:szCs w:val="18"/>
                  </w:rPr>
                </w:rPrChange>
              </w:rPr>
            </w:pPr>
            <w:r w:rsidRPr="00D442FD">
              <w:rPr>
                <w:rFonts w:cs="Arial"/>
                <w:sz w:val="18"/>
                <w:szCs w:val="20"/>
              </w:rPr>
              <w:t>3,37</w:t>
            </w:r>
            <w:del w:id="588" w:author="Adriana Carvalho" w:date="2018-05-02T01:59:00Z">
              <w:r w:rsidRPr="00D442FD">
                <w:rPr>
                  <w:sz w:val="18"/>
                  <w:szCs w:val="20"/>
                </w:rPr>
                <w:delText>400</w:delText>
              </w:r>
            </w:del>
            <w:r w:rsidRPr="00D442FD">
              <w:rPr>
                <w:rFonts w:cs="Arial"/>
                <w:sz w:val="18"/>
                <w:szCs w:val="20"/>
              </w:rPr>
              <w:t xml:space="preserve"> ± 0,0</w:t>
            </w:r>
            <w:ins w:id="589" w:author="Adriana Carvalho" w:date="2018-05-02T01:59:00Z">
              <w:r w:rsidRPr="00D442FD">
                <w:rPr>
                  <w:sz w:val="18"/>
                  <w:szCs w:val="20"/>
                </w:rPr>
                <w:t>2</w:t>
              </w:r>
            </w:ins>
            <w:del w:id="590" w:author="Adriana Carvalho" w:date="2018-05-02T01:59:00Z">
              <w:r w:rsidRPr="00D442FD">
                <w:rPr>
                  <w:sz w:val="18"/>
                  <w:szCs w:val="20"/>
                </w:rPr>
                <w:delText>1734</w:delText>
              </w:r>
            </w:del>
          </w:p>
        </w:tc>
        <w:tc>
          <w:tcPr>
            <w:tcW w:w="815" w:type="pct"/>
            <w:tcBorders>
              <w:bottom w:val="single" w:sz="18" w:space="0" w:color="auto"/>
            </w:tcBorders>
            <w:vAlign w:val="center"/>
            <w:tcPrChange w:id="591" w:author="Adriana Carvalho" w:date="2018-05-02T02:03:00Z">
              <w:tcPr>
                <w:tcW w:w="688" w:type="pct"/>
                <w:tcBorders>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592" w:author="Adriana Carvalho" w:date="2018-05-02T00:00:00Z">
                  <w:rPr>
                    <w:rFonts w:eastAsiaTheme="minorHAnsi" w:cs="Arial"/>
                    <w:sz w:val="18"/>
                    <w:szCs w:val="18"/>
                  </w:rPr>
                </w:rPrChange>
              </w:rPr>
            </w:pPr>
            <w:r w:rsidRPr="00D442FD">
              <w:rPr>
                <w:rFonts w:cs="Arial"/>
                <w:sz w:val="18"/>
                <w:szCs w:val="20"/>
                <w:rPrChange w:id="593" w:author="Adriana Carvalho" w:date="2018-05-02T02:02:00Z">
                  <w:rPr>
                    <w:rFonts w:cs="Arial"/>
                    <w:sz w:val="18"/>
                    <w:szCs w:val="18"/>
                  </w:rPr>
                </w:rPrChange>
              </w:rPr>
              <w:t>0,254</w:t>
            </w:r>
            <w:del w:id="594" w:author="Adriana Carvalho" w:date="2018-05-02T01:59:00Z">
              <w:r w:rsidRPr="00D442FD">
                <w:rPr>
                  <w:sz w:val="18"/>
                  <w:szCs w:val="20"/>
                </w:rPr>
                <w:delText>09</w:delText>
              </w:r>
            </w:del>
            <w:r w:rsidRPr="00D442FD">
              <w:rPr>
                <w:rFonts w:cs="Arial"/>
                <w:sz w:val="18"/>
                <w:szCs w:val="20"/>
              </w:rPr>
              <w:t xml:space="preserve"> ± 0,00</w:t>
            </w:r>
            <w:ins w:id="595" w:author="Adriana Carvalho" w:date="2018-05-02T01:59:00Z">
              <w:r w:rsidRPr="00D442FD">
                <w:rPr>
                  <w:sz w:val="18"/>
                  <w:szCs w:val="20"/>
                </w:rPr>
                <w:t>3</w:t>
              </w:r>
            </w:ins>
            <w:del w:id="596" w:author="Adriana Carvalho" w:date="2018-05-02T01:59:00Z">
              <w:r w:rsidRPr="00D442FD">
                <w:rPr>
                  <w:sz w:val="18"/>
                  <w:szCs w:val="20"/>
                </w:rPr>
                <w:delText>256</w:delText>
              </w:r>
            </w:del>
          </w:p>
        </w:tc>
        <w:tc>
          <w:tcPr>
            <w:tcW w:w="868" w:type="pct"/>
            <w:tcBorders>
              <w:bottom w:val="single" w:sz="18" w:space="0" w:color="auto"/>
            </w:tcBorders>
            <w:vAlign w:val="center"/>
            <w:tcPrChange w:id="597" w:author="Adriana Carvalho" w:date="2018-05-02T02:03:00Z">
              <w:tcPr>
                <w:tcW w:w="703" w:type="pct"/>
                <w:tcBorders>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598" w:author="Adriana Carvalho" w:date="2018-05-02T00:00:00Z">
                  <w:rPr>
                    <w:rFonts w:eastAsiaTheme="minorHAnsi" w:cs="Arial"/>
                    <w:sz w:val="18"/>
                    <w:szCs w:val="18"/>
                  </w:rPr>
                </w:rPrChange>
              </w:rPr>
            </w:pPr>
            <w:r w:rsidRPr="00D442FD">
              <w:rPr>
                <w:rFonts w:cs="Arial"/>
                <w:sz w:val="18"/>
                <w:szCs w:val="20"/>
                <w:rPrChange w:id="599" w:author="Adriana Carvalho" w:date="2018-05-02T02:02:00Z">
                  <w:rPr>
                    <w:rFonts w:cs="Arial"/>
                    <w:sz w:val="18"/>
                    <w:szCs w:val="18"/>
                  </w:rPr>
                </w:rPrChange>
              </w:rPr>
              <w:t>-3,</w:t>
            </w:r>
            <w:ins w:id="600" w:author="Adriana Carvalho" w:date="2018-05-02T01:59:00Z">
              <w:r w:rsidRPr="00D442FD">
                <w:rPr>
                  <w:sz w:val="18"/>
                  <w:szCs w:val="20"/>
                </w:rPr>
                <w:t>2</w:t>
              </w:r>
            </w:ins>
            <w:del w:id="601" w:author="Adriana Carvalho" w:date="2018-05-02T01:59:00Z">
              <w:r w:rsidRPr="00D442FD">
                <w:rPr>
                  <w:sz w:val="18"/>
                  <w:szCs w:val="20"/>
                </w:rPr>
                <w:delText>18839</w:delText>
              </w:r>
            </w:del>
            <w:r w:rsidRPr="00D442FD">
              <w:rPr>
                <w:rFonts w:cs="Arial"/>
                <w:sz w:val="18"/>
                <w:szCs w:val="20"/>
              </w:rPr>
              <w:t xml:space="preserve"> ± 0,</w:t>
            </w:r>
            <w:ins w:id="602" w:author="Adriana Carvalho" w:date="2018-05-02T01:59:00Z">
              <w:r w:rsidRPr="00D442FD">
                <w:rPr>
                  <w:sz w:val="18"/>
                  <w:szCs w:val="20"/>
                </w:rPr>
                <w:t>1</w:t>
              </w:r>
            </w:ins>
            <w:del w:id="603" w:author="Adriana Carvalho" w:date="2018-05-02T01:59:00Z">
              <w:r w:rsidRPr="00D442FD">
                <w:rPr>
                  <w:sz w:val="18"/>
                  <w:szCs w:val="20"/>
                </w:rPr>
                <w:delText>09712</w:delText>
              </w:r>
            </w:del>
          </w:p>
        </w:tc>
        <w:tc>
          <w:tcPr>
            <w:tcW w:w="760" w:type="pct"/>
            <w:tcBorders>
              <w:bottom w:val="single" w:sz="18" w:space="0" w:color="auto"/>
            </w:tcBorders>
            <w:vAlign w:val="center"/>
            <w:tcPrChange w:id="604" w:author="Adriana Carvalho" w:date="2018-05-02T02:03:00Z">
              <w:tcPr>
                <w:tcW w:w="688" w:type="pct"/>
                <w:tcBorders>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605" w:author="Adriana Carvalho" w:date="2018-05-02T00:00:00Z">
                  <w:rPr>
                    <w:rFonts w:eastAsiaTheme="minorHAnsi" w:cs="Arial"/>
                    <w:sz w:val="18"/>
                    <w:szCs w:val="18"/>
                  </w:rPr>
                </w:rPrChange>
              </w:rPr>
            </w:pPr>
            <w:r w:rsidRPr="00D442FD">
              <w:rPr>
                <w:rFonts w:cs="Arial"/>
                <w:sz w:val="18"/>
                <w:szCs w:val="20"/>
                <w:rPrChange w:id="606" w:author="Adriana Carvalho" w:date="2018-05-02T02:02:00Z">
                  <w:rPr>
                    <w:rFonts w:cs="Arial"/>
                    <w:sz w:val="18"/>
                    <w:szCs w:val="18"/>
                  </w:rPr>
                </w:rPrChange>
              </w:rPr>
              <w:t>0,181</w:t>
            </w:r>
            <w:del w:id="607" w:author="Adriana Carvalho" w:date="2018-05-02T01:59:00Z">
              <w:r w:rsidRPr="00D442FD">
                <w:rPr>
                  <w:sz w:val="18"/>
                  <w:szCs w:val="20"/>
                </w:rPr>
                <w:delText>15</w:delText>
              </w:r>
            </w:del>
            <w:r w:rsidRPr="00D442FD">
              <w:rPr>
                <w:rFonts w:cs="Arial"/>
                <w:sz w:val="18"/>
                <w:szCs w:val="20"/>
              </w:rPr>
              <w:t xml:space="preserve"> ± 0,003</w:t>
            </w:r>
            <w:del w:id="608" w:author="Adriana Carvalho" w:date="2018-05-02T01:59:00Z">
              <w:r w:rsidRPr="00D442FD">
                <w:rPr>
                  <w:sz w:val="18"/>
                  <w:szCs w:val="20"/>
                </w:rPr>
                <w:delText>07</w:delText>
              </w:r>
            </w:del>
          </w:p>
        </w:tc>
        <w:tc>
          <w:tcPr>
            <w:tcW w:w="815" w:type="pct"/>
            <w:tcBorders>
              <w:bottom w:val="single" w:sz="18" w:space="0" w:color="auto"/>
            </w:tcBorders>
            <w:vAlign w:val="center"/>
            <w:tcPrChange w:id="609" w:author="Adriana Carvalho" w:date="2018-05-02T02:03:00Z">
              <w:tcPr>
                <w:tcW w:w="688" w:type="pct"/>
                <w:tcBorders>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610" w:author="Adriana Carvalho" w:date="2018-05-02T00:00:00Z">
                  <w:rPr>
                    <w:rFonts w:eastAsiaTheme="minorHAnsi" w:cs="Arial"/>
                    <w:sz w:val="18"/>
                    <w:szCs w:val="18"/>
                  </w:rPr>
                </w:rPrChange>
              </w:rPr>
            </w:pPr>
            <w:r w:rsidRPr="00D442FD">
              <w:rPr>
                <w:rFonts w:cs="Arial"/>
                <w:sz w:val="18"/>
                <w:szCs w:val="20"/>
                <w:rPrChange w:id="611" w:author="Adriana Carvalho" w:date="2018-05-02T02:02:00Z">
                  <w:rPr>
                    <w:rFonts w:cs="Arial"/>
                    <w:sz w:val="18"/>
                    <w:szCs w:val="18"/>
                  </w:rPr>
                </w:rPrChange>
              </w:rPr>
              <w:t>0,07</w:t>
            </w:r>
            <w:ins w:id="612" w:author="Adriana Carvalho" w:date="2018-05-02T01:59:00Z">
              <w:r w:rsidRPr="00D442FD">
                <w:rPr>
                  <w:sz w:val="18"/>
                  <w:szCs w:val="20"/>
                </w:rPr>
                <w:t>3</w:t>
              </w:r>
            </w:ins>
            <w:del w:id="613" w:author="Adriana Carvalho" w:date="2018-05-02T01:59:00Z">
              <w:r w:rsidRPr="00D442FD">
                <w:rPr>
                  <w:sz w:val="18"/>
                  <w:szCs w:val="20"/>
                </w:rPr>
                <w:delText>294</w:delText>
              </w:r>
            </w:del>
            <w:r w:rsidRPr="00D442FD">
              <w:rPr>
                <w:rFonts w:cs="Arial"/>
                <w:sz w:val="18"/>
                <w:szCs w:val="20"/>
              </w:rPr>
              <w:t xml:space="preserve"> ± 0,004</w:t>
            </w:r>
            <w:del w:id="614" w:author="Adriana Carvalho" w:date="2018-05-02T01:59:00Z">
              <w:r w:rsidRPr="00D442FD">
                <w:rPr>
                  <w:sz w:val="18"/>
                  <w:szCs w:val="20"/>
                </w:rPr>
                <w:delText>00</w:delText>
              </w:r>
            </w:del>
          </w:p>
        </w:tc>
      </w:tr>
    </w:tbl>
    <w:p w:rsidR="00D442FD" w:rsidRPr="00D442FD" w:rsidRDefault="00D442FD" w:rsidP="00D442FD">
      <w:pPr>
        <w:keepNext/>
        <w:spacing w:after="200" w:line="360" w:lineRule="auto"/>
        <w:rPr>
          <w:rFonts w:ascii="Arial" w:eastAsia="MS Mincho" w:hAnsi="Arial" w:cs="Arial"/>
          <w:b/>
          <w:bCs/>
          <w:sz w:val="20"/>
          <w:szCs w:val="18"/>
          <w:lang w:val="pt-PT"/>
        </w:rPr>
      </w:pPr>
    </w:p>
    <w:p w:rsidR="00D442FD" w:rsidRPr="00D442FD" w:rsidRDefault="00D442FD" w:rsidP="00D442FD">
      <w:pPr>
        <w:spacing w:after="200" w:line="360" w:lineRule="auto"/>
        <w:ind w:firstLine="709"/>
        <w:rPr>
          <w:rFonts w:ascii="Arial" w:eastAsia="Calibri" w:hAnsi="Arial" w:cs="Times New Roman"/>
          <w:sz w:val="24"/>
          <w:szCs w:val="24"/>
          <w:lang w:val="pt-PT"/>
        </w:rPr>
      </w:pPr>
      <w:r w:rsidRPr="00D442FD">
        <w:rPr>
          <w:rFonts w:ascii="Arial" w:eastAsia="Calibri" w:hAnsi="Arial" w:cs="Times New Roman"/>
          <w:sz w:val="24"/>
          <w:szCs w:val="24"/>
          <w:lang w:val="pt-PT"/>
        </w:rPr>
        <w:t>Os valores de resistência obtidos da voltametria foram maiores para o sistema referente ao PQ funcionalizado por AMS. Realizando o teste t à 95% de confiança, as mudanças são estatisticamente significativas entre os sistemas.</w:t>
      </w:r>
    </w:p>
    <w:p w:rsidR="00D442FD" w:rsidRPr="00D442FD" w:rsidRDefault="00D442FD" w:rsidP="00D442FD">
      <w:pPr>
        <w:keepNext/>
        <w:spacing w:after="200" w:line="360" w:lineRule="auto"/>
        <w:rPr>
          <w:rFonts w:ascii="Arial" w:eastAsia="MS Mincho" w:hAnsi="Arial" w:cs="Arial"/>
          <w:b/>
          <w:bCs/>
          <w:sz w:val="20"/>
          <w:szCs w:val="20"/>
          <w:lang w:val="pt-PT"/>
        </w:rPr>
      </w:pPr>
      <w:r w:rsidRPr="00D442FD">
        <w:rPr>
          <w:rFonts w:ascii="Arial" w:eastAsia="MS Mincho" w:hAnsi="Arial" w:cs="Arial"/>
          <w:b/>
          <w:bCs/>
          <w:sz w:val="20"/>
          <w:szCs w:val="20"/>
          <w:lang w:val="pt-PT"/>
        </w:rPr>
        <w:lastRenderedPageBreak/>
        <w:t xml:space="preserve">Tabela 6. </w:t>
      </w:r>
      <w:r w:rsidRPr="00D442FD">
        <w:rPr>
          <w:rFonts w:ascii="Arial" w:eastAsia="MS Mincho" w:hAnsi="Arial" w:cs="Arial"/>
          <w:sz w:val="20"/>
          <w:szCs w:val="20"/>
          <w:lang w:val="pt-PT"/>
        </w:rPr>
        <w:t>Resistências obtidas dos picos anódicos (R</w:t>
      </w:r>
      <w:r w:rsidRPr="00D442FD">
        <w:rPr>
          <w:rFonts w:ascii="Arial" w:eastAsia="MS Mincho" w:hAnsi="Arial" w:cs="Arial"/>
          <w:sz w:val="20"/>
          <w:szCs w:val="20"/>
          <w:vertAlign w:val="subscript"/>
          <w:lang w:val="pt-PT"/>
        </w:rPr>
        <w:t>PA</w:t>
      </w:r>
      <w:r w:rsidRPr="00D442FD">
        <w:rPr>
          <w:rFonts w:ascii="Arial" w:eastAsia="MS Mincho" w:hAnsi="Arial" w:cs="Arial"/>
          <w:sz w:val="20"/>
          <w:szCs w:val="20"/>
          <w:lang w:val="pt-PT"/>
        </w:rPr>
        <w:t>) e catódicos (R</w:t>
      </w:r>
      <w:r w:rsidRPr="00D442FD">
        <w:rPr>
          <w:rFonts w:ascii="Arial" w:eastAsia="MS Mincho" w:hAnsi="Arial" w:cs="Arial"/>
          <w:sz w:val="20"/>
          <w:szCs w:val="20"/>
          <w:vertAlign w:val="subscript"/>
          <w:lang w:val="pt-PT"/>
        </w:rPr>
        <w:t>PC</w:t>
      </w:r>
      <w:r w:rsidRPr="00D442FD">
        <w:rPr>
          <w:rFonts w:ascii="Arial" w:eastAsia="MS Mincho" w:hAnsi="Arial" w:cs="Arial"/>
          <w:sz w:val="20"/>
          <w:szCs w:val="20"/>
          <w:lang w:val="pt-PT"/>
        </w:rPr>
        <w:t>) dos voltamogramas cíclicos das superfícies de ouro após imobilização dos PQ AMS (EAu/SAM Cis/PQ-AMS) e PQ Cis (EAu/SAM AMP/PQ-Cis).</w:t>
      </w:r>
    </w:p>
    <w:tbl>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Change w:id="615" w:author="Adriana Carvalho" w:date="2018-05-02T02:02:00Z">
          <w:tblPr>
            <w:tblStyle w:val="Cabealho"/>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PrChange>
      </w:tblPr>
      <w:tblGrid>
        <w:gridCol w:w="2700"/>
        <w:gridCol w:w="3186"/>
        <w:gridCol w:w="3186"/>
        <w:tblGridChange w:id="616">
          <w:tblGrid>
            <w:gridCol w:w="360"/>
            <w:gridCol w:w="360"/>
            <w:gridCol w:w="360"/>
          </w:tblGrid>
        </w:tblGridChange>
      </w:tblGrid>
      <w:tr w:rsidR="00D442FD" w:rsidRPr="00D442FD" w:rsidTr="00C74668">
        <w:trPr>
          <w:trHeight w:val="737"/>
          <w:jc w:val="center"/>
          <w:trPrChange w:id="617" w:author="Adriana Carvalho" w:date="2018-05-02T02:02:00Z">
            <w:trPr>
              <w:jc w:val="center"/>
            </w:trPr>
          </w:trPrChange>
        </w:trPr>
        <w:tc>
          <w:tcPr>
            <w:tcW w:w="1488" w:type="pct"/>
            <w:tcBorders>
              <w:top w:val="single" w:sz="4" w:space="0" w:color="auto"/>
            </w:tcBorders>
            <w:vAlign w:val="center"/>
            <w:tcPrChange w:id="618" w:author="Adriana Carvalho" w:date="2018-05-02T02:02:00Z">
              <w:tcPr>
                <w:tcW w:w="1488"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619" w:author="Adriana Carvalho" w:date="2018-05-02T00:00:00Z">
                  <w:rPr>
                    <w:rFonts w:eastAsiaTheme="minorHAnsi" w:cs="Arial"/>
                    <w:b/>
                    <w:bCs/>
                    <w:sz w:val="22"/>
                    <w:szCs w:val="22"/>
                  </w:rPr>
                </w:rPrChange>
              </w:rPr>
            </w:pPr>
            <w:r w:rsidRPr="00D442FD">
              <w:rPr>
                <w:rFonts w:cs="Arial"/>
                <w:b/>
                <w:bCs/>
                <w:sz w:val="18"/>
                <w:szCs w:val="20"/>
                <w:rPrChange w:id="620" w:author="Adriana Carvalho" w:date="2018-05-02T02:02:00Z">
                  <w:rPr>
                    <w:rFonts w:cs="Arial"/>
                    <w:b/>
                    <w:bCs/>
                  </w:rPr>
                </w:rPrChange>
              </w:rPr>
              <w:t>Sistema</w:t>
            </w:r>
          </w:p>
        </w:tc>
        <w:tc>
          <w:tcPr>
            <w:tcW w:w="1756" w:type="pct"/>
            <w:tcBorders>
              <w:top w:val="single" w:sz="4" w:space="0" w:color="auto"/>
              <w:bottom w:val="single" w:sz="4" w:space="0" w:color="auto"/>
            </w:tcBorders>
            <w:vAlign w:val="center"/>
            <w:tcPrChange w:id="621" w:author="Adriana Carvalho" w:date="2018-05-02T02:02:00Z">
              <w:tcPr>
                <w:tcW w:w="1756" w:type="pct"/>
                <w:tcBorders>
                  <w:top w:val="single" w:sz="18" w:space="0" w:color="auto"/>
                  <w:bottom w:val="single" w:sz="4" w:space="0" w:color="auto"/>
                </w:tcBorders>
                <w:vAlign w:val="center"/>
              </w:tcPr>
            </w:tcPrChange>
          </w:tcPr>
          <w:p w:rsidR="00D442FD" w:rsidRPr="00D442FD" w:rsidRDefault="00D442FD" w:rsidP="00D442FD">
            <w:pPr>
              <w:spacing w:line="360" w:lineRule="auto"/>
              <w:jc w:val="center"/>
              <w:rPr>
                <w:rFonts w:cs="Arial"/>
                <w:b/>
                <w:bCs/>
                <w:sz w:val="18"/>
                <w:szCs w:val="20"/>
                <w:rPrChange w:id="622" w:author="Adriana Carvalho" w:date="2018-05-02T00:00:00Z">
                  <w:rPr>
                    <w:rFonts w:eastAsiaTheme="minorHAnsi" w:cs="Arial"/>
                    <w:b/>
                    <w:bCs/>
                    <w:sz w:val="22"/>
                    <w:szCs w:val="22"/>
                  </w:rPr>
                </w:rPrChange>
              </w:rPr>
            </w:pPr>
            <w:r w:rsidRPr="00D442FD">
              <w:rPr>
                <w:rFonts w:cs="Arial"/>
                <w:b/>
                <w:bCs/>
                <w:sz w:val="18"/>
                <w:szCs w:val="20"/>
                <w:rPrChange w:id="623" w:author="Adriana Carvalho" w:date="2018-05-02T02:02:00Z">
                  <w:rPr>
                    <w:rFonts w:cs="Arial"/>
                    <w:b/>
                    <w:bCs/>
                  </w:rPr>
                </w:rPrChange>
              </w:rPr>
              <w:t>R</w:t>
            </w:r>
            <w:r w:rsidRPr="00D442FD">
              <w:rPr>
                <w:rFonts w:cs="Arial"/>
                <w:b/>
                <w:bCs/>
                <w:sz w:val="18"/>
                <w:szCs w:val="20"/>
                <w:vertAlign w:val="subscript"/>
                <w:rPrChange w:id="624" w:author="Adriana Carvalho" w:date="2018-05-02T02:02:00Z">
                  <w:rPr>
                    <w:rFonts w:cs="Arial"/>
                    <w:b/>
                    <w:bCs/>
                    <w:vertAlign w:val="subscript"/>
                  </w:rPr>
                </w:rPrChange>
              </w:rPr>
              <w:t>PA</w:t>
            </w:r>
            <w:r w:rsidRPr="00D442FD">
              <w:rPr>
                <w:rFonts w:cs="Arial"/>
                <w:b/>
                <w:bCs/>
                <w:sz w:val="18"/>
                <w:szCs w:val="20"/>
                <w:rPrChange w:id="625" w:author="Adriana Carvalho" w:date="2018-05-02T02:02:00Z">
                  <w:rPr>
                    <w:rFonts w:cs="Arial"/>
                    <w:b/>
                    <w:bCs/>
                  </w:rPr>
                </w:rPrChange>
              </w:rPr>
              <w:t xml:space="preserve"> (Ω)</w:t>
            </w:r>
          </w:p>
        </w:tc>
        <w:tc>
          <w:tcPr>
            <w:tcW w:w="1756" w:type="pct"/>
            <w:tcBorders>
              <w:top w:val="single" w:sz="4" w:space="0" w:color="auto"/>
            </w:tcBorders>
            <w:vAlign w:val="center"/>
            <w:tcPrChange w:id="626" w:author="Adriana Carvalho" w:date="2018-05-02T02:02:00Z">
              <w:tcPr>
                <w:tcW w:w="1756" w:type="pct"/>
                <w:tcBorders>
                  <w:top w:val="single" w:sz="18" w:space="0" w:color="auto"/>
                </w:tcBorders>
                <w:vAlign w:val="center"/>
              </w:tcPr>
            </w:tcPrChange>
          </w:tcPr>
          <w:p w:rsidR="00D442FD" w:rsidRPr="00D442FD" w:rsidRDefault="00D442FD" w:rsidP="00D442FD">
            <w:pPr>
              <w:spacing w:line="360" w:lineRule="auto"/>
              <w:jc w:val="center"/>
              <w:rPr>
                <w:rFonts w:cs="Arial"/>
                <w:b/>
                <w:bCs/>
                <w:sz w:val="18"/>
                <w:szCs w:val="20"/>
                <w:rPrChange w:id="627" w:author="Adriana Carvalho" w:date="2018-05-02T00:00:00Z">
                  <w:rPr>
                    <w:rFonts w:eastAsiaTheme="minorHAnsi" w:cs="Arial"/>
                    <w:b/>
                    <w:bCs/>
                    <w:sz w:val="22"/>
                    <w:szCs w:val="22"/>
                  </w:rPr>
                </w:rPrChange>
              </w:rPr>
            </w:pPr>
            <w:r w:rsidRPr="00D442FD">
              <w:rPr>
                <w:rFonts w:cs="Arial"/>
                <w:b/>
                <w:bCs/>
                <w:sz w:val="18"/>
                <w:szCs w:val="20"/>
                <w:rPrChange w:id="628" w:author="Adriana Carvalho" w:date="2018-05-02T02:02:00Z">
                  <w:rPr>
                    <w:rFonts w:cs="Arial"/>
                    <w:b/>
                    <w:bCs/>
                  </w:rPr>
                </w:rPrChange>
              </w:rPr>
              <w:t>R</w:t>
            </w:r>
            <w:r w:rsidRPr="00D442FD">
              <w:rPr>
                <w:rFonts w:cs="Arial"/>
                <w:b/>
                <w:bCs/>
                <w:sz w:val="18"/>
                <w:szCs w:val="20"/>
                <w:vertAlign w:val="subscript"/>
                <w:rPrChange w:id="629" w:author="Adriana Carvalho" w:date="2018-05-02T02:02:00Z">
                  <w:rPr>
                    <w:rFonts w:cs="Arial"/>
                    <w:b/>
                    <w:bCs/>
                    <w:vertAlign w:val="subscript"/>
                  </w:rPr>
                </w:rPrChange>
              </w:rPr>
              <w:t>PC</w:t>
            </w:r>
            <w:r w:rsidRPr="00D442FD">
              <w:rPr>
                <w:rFonts w:cs="Arial"/>
                <w:b/>
                <w:bCs/>
                <w:sz w:val="18"/>
                <w:szCs w:val="20"/>
                <w:rPrChange w:id="630" w:author="Adriana Carvalho" w:date="2018-05-02T02:02:00Z">
                  <w:rPr>
                    <w:rFonts w:cs="Arial"/>
                    <w:b/>
                    <w:bCs/>
                  </w:rPr>
                </w:rPrChange>
              </w:rPr>
              <w:t xml:space="preserve"> (Ω)</w:t>
            </w:r>
          </w:p>
        </w:tc>
      </w:tr>
      <w:tr w:rsidR="00D442FD" w:rsidRPr="00D442FD" w:rsidTr="00C74668">
        <w:trPr>
          <w:trHeight w:val="737"/>
          <w:jc w:val="center"/>
          <w:trPrChange w:id="631" w:author="Adriana Carvalho" w:date="2018-05-02T02:02:00Z">
            <w:trPr>
              <w:jc w:val="center"/>
            </w:trPr>
          </w:trPrChange>
        </w:trPr>
        <w:tc>
          <w:tcPr>
            <w:tcW w:w="1488" w:type="pct"/>
            <w:tcBorders>
              <w:bottom w:val="nil"/>
            </w:tcBorders>
            <w:vAlign w:val="center"/>
            <w:tcPrChange w:id="632" w:author="Adriana Carvalho" w:date="2018-05-02T02:02:00Z">
              <w:tcPr>
                <w:tcW w:w="1488" w:type="pct"/>
                <w:tcBorders>
                  <w:bottom w:val="nil"/>
                </w:tcBorders>
                <w:vAlign w:val="center"/>
              </w:tcPr>
            </w:tcPrChange>
          </w:tcPr>
          <w:p w:rsidR="00D442FD" w:rsidRPr="00D442FD" w:rsidRDefault="00D442FD" w:rsidP="00D442FD">
            <w:pPr>
              <w:spacing w:line="360" w:lineRule="auto"/>
              <w:jc w:val="center"/>
              <w:rPr>
                <w:rFonts w:cs="Arial"/>
                <w:b/>
                <w:sz w:val="18"/>
                <w:szCs w:val="20"/>
                <w:rPrChange w:id="633" w:author="Adriana Carvalho" w:date="2018-05-02T00:00:00Z">
                  <w:rPr>
                    <w:rFonts w:eastAsiaTheme="minorHAnsi" w:cs="Arial"/>
                    <w:sz w:val="18"/>
                    <w:szCs w:val="18"/>
                  </w:rPr>
                </w:rPrChange>
              </w:rPr>
            </w:pPr>
            <w:r w:rsidRPr="00D442FD">
              <w:rPr>
                <w:rFonts w:cs="Arial"/>
                <w:b/>
                <w:sz w:val="18"/>
                <w:szCs w:val="20"/>
                <w:rPrChange w:id="634" w:author="Adriana Carvalho" w:date="2018-05-02T02:02:00Z">
                  <w:rPr>
                    <w:rFonts w:cs="Arial"/>
                    <w:sz w:val="18"/>
                    <w:szCs w:val="18"/>
                  </w:rPr>
                </w:rPrChange>
              </w:rPr>
              <w:t>EAu/SAM Cis/PQ-AMS</w:t>
            </w:r>
          </w:p>
        </w:tc>
        <w:tc>
          <w:tcPr>
            <w:tcW w:w="1756" w:type="pct"/>
            <w:tcBorders>
              <w:top w:val="single" w:sz="4" w:space="0" w:color="auto"/>
              <w:bottom w:val="nil"/>
            </w:tcBorders>
            <w:vAlign w:val="center"/>
            <w:tcPrChange w:id="635" w:author="Adriana Carvalho" w:date="2018-05-02T02:02:00Z">
              <w:tcPr>
                <w:tcW w:w="1756" w:type="pct"/>
                <w:tcBorders>
                  <w:top w:val="single" w:sz="4" w:space="0" w:color="auto"/>
                  <w:bottom w:val="nil"/>
                </w:tcBorders>
                <w:vAlign w:val="center"/>
              </w:tcPr>
            </w:tcPrChange>
          </w:tcPr>
          <w:p w:rsidR="00D442FD" w:rsidRPr="00D442FD" w:rsidRDefault="00D442FD" w:rsidP="00D442FD">
            <w:pPr>
              <w:spacing w:line="360" w:lineRule="auto"/>
              <w:jc w:val="center"/>
              <w:rPr>
                <w:rFonts w:cs="Arial"/>
                <w:sz w:val="18"/>
                <w:szCs w:val="20"/>
                <w:rPrChange w:id="636" w:author="Adriana Carvalho" w:date="2018-05-02T00:00:00Z">
                  <w:rPr>
                    <w:rFonts w:eastAsiaTheme="minorHAnsi" w:cs="Arial"/>
                    <w:sz w:val="18"/>
                    <w:szCs w:val="18"/>
                  </w:rPr>
                </w:rPrChange>
              </w:rPr>
            </w:pPr>
            <w:r w:rsidRPr="00D442FD">
              <w:rPr>
                <w:rFonts w:cs="Arial"/>
                <w:sz w:val="18"/>
                <w:szCs w:val="20"/>
              </w:rPr>
              <w:t>6</w:t>
            </w:r>
            <w:ins w:id="637" w:author="Adriana Carvalho" w:date="2018-05-02T02:00:00Z">
              <w:r w:rsidRPr="00D442FD">
                <w:rPr>
                  <w:sz w:val="18"/>
                  <w:szCs w:val="20"/>
                </w:rPr>
                <w:t>,9</w:t>
              </w:r>
            </w:ins>
            <w:ins w:id="638" w:author="Adriana Carvalho" w:date="2018-05-02T02:01:00Z">
              <w:r w:rsidRPr="00D442FD">
                <w:rPr>
                  <w:sz w:val="18"/>
                  <w:szCs w:val="20"/>
                </w:rPr>
                <w:t xml:space="preserve"> x 10</w:t>
              </w:r>
            </w:ins>
            <w:del w:id="639" w:author="Adriana Carvalho" w:date="2018-05-02T02:00:00Z">
              <w:r w:rsidRPr="00D442FD">
                <w:rPr>
                  <w:sz w:val="18"/>
                  <w:szCs w:val="20"/>
                  <w:vertAlign w:val="superscript"/>
                </w:rPr>
                <w:delText>878,966605</w:delText>
              </w:r>
            </w:del>
            <w:del w:id="640" w:author="Adriana Carvalho" w:date="2018-05-02T02:01:00Z">
              <w:r w:rsidRPr="00D442FD">
                <w:rPr>
                  <w:sz w:val="18"/>
                  <w:szCs w:val="20"/>
                  <w:vertAlign w:val="superscript"/>
                </w:rPr>
                <w:delText xml:space="preserve"> </w:delText>
              </w:r>
            </w:del>
            <w:ins w:id="641" w:author="Adriana Carvalho" w:date="2018-05-02T02:01:00Z">
              <w:r w:rsidRPr="00D442FD">
                <w:rPr>
                  <w:sz w:val="18"/>
                  <w:szCs w:val="20"/>
                  <w:vertAlign w:val="superscript"/>
                </w:rPr>
                <w:t>3</w:t>
              </w:r>
              <w:r w:rsidRPr="00D442FD">
                <w:rPr>
                  <w:sz w:val="18"/>
                  <w:szCs w:val="20"/>
                </w:rPr>
                <w:t xml:space="preserve"> </w:t>
              </w:r>
            </w:ins>
            <w:r w:rsidRPr="00D442FD">
              <w:rPr>
                <w:rFonts w:cs="Arial"/>
                <w:sz w:val="18"/>
                <w:szCs w:val="20"/>
              </w:rPr>
              <w:t xml:space="preserve">± </w:t>
            </w:r>
            <w:ins w:id="642" w:author="Adriana Carvalho" w:date="2018-05-02T02:00:00Z">
              <w:r w:rsidRPr="00D442FD">
                <w:rPr>
                  <w:sz w:val="18"/>
                  <w:szCs w:val="20"/>
                </w:rPr>
                <w:t>0,2 x 10</w:t>
              </w:r>
              <w:r w:rsidRPr="00D442FD">
                <w:rPr>
                  <w:sz w:val="18"/>
                  <w:szCs w:val="20"/>
                  <w:vertAlign w:val="superscript"/>
                </w:rPr>
                <w:t>3</w:t>
              </w:r>
            </w:ins>
            <w:del w:id="643" w:author="Adriana Carvalho" w:date="2018-05-02T02:00:00Z">
              <w:r w:rsidRPr="00D442FD">
                <w:rPr>
                  <w:sz w:val="18"/>
                  <w:szCs w:val="20"/>
                </w:rPr>
                <w:delText>170,903466</w:delText>
              </w:r>
            </w:del>
          </w:p>
        </w:tc>
        <w:tc>
          <w:tcPr>
            <w:tcW w:w="1756" w:type="pct"/>
            <w:tcBorders>
              <w:bottom w:val="nil"/>
            </w:tcBorders>
            <w:vAlign w:val="center"/>
            <w:tcPrChange w:id="644" w:author="Adriana Carvalho" w:date="2018-05-02T02:02:00Z">
              <w:tcPr>
                <w:tcW w:w="1756" w:type="pct"/>
                <w:tcBorders>
                  <w:bottom w:val="nil"/>
                </w:tcBorders>
                <w:vAlign w:val="center"/>
              </w:tcPr>
            </w:tcPrChange>
          </w:tcPr>
          <w:p w:rsidR="00D442FD" w:rsidRPr="00D442FD" w:rsidRDefault="00D442FD" w:rsidP="00D442FD">
            <w:pPr>
              <w:spacing w:line="360" w:lineRule="auto"/>
              <w:jc w:val="center"/>
              <w:rPr>
                <w:rFonts w:cs="Arial"/>
                <w:sz w:val="18"/>
                <w:szCs w:val="20"/>
                <w:rPrChange w:id="645" w:author="Adriana Carvalho" w:date="2018-05-02T00:00:00Z">
                  <w:rPr>
                    <w:rFonts w:eastAsiaTheme="minorHAnsi" w:cs="Arial"/>
                    <w:sz w:val="18"/>
                    <w:szCs w:val="18"/>
                  </w:rPr>
                </w:rPrChange>
              </w:rPr>
            </w:pPr>
            <w:r w:rsidRPr="00D442FD">
              <w:rPr>
                <w:sz w:val="18"/>
                <w:szCs w:val="20"/>
              </w:rPr>
              <w:t>6</w:t>
            </w:r>
            <w:ins w:id="646" w:author="Adriana Carvalho" w:date="2018-05-02T02:01:00Z">
              <w:r w:rsidRPr="00D442FD">
                <w:rPr>
                  <w:sz w:val="18"/>
                  <w:szCs w:val="20"/>
                </w:rPr>
                <w:t>,9 x 10</w:t>
              </w:r>
              <w:r w:rsidRPr="00D442FD">
                <w:rPr>
                  <w:sz w:val="18"/>
                  <w:szCs w:val="20"/>
                  <w:vertAlign w:val="superscript"/>
                </w:rPr>
                <w:t>3</w:t>
              </w:r>
              <w:r w:rsidRPr="00D442FD">
                <w:rPr>
                  <w:sz w:val="18"/>
                  <w:szCs w:val="20"/>
                </w:rPr>
                <w:t xml:space="preserve"> ± 0,2 x 10</w:t>
              </w:r>
              <w:r w:rsidRPr="00D442FD">
                <w:rPr>
                  <w:sz w:val="18"/>
                  <w:szCs w:val="20"/>
                  <w:vertAlign w:val="superscript"/>
                </w:rPr>
                <w:t>3</w:t>
              </w:r>
            </w:ins>
            <w:del w:id="647" w:author="Adriana Carvalho" w:date="2018-05-02T02:01:00Z">
              <w:r w:rsidRPr="00D442FD">
                <w:rPr>
                  <w:sz w:val="18"/>
                  <w:szCs w:val="20"/>
                </w:rPr>
                <w:delText>6878,951717 ± 170,929068</w:delText>
              </w:r>
            </w:del>
          </w:p>
        </w:tc>
      </w:tr>
      <w:tr w:rsidR="00D442FD" w:rsidRPr="00D442FD" w:rsidTr="00C74668">
        <w:trPr>
          <w:trHeight w:val="737"/>
          <w:jc w:val="center"/>
          <w:trPrChange w:id="648" w:author="Adriana Carvalho" w:date="2018-05-02T02:02:00Z">
            <w:trPr>
              <w:jc w:val="center"/>
            </w:trPr>
          </w:trPrChange>
        </w:trPr>
        <w:tc>
          <w:tcPr>
            <w:tcW w:w="1488" w:type="pct"/>
            <w:tcBorders>
              <w:top w:val="nil"/>
              <w:bottom w:val="single" w:sz="4" w:space="0" w:color="auto"/>
            </w:tcBorders>
            <w:vAlign w:val="center"/>
            <w:tcPrChange w:id="649" w:author="Adriana Carvalho" w:date="2018-05-02T02:02:00Z">
              <w:tcPr>
                <w:tcW w:w="1488" w:type="pct"/>
                <w:tcBorders>
                  <w:top w:val="nil"/>
                  <w:bottom w:val="single" w:sz="18" w:space="0" w:color="auto"/>
                </w:tcBorders>
                <w:vAlign w:val="center"/>
              </w:tcPr>
            </w:tcPrChange>
          </w:tcPr>
          <w:p w:rsidR="00D442FD" w:rsidRPr="00D442FD" w:rsidRDefault="00D442FD" w:rsidP="00D442FD">
            <w:pPr>
              <w:spacing w:line="360" w:lineRule="auto"/>
              <w:jc w:val="center"/>
              <w:rPr>
                <w:rFonts w:cs="Arial"/>
                <w:b/>
                <w:sz w:val="18"/>
                <w:szCs w:val="20"/>
                <w:rPrChange w:id="650" w:author="Adriana Carvalho" w:date="2018-05-02T00:00:00Z">
                  <w:rPr>
                    <w:rFonts w:eastAsiaTheme="minorHAnsi" w:cs="Arial"/>
                    <w:sz w:val="18"/>
                    <w:szCs w:val="18"/>
                  </w:rPr>
                </w:rPrChange>
              </w:rPr>
            </w:pPr>
            <w:r w:rsidRPr="00D442FD">
              <w:rPr>
                <w:rFonts w:cs="Arial"/>
                <w:b/>
                <w:sz w:val="18"/>
                <w:szCs w:val="20"/>
                <w:rPrChange w:id="651" w:author="Adriana Carvalho" w:date="2018-05-02T02:02:00Z">
                  <w:rPr>
                    <w:rFonts w:cs="Arial"/>
                    <w:sz w:val="18"/>
                    <w:szCs w:val="18"/>
                  </w:rPr>
                </w:rPrChange>
              </w:rPr>
              <w:t>EAu/SAM AMP/PQ-Cis</w:t>
            </w:r>
          </w:p>
        </w:tc>
        <w:tc>
          <w:tcPr>
            <w:tcW w:w="1756" w:type="pct"/>
            <w:tcBorders>
              <w:top w:val="nil"/>
              <w:bottom w:val="single" w:sz="4" w:space="0" w:color="auto"/>
            </w:tcBorders>
            <w:vAlign w:val="center"/>
            <w:tcPrChange w:id="652" w:author="Adriana Carvalho" w:date="2018-05-02T02:02:00Z">
              <w:tcPr>
                <w:tcW w:w="1756" w:type="pct"/>
                <w:tcBorders>
                  <w:top w:val="nil"/>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653" w:author="Adriana Carvalho" w:date="2018-05-02T00:00:00Z">
                  <w:rPr>
                    <w:rFonts w:eastAsiaTheme="minorHAnsi" w:cs="Arial"/>
                    <w:sz w:val="18"/>
                    <w:szCs w:val="18"/>
                  </w:rPr>
                </w:rPrChange>
              </w:rPr>
            </w:pPr>
            <w:r w:rsidRPr="00D442FD">
              <w:rPr>
                <w:sz w:val="18"/>
                <w:szCs w:val="20"/>
              </w:rPr>
              <w:t>6</w:t>
            </w:r>
            <w:ins w:id="654" w:author="Adriana Carvalho" w:date="2018-05-02T02:01:00Z">
              <w:r w:rsidRPr="00D442FD">
                <w:rPr>
                  <w:sz w:val="18"/>
                  <w:szCs w:val="20"/>
                </w:rPr>
                <w:t>,3 x 10</w:t>
              </w:r>
              <w:r w:rsidRPr="00D442FD">
                <w:rPr>
                  <w:sz w:val="18"/>
                  <w:szCs w:val="20"/>
                  <w:vertAlign w:val="superscript"/>
                </w:rPr>
                <w:t>3</w:t>
              </w:r>
              <w:r w:rsidRPr="00D442FD">
                <w:rPr>
                  <w:sz w:val="18"/>
                  <w:szCs w:val="20"/>
                </w:rPr>
                <w:t xml:space="preserve"> ± 0,1 x 10</w:t>
              </w:r>
              <w:r w:rsidRPr="00D442FD">
                <w:rPr>
                  <w:sz w:val="18"/>
                  <w:szCs w:val="20"/>
                  <w:vertAlign w:val="superscript"/>
                </w:rPr>
                <w:t>3</w:t>
              </w:r>
            </w:ins>
            <w:del w:id="655" w:author="Adriana Carvalho" w:date="2018-05-02T02:01:00Z">
              <w:r w:rsidRPr="00D442FD">
                <w:rPr>
                  <w:sz w:val="18"/>
                  <w:szCs w:val="20"/>
                </w:rPr>
                <w:delText>6283,517647 ± 128,589643</w:delText>
              </w:r>
            </w:del>
          </w:p>
        </w:tc>
        <w:tc>
          <w:tcPr>
            <w:tcW w:w="1756" w:type="pct"/>
            <w:tcBorders>
              <w:top w:val="nil"/>
              <w:bottom w:val="single" w:sz="4" w:space="0" w:color="auto"/>
            </w:tcBorders>
            <w:vAlign w:val="center"/>
            <w:tcPrChange w:id="656" w:author="Adriana Carvalho" w:date="2018-05-02T02:02:00Z">
              <w:tcPr>
                <w:tcW w:w="1756" w:type="pct"/>
                <w:tcBorders>
                  <w:top w:val="nil"/>
                  <w:bottom w:val="single" w:sz="18" w:space="0" w:color="auto"/>
                </w:tcBorders>
                <w:vAlign w:val="center"/>
              </w:tcPr>
            </w:tcPrChange>
          </w:tcPr>
          <w:p w:rsidR="00D442FD" w:rsidRPr="00D442FD" w:rsidRDefault="00D442FD" w:rsidP="00D442FD">
            <w:pPr>
              <w:spacing w:line="360" w:lineRule="auto"/>
              <w:jc w:val="center"/>
              <w:rPr>
                <w:rFonts w:cs="Arial"/>
                <w:sz w:val="18"/>
                <w:szCs w:val="20"/>
                <w:rPrChange w:id="657" w:author="Adriana Carvalho" w:date="2018-05-02T00:00:00Z">
                  <w:rPr>
                    <w:rFonts w:eastAsiaTheme="minorHAnsi" w:cs="Arial"/>
                    <w:sz w:val="18"/>
                    <w:szCs w:val="18"/>
                  </w:rPr>
                </w:rPrChange>
              </w:rPr>
            </w:pPr>
            <w:r w:rsidRPr="00D442FD">
              <w:rPr>
                <w:sz w:val="18"/>
                <w:szCs w:val="20"/>
              </w:rPr>
              <w:t>6</w:t>
            </w:r>
            <w:ins w:id="658" w:author="Adriana Carvalho" w:date="2018-05-02T02:01:00Z">
              <w:r w:rsidRPr="00D442FD">
                <w:rPr>
                  <w:sz w:val="18"/>
                  <w:szCs w:val="20"/>
                </w:rPr>
                <w:t>,3 x 10</w:t>
              </w:r>
              <w:r w:rsidRPr="00D442FD">
                <w:rPr>
                  <w:sz w:val="18"/>
                  <w:szCs w:val="20"/>
                  <w:vertAlign w:val="superscript"/>
                </w:rPr>
                <w:t>3</w:t>
              </w:r>
              <w:r w:rsidRPr="00D442FD">
                <w:rPr>
                  <w:sz w:val="18"/>
                  <w:szCs w:val="20"/>
                </w:rPr>
                <w:t xml:space="preserve"> ± 0,1 x 10</w:t>
              </w:r>
              <w:r w:rsidRPr="00D442FD">
                <w:rPr>
                  <w:sz w:val="18"/>
                  <w:szCs w:val="20"/>
                  <w:vertAlign w:val="superscript"/>
                </w:rPr>
                <w:t>3</w:t>
              </w:r>
            </w:ins>
            <w:del w:id="659" w:author="Adriana Carvalho" w:date="2018-05-02T02:01:00Z">
              <w:r w:rsidRPr="00D442FD">
                <w:rPr>
                  <w:sz w:val="18"/>
                  <w:szCs w:val="20"/>
                </w:rPr>
                <w:delText>6283,500385 ± 128,931555</w:delText>
              </w:r>
            </w:del>
          </w:p>
        </w:tc>
      </w:tr>
    </w:tbl>
    <w:p w:rsidR="00D442FD" w:rsidRPr="00D442FD" w:rsidRDefault="00D442FD" w:rsidP="00D442FD">
      <w:pPr>
        <w:spacing w:after="200" w:line="360" w:lineRule="auto"/>
        <w:rPr>
          <w:rFonts w:ascii="Arial" w:eastAsia="Calibri" w:hAnsi="Arial" w:cs="Arial"/>
          <w:sz w:val="24"/>
          <w:szCs w:val="24"/>
        </w:rPr>
      </w:pPr>
    </w:p>
    <w:p w:rsidR="00D442FD" w:rsidRPr="00D442FD" w:rsidRDefault="00D442FD" w:rsidP="00D442FD">
      <w:pPr>
        <w:spacing w:after="200" w:line="360" w:lineRule="auto"/>
        <w:ind w:firstLine="709"/>
        <w:rPr>
          <w:rFonts w:ascii="Arial" w:eastAsia="Calibri" w:hAnsi="Arial" w:cs="Times New Roman"/>
          <w:sz w:val="24"/>
          <w:szCs w:val="24"/>
          <w:lang w:val="pt-PT"/>
        </w:rPr>
      </w:pPr>
      <w:r w:rsidRPr="00D442FD">
        <w:rPr>
          <w:rFonts w:ascii="Arial" w:eastAsia="Calibri" w:hAnsi="Arial" w:cs="Times New Roman"/>
          <w:sz w:val="24"/>
          <w:szCs w:val="24"/>
          <w:lang w:val="pt-PT"/>
        </w:rPr>
        <w:t>Na representação Nyquist também é possível observar o aparecimento de uma R</w:t>
      </w:r>
      <w:r w:rsidRPr="00D442FD">
        <w:rPr>
          <w:rFonts w:ascii="Arial" w:eastAsia="Calibri" w:hAnsi="Arial" w:cs="Times New Roman"/>
          <w:sz w:val="24"/>
          <w:szCs w:val="24"/>
          <w:vertAlign w:val="subscript"/>
          <w:lang w:val="pt-PT"/>
        </w:rPr>
        <w:t>TE</w:t>
      </w:r>
      <w:r w:rsidRPr="00D442FD">
        <w:rPr>
          <w:rFonts w:ascii="Arial" w:eastAsia="Calibri" w:hAnsi="Arial" w:cs="Times New Roman"/>
          <w:sz w:val="24"/>
          <w:szCs w:val="24"/>
          <w:lang w:val="pt-PT"/>
        </w:rPr>
        <w:t xml:space="preserve"> no sistema EAu/SAM Cis/PQ-AMS (Figura 12.b).</w:t>
      </w:r>
    </w:p>
    <w:p w:rsidR="00D442FD" w:rsidRPr="00D442FD" w:rsidRDefault="00D442FD" w:rsidP="00D442FD">
      <w:pPr>
        <w:keepNext/>
        <w:numPr>
          <w:ilvl w:val="1"/>
          <w:numId w:val="0"/>
        </w:numPr>
        <w:spacing w:after="0" w:line="360" w:lineRule="auto"/>
        <w:ind w:left="576" w:hanging="576"/>
        <w:jc w:val="both"/>
        <w:outlineLvl w:val="1"/>
        <w:rPr>
          <w:rFonts w:ascii="Arial" w:eastAsia="MS Mincho" w:hAnsi="Arial" w:cs="Arial"/>
          <w:b/>
          <w:bCs/>
          <w:iCs/>
          <w:sz w:val="24"/>
          <w:szCs w:val="28"/>
        </w:rPr>
      </w:pPr>
      <w:bookmarkStart w:id="660" w:name="_Toc513377502"/>
      <w:r w:rsidRPr="00D442FD">
        <w:rPr>
          <w:rFonts w:ascii="Arial" w:eastAsia="MS Mincho" w:hAnsi="Arial" w:cs="Arial"/>
          <w:b/>
          <w:bCs/>
          <w:iCs/>
          <w:sz w:val="24"/>
          <w:szCs w:val="28"/>
        </w:rPr>
        <w:t xml:space="preserve">SIMULAÇÕES DAS </w:t>
      </w:r>
      <w:r w:rsidRPr="00D442FD">
        <w:rPr>
          <w:rFonts w:ascii="Arial" w:eastAsia="Times New Roman" w:hAnsi="Arial" w:cs="Times New Roman"/>
          <w:b/>
          <w:bCs/>
          <w:iCs/>
          <w:sz w:val="24"/>
          <w:szCs w:val="28"/>
        </w:rPr>
        <w:t>ESPECTROSCOPIA DE IMPEDÂNCIA ELETROQUÍMICA</w:t>
      </w:r>
      <w:r w:rsidRPr="00D442FD">
        <w:rPr>
          <w:rFonts w:ascii="Arial" w:eastAsia="MS Mincho" w:hAnsi="Arial" w:cs="Arial"/>
          <w:b/>
          <w:bCs/>
          <w:iCs/>
          <w:sz w:val="24"/>
          <w:szCs w:val="28"/>
        </w:rPr>
        <w:t xml:space="preserve"> DAS SUPERFÍCIES</w:t>
      </w:r>
      <w:bookmarkEnd w:id="660"/>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Figura 13.</w:t>
      </w:r>
      <w:r w:rsidRPr="00D442FD">
        <w:rPr>
          <w:rFonts w:ascii="Arial" w:eastAsia="MS Mincho" w:hAnsi="Arial" w:cs="Arial"/>
          <w:sz w:val="20"/>
          <w:szCs w:val="20"/>
          <w:lang w:val="pt-PT"/>
        </w:rPr>
        <w:t xml:space="preserve"> Dados experimentais (vermelho) e suas respectivas simulações (azul) das EIE modeladas a partir do circuito equivalente de Randles para as superfícies de ouro após o tratamento</w:t>
      </w:r>
      <w:r w:rsidRPr="00D442FD">
        <w:rPr>
          <w:rFonts w:ascii="Arial" w:eastAsia="MS Mincho" w:hAnsi="Arial" w:cs="Arial"/>
          <w:noProof/>
          <w:sz w:val="20"/>
          <w:szCs w:val="20"/>
          <w:lang w:val="pt-PT"/>
        </w:rPr>
        <w:t>. a) Representação Nyquist e b) gráfico de Bode (-▲- |Z| vs f ; -●- Φ vs f).</w:t>
      </w:r>
    </w:p>
    <w:p w:rsidR="00D442FD" w:rsidRPr="00D442FD" w:rsidRDefault="00D442FD" w:rsidP="00D442FD">
      <w:pPr>
        <w:spacing w:after="0" w:line="360" w:lineRule="auto"/>
        <w:jc w:val="center"/>
        <w:rPr>
          <w:rFonts w:ascii="Arial" w:eastAsia="MS Mincho" w:hAnsi="Arial" w:cs="Arial"/>
          <w:sz w:val="24"/>
          <w:szCs w:val="24"/>
        </w:rPr>
      </w:pPr>
      <w:r w:rsidRPr="00D442FD">
        <w:rPr>
          <w:rFonts w:ascii="Arial" w:eastAsia="Calibri" w:hAnsi="Arial" w:cs="Arial"/>
          <w:noProof/>
          <w:sz w:val="24"/>
          <w:szCs w:val="24"/>
          <w:lang w:eastAsia="pt-BR"/>
        </w:rPr>
        <w:drawing>
          <wp:inline distT="0" distB="0" distL="0" distR="0" wp14:anchorId="0AB1ECA3" wp14:editId="66CFD139">
            <wp:extent cx="5760000" cy="2029664"/>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694" t="20863" r="3223" b="21453"/>
                    <a:stretch/>
                  </pic:blipFill>
                  <pic:spPr bwMode="auto">
                    <a:xfrm>
                      <a:off x="0" y="0"/>
                      <a:ext cx="5760000" cy="2029664"/>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Tabela 7.</w:t>
      </w:r>
      <w:r w:rsidRPr="00D442FD">
        <w:rPr>
          <w:rFonts w:ascii="Arial" w:eastAsia="MS Mincho" w:hAnsi="Arial" w:cs="Arial"/>
          <w:sz w:val="20"/>
          <w:szCs w:val="20"/>
          <w:lang w:val="pt-PT"/>
        </w:rPr>
        <w:t xml:space="preserve"> Parâmetros obtidos da simulação da EIE com circuito equivalente de Randles para o sistema da superfície de ouro após o tratamento</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593"/>
        <w:gridCol w:w="1283"/>
        <w:gridCol w:w="1408"/>
        <w:gridCol w:w="1704"/>
        <w:gridCol w:w="3084"/>
      </w:tblGrid>
      <w:tr w:rsidR="00D442FD" w:rsidRPr="00D442FD" w:rsidTr="00C74668">
        <w:trPr>
          <w:trHeight w:val="340"/>
          <w:jc w:val="center"/>
        </w:trPr>
        <w:tc>
          <w:tcPr>
            <w:tcW w:w="878" w:type="pct"/>
            <w:tcBorders>
              <w:top w:val="single" w:sz="12" w:space="0" w:color="auto"/>
              <w:bottom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Sistema</w:t>
            </w:r>
          </w:p>
        </w:tc>
        <w:tc>
          <w:tcPr>
            <w:tcW w:w="707" w:type="pct"/>
            <w:tcBorders>
              <w:top w:val="single" w:sz="12" w:space="0" w:color="auto"/>
              <w:bottom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R</w:t>
            </w:r>
            <w:r w:rsidRPr="00D442FD">
              <w:rPr>
                <w:rFonts w:ascii="Arial" w:hAnsi="Arial" w:cs="Arial"/>
                <w:b/>
                <w:bCs/>
                <w:sz w:val="18"/>
                <w:szCs w:val="20"/>
                <w:vertAlign w:val="subscript"/>
              </w:rPr>
              <w:t>S</w:t>
            </w:r>
            <w:r w:rsidRPr="00D442FD">
              <w:rPr>
                <w:rFonts w:ascii="Arial" w:hAnsi="Arial" w:cs="Arial"/>
                <w:b/>
                <w:bCs/>
                <w:sz w:val="18"/>
                <w:szCs w:val="20"/>
              </w:rPr>
              <w:t xml:space="preserve"> (Ω)</w:t>
            </w:r>
          </w:p>
        </w:tc>
        <w:tc>
          <w:tcPr>
            <w:tcW w:w="776" w:type="pct"/>
            <w:tcBorders>
              <w:top w:val="single" w:sz="12" w:space="0" w:color="auto"/>
              <w:bottom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R</w:t>
            </w:r>
            <w:r w:rsidRPr="00D442FD">
              <w:rPr>
                <w:rFonts w:ascii="Arial" w:hAnsi="Arial" w:cs="Arial"/>
                <w:b/>
                <w:bCs/>
                <w:sz w:val="18"/>
                <w:szCs w:val="20"/>
                <w:vertAlign w:val="subscript"/>
              </w:rPr>
              <w:t>TE</w:t>
            </w:r>
            <w:r w:rsidRPr="00D442FD">
              <w:rPr>
                <w:rFonts w:ascii="Arial" w:hAnsi="Arial" w:cs="Arial"/>
                <w:b/>
                <w:bCs/>
                <w:sz w:val="18"/>
                <w:szCs w:val="20"/>
              </w:rPr>
              <w:t xml:space="preserve"> (Ω)</w:t>
            </w:r>
          </w:p>
        </w:tc>
        <w:tc>
          <w:tcPr>
            <w:tcW w:w="939" w:type="pct"/>
            <w:tcBorders>
              <w:top w:val="single" w:sz="12" w:space="0" w:color="auto"/>
              <w:bottom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A</w:t>
            </w:r>
            <w:r w:rsidRPr="00D442FD">
              <w:rPr>
                <w:rFonts w:ascii="Arial" w:hAnsi="Arial" w:cs="Arial"/>
                <w:b/>
                <w:bCs/>
                <w:sz w:val="18"/>
                <w:szCs w:val="20"/>
                <w:vertAlign w:val="subscript"/>
              </w:rPr>
              <w:t>W</w:t>
            </w:r>
            <w:r w:rsidRPr="00D442FD">
              <w:rPr>
                <w:rFonts w:ascii="Arial" w:hAnsi="Arial" w:cs="Arial"/>
                <w:b/>
                <w:bCs/>
                <w:sz w:val="18"/>
                <w:szCs w:val="20"/>
              </w:rPr>
              <w:t xml:space="preserve"> (Ω s</w:t>
            </w:r>
            <w:r w:rsidRPr="00D442FD">
              <w:rPr>
                <w:rFonts w:ascii="Arial" w:hAnsi="Arial" w:cs="Arial"/>
                <w:b/>
                <w:bCs/>
                <w:sz w:val="18"/>
                <w:szCs w:val="20"/>
                <w:vertAlign w:val="superscript"/>
              </w:rPr>
              <w:t>-1/2</w:t>
            </w:r>
            <w:r w:rsidRPr="00D442FD">
              <w:rPr>
                <w:rFonts w:ascii="Arial" w:hAnsi="Arial" w:cs="Arial"/>
                <w:b/>
                <w:bCs/>
                <w:sz w:val="18"/>
                <w:szCs w:val="20"/>
              </w:rPr>
              <w:t>)</w:t>
            </w:r>
          </w:p>
        </w:tc>
        <w:tc>
          <w:tcPr>
            <w:tcW w:w="1700" w:type="pct"/>
            <w:tcBorders>
              <w:top w:val="single" w:sz="12" w:space="0" w:color="auto"/>
              <w:bottom w:val="single" w:sz="4"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C (F</w:t>
            </w:r>
            <w:r w:rsidRPr="00D442FD">
              <w:rPr>
                <w:rFonts w:ascii="Arial" w:hAnsi="Arial" w:cs="Arial"/>
                <w:sz w:val="18"/>
                <w:szCs w:val="20"/>
              </w:rPr>
              <w:t>)</w:t>
            </w:r>
          </w:p>
        </w:tc>
      </w:tr>
      <w:tr w:rsidR="00D442FD" w:rsidRPr="00D442FD" w:rsidTr="00C74668">
        <w:trPr>
          <w:trHeight w:val="340"/>
          <w:jc w:val="center"/>
        </w:trPr>
        <w:tc>
          <w:tcPr>
            <w:tcW w:w="878" w:type="pct"/>
            <w:tcBorders>
              <w:bottom w:val="single" w:sz="12" w:space="0" w:color="auto"/>
            </w:tcBorders>
            <w:vAlign w:val="center"/>
          </w:tcPr>
          <w:p w:rsidR="00D442FD" w:rsidRPr="00D442FD" w:rsidRDefault="00D442FD" w:rsidP="00D442FD">
            <w:pPr>
              <w:spacing w:after="200" w:line="360" w:lineRule="auto"/>
              <w:jc w:val="center"/>
              <w:rPr>
                <w:rFonts w:ascii="Arial" w:hAnsi="Arial" w:cs="Arial"/>
                <w:b/>
                <w:bCs/>
                <w:sz w:val="18"/>
                <w:szCs w:val="20"/>
              </w:rPr>
            </w:pPr>
            <w:r w:rsidRPr="00D442FD">
              <w:rPr>
                <w:rFonts w:ascii="Arial" w:hAnsi="Arial" w:cs="Arial"/>
                <w:b/>
                <w:bCs/>
                <w:sz w:val="18"/>
                <w:szCs w:val="20"/>
              </w:rPr>
              <w:t>EAu</w:t>
            </w:r>
          </w:p>
        </w:tc>
        <w:tc>
          <w:tcPr>
            <w:tcW w:w="707" w:type="pct"/>
            <w:tcBorders>
              <w:top w:val="single" w:sz="4" w:space="0" w:color="auto"/>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20"/>
              </w:rPr>
            </w:pPr>
            <w:r w:rsidRPr="00D442FD">
              <w:rPr>
                <w:rFonts w:ascii="Arial" w:hAnsi="Arial" w:cs="Arial"/>
                <w:sz w:val="18"/>
                <w:szCs w:val="20"/>
              </w:rPr>
              <w:t>164 ± 8</w:t>
            </w:r>
          </w:p>
        </w:tc>
        <w:tc>
          <w:tcPr>
            <w:tcW w:w="776" w:type="pct"/>
            <w:tcBorders>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20"/>
              </w:rPr>
            </w:pPr>
            <w:r w:rsidRPr="00D442FD">
              <w:rPr>
                <w:rFonts w:ascii="Arial" w:hAnsi="Arial" w:cs="Arial"/>
                <w:sz w:val="18"/>
                <w:szCs w:val="20"/>
              </w:rPr>
              <w:t>19 ± 11</w:t>
            </w:r>
          </w:p>
        </w:tc>
        <w:tc>
          <w:tcPr>
            <w:tcW w:w="939" w:type="pct"/>
            <w:tcBorders>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20"/>
              </w:rPr>
            </w:pPr>
            <w:r w:rsidRPr="00D442FD">
              <w:rPr>
                <w:rFonts w:ascii="Arial" w:hAnsi="Arial" w:cs="Arial"/>
                <w:sz w:val="18"/>
                <w:szCs w:val="20"/>
              </w:rPr>
              <w:t>4449 ± 145</w:t>
            </w:r>
          </w:p>
        </w:tc>
        <w:tc>
          <w:tcPr>
            <w:tcW w:w="1700" w:type="pct"/>
            <w:tcBorders>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20"/>
                <w:vertAlign w:val="superscript"/>
              </w:rPr>
            </w:pPr>
            <w:r w:rsidRPr="00D442FD">
              <w:rPr>
                <w:rFonts w:ascii="Arial" w:hAnsi="Arial" w:cs="Arial"/>
                <w:sz w:val="18"/>
                <w:szCs w:val="20"/>
              </w:rPr>
              <w:t>2,7 x 10</w:t>
            </w:r>
            <w:r w:rsidRPr="00D442FD">
              <w:rPr>
                <w:rFonts w:ascii="Arial" w:hAnsi="Arial" w:cs="Arial"/>
                <w:sz w:val="18"/>
                <w:szCs w:val="20"/>
                <w:vertAlign w:val="superscript"/>
              </w:rPr>
              <w:t>-7</w:t>
            </w:r>
            <w:r w:rsidRPr="00D442FD">
              <w:rPr>
                <w:rFonts w:ascii="Arial" w:hAnsi="Arial" w:cs="Arial"/>
                <w:sz w:val="18"/>
                <w:szCs w:val="20"/>
              </w:rPr>
              <w:t xml:space="preserve"> ± 1,1 x 10</w:t>
            </w:r>
            <w:r w:rsidRPr="00D442FD">
              <w:rPr>
                <w:rFonts w:ascii="Arial" w:hAnsi="Arial" w:cs="Arial"/>
                <w:sz w:val="18"/>
                <w:szCs w:val="20"/>
                <w:vertAlign w:val="superscript"/>
              </w:rPr>
              <w:t>-7</w:t>
            </w:r>
          </w:p>
        </w:tc>
      </w:tr>
    </w:tbl>
    <w:p w:rsidR="00D442FD" w:rsidRPr="00D442FD" w:rsidRDefault="00D442FD" w:rsidP="00D442FD">
      <w:pPr>
        <w:spacing w:after="0" w:line="360" w:lineRule="auto"/>
        <w:jc w:val="center"/>
        <w:rPr>
          <w:rFonts w:ascii="Arial" w:eastAsia="MS Mincho" w:hAnsi="Arial" w:cs="Arial"/>
          <w:sz w:val="24"/>
          <w:szCs w:val="24"/>
        </w:rPr>
      </w:pPr>
    </w:p>
    <w:p w:rsidR="00D442FD" w:rsidRPr="00D442FD" w:rsidRDefault="00D442FD" w:rsidP="00D442FD">
      <w:pPr>
        <w:keepNext/>
        <w:spacing w:after="200" w:line="360" w:lineRule="auto"/>
        <w:jc w:val="center"/>
        <w:rPr>
          <w:rFonts w:ascii="Arial" w:eastAsia="MS Mincho" w:hAnsi="Arial" w:cs="Arial"/>
          <w:sz w:val="20"/>
          <w:szCs w:val="20"/>
          <w:lang w:val="pt-PT"/>
        </w:rPr>
      </w:pPr>
      <w:r w:rsidRPr="00D442FD">
        <w:rPr>
          <w:rFonts w:ascii="Arial" w:eastAsia="MS Mincho" w:hAnsi="Arial" w:cs="Arial"/>
          <w:b/>
          <w:bCs/>
          <w:sz w:val="20"/>
          <w:szCs w:val="20"/>
          <w:lang w:val="pt-PT"/>
        </w:rPr>
        <w:lastRenderedPageBreak/>
        <w:t>Figura 14.</w:t>
      </w:r>
      <w:r w:rsidRPr="00D442FD">
        <w:rPr>
          <w:rFonts w:ascii="Arial" w:eastAsia="MS Mincho" w:hAnsi="Arial" w:cs="Arial"/>
          <w:sz w:val="20"/>
          <w:szCs w:val="20"/>
          <w:lang w:val="pt-PT"/>
        </w:rPr>
        <w:t xml:space="preserve"> Representação do Circuito de Randles modificado.</w:t>
      </w:r>
    </w:p>
    <w:p w:rsidR="00D442FD" w:rsidRPr="00D442FD" w:rsidRDefault="00D442FD" w:rsidP="00D442FD">
      <w:pPr>
        <w:spacing w:after="0" w:line="360" w:lineRule="auto"/>
        <w:jc w:val="center"/>
        <w:rPr>
          <w:rFonts w:ascii="Arial" w:eastAsia="MS Mincho" w:hAnsi="Arial" w:cs="Arial"/>
          <w:sz w:val="24"/>
          <w:szCs w:val="24"/>
        </w:rPr>
      </w:pPr>
      <w:r w:rsidRPr="00D442FD">
        <w:rPr>
          <w:rFonts w:ascii="Arial" w:eastAsia="Calibri" w:hAnsi="Arial" w:cs="Arial"/>
          <w:noProof/>
          <w:sz w:val="20"/>
          <w:szCs w:val="24"/>
          <w:lang w:eastAsia="pt-BR"/>
        </w:rPr>
        <w:drawing>
          <wp:inline distT="0" distB="0" distL="0" distR="0" wp14:anchorId="4D9A77C2" wp14:editId="39F13793">
            <wp:extent cx="3600000" cy="1595029"/>
            <wp:effectExtent l="0" t="0" r="635"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4.TIF"/>
                    <pic:cNvPicPr/>
                  </pic:nvPicPr>
                  <pic:blipFill rotWithShape="1">
                    <a:blip r:embed="rId23"/>
                    <a:srcRect l="7653" t="8892" r="9944" b="26202"/>
                    <a:stretch/>
                  </pic:blipFill>
                  <pic:spPr bwMode="auto">
                    <a:xfrm>
                      <a:off x="0" y="0"/>
                      <a:ext cx="3600000" cy="1595029"/>
                    </a:xfrm>
                    <a:prstGeom prst="rect">
                      <a:avLst/>
                    </a:prstGeom>
                    <a:ln>
                      <a:noFill/>
                    </a:ln>
                    <a:extLst>
                      <a:ext uri="{53640926-AAD7-44D8-BBD7-CCE9431645EC}">
                        <a14:shadowObscured xmlns:a14="http://schemas.microsoft.com/office/drawing/2010/main"/>
                      </a:ex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200" w:line="360" w:lineRule="auto"/>
        <w:jc w:val="center"/>
        <w:rPr>
          <w:rFonts w:ascii="Arial" w:eastAsia="MS Mincho" w:hAnsi="Arial" w:cs="Arial"/>
          <w:b/>
          <w:bCs/>
          <w:sz w:val="20"/>
          <w:szCs w:val="18"/>
          <w:lang w:val="pt-PT"/>
        </w:rPr>
      </w:pP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Figura 15.</w:t>
      </w:r>
      <w:r w:rsidRPr="00D442FD">
        <w:rPr>
          <w:rFonts w:ascii="Arial" w:eastAsia="MS Mincho" w:hAnsi="Arial" w:cs="Arial"/>
          <w:sz w:val="20"/>
          <w:szCs w:val="20"/>
          <w:lang w:val="pt-PT"/>
        </w:rPr>
        <w:t xml:space="preserve"> Dados experimentais (vermelho) e suas respectivas simulações (azul) das EIE modeladas a partir do circuito equivalente de Randles para as superfícies de ouro modificadas por SAM de Cis</w:t>
      </w:r>
      <w:r w:rsidRPr="00D442FD">
        <w:rPr>
          <w:rFonts w:ascii="Arial" w:eastAsia="MS Mincho" w:hAnsi="Arial" w:cs="Arial"/>
          <w:noProof/>
          <w:sz w:val="20"/>
          <w:szCs w:val="20"/>
          <w:lang w:val="pt-PT"/>
        </w:rPr>
        <w:t>. a) Representação Nyquist e b) gráfico de Bode (-▲- |Z| vs f ; -●- Φ vs f).</w:t>
      </w:r>
    </w:p>
    <w:p w:rsidR="00D442FD" w:rsidRPr="00D442FD" w:rsidRDefault="00D442FD" w:rsidP="00D442FD">
      <w:pPr>
        <w:spacing w:after="0" w:line="360" w:lineRule="auto"/>
        <w:jc w:val="center"/>
        <w:rPr>
          <w:rFonts w:ascii="Arial" w:eastAsia="MS Mincho" w:hAnsi="Arial" w:cs="Arial"/>
          <w:sz w:val="24"/>
          <w:szCs w:val="24"/>
          <w:lang w:val="pt-PT"/>
        </w:rPr>
      </w:pPr>
      <w:r w:rsidRPr="00D442FD">
        <w:rPr>
          <w:rFonts w:ascii="Arial" w:eastAsia="MS Mincho" w:hAnsi="Arial" w:cs="Arial"/>
          <w:noProof/>
          <w:sz w:val="24"/>
          <w:szCs w:val="24"/>
          <w:lang w:eastAsia="pt-BR"/>
        </w:rPr>
        <w:drawing>
          <wp:inline distT="0" distB="0" distL="0" distR="0" wp14:anchorId="75EDE408" wp14:editId="4251FABF">
            <wp:extent cx="5760000" cy="2064330"/>
            <wp:effectExtent l="0" t="0" r="0" b="0"/>
            <wp:docPr id="17" name="Imagem 17"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6.TIF"/>
                    <pic:cNvPicPr/>
                  </pic:nvPicPr>
                  <pic:blipFill rotWithShape="1">
                    <a:blip r:embed="rId24">
                      <a:extLst>
                        <a:ext uri="{28A0092B-C50C-407E-A947-70E740481C1C}">
                          <a14:useLocalDpi xmlns:a14="http://schemas.microsoft.com/office/drawing/2010/main" val="0"/>
                        </a:ext>
                      </a:extLst>
                    </a:blip>
                    <a:srcRect l="4971" t="26017" r="2956" b="15316"/>
                    <a:stretch/>
                  </pic:blipFill>
                  <pic:spPr bwMode="auto">
                    <a:xfrm>
                      <a:off x="0" y="0"/>
                      <a:ext cx="5760000" cy="2064330"/>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Figura 16.</w:t>
      </w:r>
      <w:r w:rsidRPr="00D442FD">
        <w:rPr>
          <w:rFonts w:ascii="Arial" w:eastAsia="MS Mincho" w:hAnsi="Arial" w:cs="Arial"/>
          <w:sz w:val="20"/>
          <w:szCs w:val="20"/>
          <w:lang w:val="pt-PT"/>
        </w:rPr>
        <w:t xml:space="preserve"> Dados experimentais (vermelho) e suas respectivas simulações (azul) das EIE modeladas a partir do circuito equivalente de Randles para as superfícies de ouro modificadas por SAM de AMP</w:t>
      </w:r>
      <w:r w:rsidRPr="00D442FD">
        <w:rPr>
          <w:rFonts w:ascii="Arial" w:eastAsia="MS Mincho" w:hAnsi="Arial" w:cs="Arial"/>
          <w:noProof/>
          <w:sz w:val="20"/>
          <w:szCs w:val="20"/>
          <w:lang w:val="pt-PT"/>
        </w:rPr>
        <w:t>. a) Representação Nyquist e b) gráfico de Bode (-▲- |Z| vs f ; -●- Φ vs f).</w:t>
      </w:r>
    </w:p>
    <w:p w:rsidR="00D442FD" w:rsidRPr="00D442FD" w:rsidRDefault="00D442FD" w:rsidP="00D442FD">
      <w:pPr>
        <w:spacing w:after="0" w:line="360" w:lineRule="auto"/>
        <w:jc w:val="center"/>
        <w:rPr>
          <w:rFonts w:ascii="Arial" w:eastAsia="MS Mincho" w:hAnsi="Arial" w:cs="Arial"/>
          <w:sz w:val="24"/>
          <w:szCs w:val="24"/>
        </w:rPr>
      </w:pPr>
      <w:r w:rsidRPr="00D442FD">
        <w:rPr>
          <w:rFonts w:ascii="Arial" w:eastAsia="MS Mincho" w:hAnsi="Arial" w:cs="Arial"/>
          <w:noProof/>
          <w:sz w:val="24"/>
          <w:szCs w:val="24"/>
          <w:lang w:eastAsia="pt-BR"/>
        </w:rPr>
        <w:drawing>
          <wp:inline distT="0" distB="0" distL="0" distR="0" wp14:anchorId="5E0D4455" wp14:editId="3E034DA4">
            <wp:extent cx="5760000" cy="2059452"/>
            <wp:effectExtent l="0" t="0" r="0" b="0"/>
            <wp:docPr id="18" name="Imagem 18"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7.TIF"/>
                    <pic:cNvPicPr/>
                  </pic:nvPicPr>
                  <pic:blipFill rotWithShape="1">
                    <a:blip r:embed="rId25">
                      <a:extLst>
                        <a:ext uri="{28A0092B-C50C-407E-A947-70E740481C1C}">
                          <a14:useLocalDpi xmlns:a14="http://schemas.microsoft.com/office/drawing/2010/main" val="0"/>
                        </a:ext>
                      </a:extLst>
                    </a:blip>
                    <a:srcRect l="5661" t="25034" r="2819" b="16788"/>
                    <a:stretch/>
                  </pic:blipFill>
                  <pic:spPr bwMode="auto">
                    <a:xfrm>
                      <a:off x="0" y="0"/>
                      <a:ext cx="5760000" cy="2059452"/>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lastRenderedPageBreak/>
        <w:t>Figura 17.</w:t>
      </w:r>
      <w:r w:rsidRPr="00D442FD">
        <w:rPr>
          <w:rFonts w:ascii="Arial" w:eastAsia="MS Mincho" w:hAnsi="Arial" w:cs="Arial"/>
          <w:sz w:val="20"/>
          <w:szCs w:val="20"/>
          <w:lang w:val="pt-PT"/>
        </w:rPr>
        <w:t xml:space="preserve"> Dados experimentais (vermelho) e suas respectivas simulações (azul) das EIE modeladas a partir do circuito equivalente de Randles para as superfícies de ouro após imobilização do PQ funcionalizado por AMS</w:t>
      </w:r>
      <w:r w:rsidRPr="00D442FD">
        <w:rPr>
          <w:rFonts w:ascii="Arial" w:eastAsia="MS Mincho" w:hAnsi="Arial" w:cs="Arial"/>
          <w:noProof/>
          <w:sz w:val="20"/>
          <w:szCs w:val="20"/>
          <w:lang w:val="pt-PT"/>
        </w:rPr>
        <w:t>. a) Representação Nyquist e b) gráfico de Bode (-▲- |Z| vs f ; -●- Φ vs f).</w:t>
      </w:r>
      <w:bookmarkStart w:id="661" w:name="_Hlk512034007"/>
      <w:bookmarkEnd w:id="661"/>
    </w:p>
    <w:p w:rsidR="00D442FD" w:rsidRPr="00D442FD" w:rsidRDefault="00D442FD" w:rsidP="00D442FD">
      <w:pPr>
        <w:spacing w:after="0" w:line="360" w:lineRule="auto"/>
        <w:jc w:val="center"/>
        <w:rPr>
          <w:rFonts w:ascii="Arial" w:eastAsia="MS Mincho" w:hAnsi="Arial" w:cs="Arial"/>
          <w:sz w:val="24"/>
          <w:szCs w:val="24"/>
        </w:rPr>
      </w:pPr>
      <w:r w:rsidRPr="00D442FD">
        <w:rPr>
          <w:rFonts w:ascii="Arial" w:eastAsia="MS Mincho" w:hAnsi="Arial" w:cs="Arial"/>
          <w:noProof/>
          <w:sz w:val="24"/>
          <w:szCs w:val="24"/>
          <w:lang w:eastAsia="pt-BR"/>
        </w:rPr>
        <w:drawing>
          <wp:inline distT="0" distB="0" distL="0" distR="0" wp14:anchorId="1FC66179" wp14:editId="18963115">
            <wp:extent cx="5760000" cy="2076107"/>
            <wp:effectExtent l="0" t="0" r="0" b="635"/>
            <wp:docPr id="19" name="Imagem 19"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8.TIF"/>
                    <pic:cNvPicPr/>
                  </pic:nvPicPr>
                  <pic:blipFill rotWithShape="1">
                    <a:blip r:embed="rId26">
                      <a:extLst>
                        <a:ext uri="{28A0092B-C50C-407E-A947-70E740481C1C}">
                          <a14:useLocalDpi xmlns:a14="http://schemas.microsoft.com/office/drawing/2010/main" val="0"/>
                        </a:ext>
                      </a:extLst>
                    </a:blip>
                    <a:srcRect l="6213" t="25524" r="1853" b="15561"/>
                    <a:stretch/>
                  </pic:blipFill>
                  <pic:spPr bwMode="auto">
                    <a:xfrm>
                      <a:off x="0" y="0"/>
                      <a:ext cx="5760000" cy="2076107"/>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Figura 18.</w:t>
      </w:r>
      <w:r w:rsidRPr="00D442FD">
        <w:rPr>
          <w:rFonts w:ascii="Arial" w:eastAsia="MS Mincho" w:hAnsi="Arial" w:cs="Arial"/>
          <w:sz w:val="20"/>
          <w:szCs w:val="20"/>
          <w:lang w:val="pt-PT"/>
        </w:rPr>
        <w:t xml:space="preserve"> </w:t>
      </w:r>
      <w:r w:rsidRPr="00D442FD">
        <w:rPr>
          <w:rFonts w:ascii="Arial" w:eastAsia="MS Mincho" w:hAnsi="Arial" w:cs="Arial"/>
          <w:sz w:val="20"/>
          <w:szCs w:val="20"/>
        </w:rPr>
        <w:t>Dados experimentais (vermelho) e suas respectivas simulações (azul) das EIE modeladas a partir do circuito equivalente de Randles para as superfícies de ouro após imobilização do PQ funcionalizado por Cis. a) Representação Nyquist e b) gráfico de Bode (-▲- |Z| vs f ; -●- Φ vs f).</w:t>
      </w:r>
    </w:p>
    <w:p w:rsidR="00D442FD" w:rsidRPr="00D442FD" w:rsidRDefault="00D442FD" w:rsidP="00D442FD">
      <w:pPr>
        <w:spacing w:after="0" w:line="360" w:lineRule="auto"/>
        <w:jc w:val="center"/>
        <w:rPr>
          <w:rFonts w:ascii="Arial" w:eastAsia="MS Mincho" w:hAnsi="Arial" w:cs="Arial"/>
          <w:sz w:val="24"/>
          <w:szCs w:val="24"/>
          <w:lang w:val="pt-PT"/>
        </w:rPr>
      </w:pPr>
      <w:r w:rsidRPr="00D442FD">
        <w:rPr>
          <w:rFonts w:ascii="Arial" w:eastAsia="MS Mincho" w:hAnsi="Arial" w:cs="Arial"/>
          <w:noProof/>
          <w:sz w:val="24"/>
          <w:szCs w:val="24"/>
          <w:lang w:eastAsia="pt-BR"/>
        </w:rPr>
        <w:drawing>
          <wp:inline distT="0" distB="0" distL="0" distR="0" wp14:anchorId="54E5A91A" wp14:editId="09952650">
            <wp:extent cx="5760000" cy="2023394"/>
            <wp:effectExtent l="0" t="0" r="0" b="0"/>
            <wp:docPr id="20" name="Imagem 20"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9.TIF"/>
                    <pic:cNvPicPr/>
                  </pic:nvPicPr>
                  <pic:blipFill rotWithShape="1">
                    <a:blip r:embed="rId27">
                      <a:extLst>
                        <a:ext uri="{28A0092B-C50C-407E-A947-70E740481C1C}">
                          <a14:useLocalDpi xmlns:a14="http://schemas.microsoft.com/office/drawing/2010/main" val="0"/>
                        </a:ext>
                      </a:extLst>
                    </a:blip>
                    <a:srcRect l="6074" t="26752" r="1577" b="15571"/>
                    <a:stretch/>
                  </pic:blipFill>
                  <pic:spPr bwMode="auto">
                    <a:xfrm>
                      <a:off x="0" y="0"/>
                      <a:ext cx="5760000" cy="2023394"/>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t>Tabela 8.</w:t>
      </w:r>
      <w:r w:rsidRPr="00D442FD">
        <w:rPr>
          <w:rFonts w:ascii="Arial" w:eastAsia="MS Mincho" w:hAnsi="Arial" w:cs="Arial"/>
          <w:sz w:val="20"/>
          <w:szCs w:val="20"/>
          <w:lang w:val="pt-PT"/>
        </w:rPr>
        <w:t xml:space="preserve"> Parâmetros obtidos da simulação da EIE com circuito equivalente de Randles modificado para os sistemas da superfície de ouro modificadas por SAM e após a imobilização dos PQs.</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207"/>
        <w:gridCol w:w="955"/>
        <w:gridCol w:w="1060"/>
        <w:gridCol w:w="1488"/>
        <w:gridCol w:w="1990"/>
        <w:gridCol w:w="1372"/>
      </w:tblGrid>
      <w:tr w:rsidR="00D442FD" w:rsidRPr="00D442FD" w:rsidTr="00C74668">
        <w:trPr>
          <w:trHeight w:val="340"/>
          <w:jc w:val="center"/>
        </w:trPr>
        <w:tc>
          <w:tcPr>
            <w:tcW w:w="1216" w:type="pct"/>
            <w:tcBorders>
              <w:top w:val="single" w:sz="12" w:space="0" w:color="auto"/>
            </w:tcBorders>
            <w:vAlign w:val="center"/>
          </w:tcPr>
          <w:p w:rsidR="00D442FD" w:rsidRPr="00D442FD" w:rsidRDefault="00D442FD" w:rsidP="00D442FD">
            <w:pPr>
              <w:spacing w:after="200" w:line="360" w:lineRule="auto"/>
              <w:jc w:val="center"/>
              <w:rPr>
                <w:rFonts w:ascii="Arial" w:hAnsi="Arial" w:cs="Arial"/>
                <w:b/>
                <w:bCs/>
              </w:rPr>
            </w:pPr>
            <w:r w:rsidRPr="00D442FD">
              <w:rPr>
                <w:rFonts w:ascii="Arial" w:hAnsi="Arial" w:cs="Arial"/>
                <w:b/>
                <w:bCs/>
              </w:rPr>
              <w:t>Sistema</w:t>
            </w:r>
          </w:p>
        </w:tc>
        <w:tc>
          <w:tcPr>
            <w:tcW w:w="526" w:type="pct"/>
            <w:tcBorders>
              <w:top w:val="single" w:sz="12" w:space="0" w:color="auto"/>
              <w:bottom w:val="single" w:sz="4" w:space="0" w:color="auto"/>
            </w:tcBorders>
            <w:vAlign w:val="center"/>
          </w:tcPr>
          <w:p w:rsidR="00D442FD" w:rsidRPr="00D442FD" w:rsidRDefault="00D442FD" w:rsidP="00D442FD">
            <w:pPr>
              <w:spacing w:after="200" w:line="360" w:lineRule="auto"/>
              <w:jc w:val="center"/>
              <w:rPr>
                <w:rFonts w:ascii="Arial" w:hAnsi="Arial" w:cs="Arial"/>
                <w:b/>
                <w:bCs/>
              </w:rPr>
            </w:pPr>
            <w:r w:rsidRPr="00D442FD">
              <w:rPr>
                <w:rFonts w:ascii="Arial" w:hAnsi="Arial" w:cs="Arial"/>
                <w:b/>
                <w:bCs/>
              </w:rPr>
              <w:t>R</w:t>
            </w:r>
            <w:r w:rsidRPr="00D442FD">
              <w:rPr>
                <w:rFonts w:ascii="Arial" w:hAnsi="Arial" w:cs="Arial"/>
                <w:b/>
                <w:bCs/>
                <w:vertAlign w:val="subscript"/>
              </w:rPr>
              <w:t>S</w:t>
            </w:r>
            <w:r w:rsidRPr="00D442FD">
              <w:rPr>
                <w:rFonts w:ascii="Arial" w:hAnsi="Arial" w:cs="Arial"/>
                <w:b/>
                <w:bCs/>
              </w:rPr>
              <w:t xml:space="preserve"> (Ω)</w:t>
            </w:r>
          </w:p>
        </w:tc>
        <w:tc>
          <w:tcPr>
            <w:tcW w:w="584" w:type="pct"/>
            <w:tcBorders>
              <w:top w:val="single" w:sz="12" w:space="0" w:color="auto"/>
            </w:tcBorders>
            <w:vAlign w:val="center"/>
          </w:tcPr>
          <w:p w:rsidR="00D442FD" w:rsidRPr="00D442FD" w:rsidRDefault="00D442FD" w:rsidP="00D442FD">
            <w:pPr>
              <w:spacing w:after="200" w:line="360" w:lineRule="auto"/>
              <w:jc w:val="center"/>
              <w:rPr>
                <w:rFonts w:ascii="Arial" w:hAnsi="Arial" w:cs="Arial"/>
                <w:b/>
                <w:bCs/>
              </w:rPr>
            </w:pPr>
            <w:r w:rsidRPr="00D442FD">
              <w:rPr>
                <w:rFonts w:ascii="Arial" w:hAnsi="Arial" w:cs="Arial"/>
                <w:b/>
                <w:bCs/>
              </w:rPr>
              <w:t>R</w:t>
            </w:r>
            <w:r w:rsidRPr="00D442FD">
              <w:rPr>
                <w:rFonts w:ascii="Arial" w:hAnsi="Arial" w:cs="Arial"/>
                <w:b/>
                <w:bCs/>
                <w:vertAlign w:val="subscript"/>
              </w:rPr>
              <w:t>TE</w:t>
            </w:r>
            <w:r w:rsidRPr="00D442FD">
              <w:rPr>
                <w:rFonts w:ascii="Arial" w:hAnsi="Arial" w:cs="Arial"/>
                <w:b/>
                <w:bCs/>
              </w:rPr>
              <w:t xml:space="preserve"> (Ω)</w:t>
            </w:r>
          </w:p>
        </w:tc>
        <w:tc>
          <w:tcPr>
            <w:tcW w:w="820" w:type="pct"/>
            <w:tcBorders>
              <w:top w:val="single" w:sz="12" w:space="0" w:color="auto"/>
            </w:tcBorders>
            <w:vAlign w:val="center"/>
          </w:tcPr>
          <w:p w:rsidR="00D442FD" w:rsidRPr="00D442FD" w:rsidRDefault="00D442FD" w:rsidP="00D442FD">
            <w:pPr>
              <w:spacing w:after="200" w:line="360" w:lineRule="auto"/>
              <w:jc w:val="center"/>
              <w:rPr>
                <w:rFonts w:ascii="Arial" w:hAnsi="Arial" w:cs="Arial"/>
                <w:b/>
                <w:bCs/>
              </w:rPr>
            </w:pPr>
            <w:r w:rsidRPr="00D442FD">
              <w:rPr>
                <w:rFonts w:ascii="Arial" w:hAnsi="Arial" w:cs="Arial"/>
                <w:b/>
                <w:bCs/>
              </w:rPr>
              <w:t>A</w:t>
            </w:r>
            <w:r w:rsidRPr="00D442FD">
              <w:rPr>
                <w:rFonts w:ascii="Arial" w:hAnsi="Arial" w:cs="Arial"/>
                <w:b/>
                <w:bCs/>
                <w:vertAlign w:val="subscript"/>
              </w:rPr>
              <w:t>W</w:t>
            </w:r>
            <w:r w:rsidRPr="00D442FD">
              <w:rPr>
                <w:rFonts w:ascii="Arial" w:hAnsi="Arial" w:cs="Arial"/>
                <w:b/>
                <w:bCs/>
              </w:rPr>
              <w:t xml:space="preserve"> (Ω s</w:t>
            </w:r>
            <w:r w:rsidRPr="00D442FD">
              <w:rPr>
                <w:rFonts w:ascii="Arial" w:hAnsi="Arial" w:cs="Arial"/>
                <w:b/>
                <w:bCs/>
                <w:vertAlign w:val="superscript"/>
              </w:rPr>
              <w:t>-1/2</w:t>
            </w:r>
            <w:r w:rsidRPr="00D442FD">
              <w:rPr>
                <w:rFonts w:ascii="Arial" w:hAnsi="Arial" w:cs="Arial"/>
                <w:b/>
                <w:bCs/>
              </w:rPr>
              <w:t>)</w:t>
            </w:r>
          </w:p>
        </w:tc>
        <w:tc>
          <w:tcPr>
            <w:tcW w:w="1097" w:type="pct"/>
            <w:tcBorders>
              <w:top w:val="single" w:sz="12" w:space="0" w:color="auto"/>
            </w:tcBorders>
            <w:vAlign w:val="center"/>
          </w:tcPr>
          <w:p w:rsidR="00D442FD" w:rsidRPr="00D442FD" w:rsidRDefault="00D442FD" w:rsidP="00D442FD">
            <w:pPr>
              <w:spacing w:after="200" w:line="360" w:lineRule="auto"/>
              <w:jc w:val="center"/>
              <w:rPr>
                <w:rFonts w:ascii="Arial" w:hAnsi="Arial" w:cs="Arial"/>
                <w:b/>
                <w:bCs/>
              </w:rPr>
            </w:pPr>
            <w:r w:rsidRPr="00D442FD">
              <w:rPr>
                <w:rFonts w:ascii="Arial" w:hAnsi="Arial" w:cs="Arial"/>
                <w:b/>
                <w:bCs/>
              </w:rPr>
              <w:t>Q (F s</w:t>
            </w:r>
            <w:r w:rsidRPr="00D442FD">
              <w:rPr>
                <w:rFonts w:ascii="Arial" w:hAnsi="Arial" w:cs="Arial"/>
                <w:b/>
                <w:bCs/>
                <w:vertAlign w:val="superscript"/>
              </w:rPr>
              <w:t>n-1</w:t>
            </w:r>
            <w:r w:rsidRPr="00D442FD">
              <w:rPr>
                <w:rFonts w:ascii="Arial" w:hAnsi="Arial" w:cs="Arial"/>
              </w:rPr>
              <w:t>)</w:t>
            </w:r>
          </w:p>
        </w:tc>
        <w:tc>
          <w:tcPr>
            <w:tcW w:w="756" w:type="pct"/>
            <w:tcBorders>
              <w:top w:val="single" w:sz="12" w:space="0" w:color="auto"/>
            </w:tcBorders>
            <w:vAlign w:val="center"/>
          </w:tcPr>
          <w:p w:rsidR="00D442FD" w:rsidRPr="00D442FD" w:rsidRDefault="00D442FD" w:rsidP="00D442FD">
            <w:pPr>
              <w:spacing w:after="200" w:line="360" w:lineRule="auto"/>
              <w:jc w:val="center"/>
              <w:rPr>
                <w:rFonts w:ascii="Arial" w:hAnsi="Arial" w:cs="Arial"/>
                <w:b/>
                <w:bCs/>
              </w:rPr>
            </w:pPr>
            <w:r w:rsidRPr="00D442FD">
              <w:rPr>
                <w:rFonts w:ascii="Arial" w:hAnsi="Arial" w:cs="Arial"/>
                <w:b/>
                <w:bCs/>
              </w:rPr>
              <w:t>n</w:t>
            </w:r>
          </w:p>
        </w:tc>
      </w:tr>
      <w:tr w:rsidR="00D442FD" w:rsidRPr="00D442FD" w:rsidTr="00C74668">
        <w:trPr>
          <w:trHeight w:val="340"/>
          <w:jc w:val="center"/>
        </w:trPr>
        <w:tc>
          <w:tcPr>
            <w:tcW w:w="1216" w:type="pct"/>
            <w:tcBorders>
              <w:top w:val="nil"/>
              <w:bottom w:val="nil"/>
            </w:tcBorders>
            <w:vAlign w:val="center"/>
          </w:tcPr>
          <w:p w:rsidR="00D442FD" w:rsidRPr="00D442FD" w:rsidRDefault="00D442FD" w:rsidP="00D442FD">
            <w:pPr>
              <w:spacing w:after="200" w:line="360" w:lineRule="auto"/>
              <w:jc w:val="center"/>
              <w:rPr>
                <w:rFonts w:ascii="Arial" w:hAnsi="Arial" w:cs="Arial"/>
                <w:b/>
                <w:bCs/>
                <w:sz w:val="18"/>
                <w:szCs w:val="18"/>
              </w:rPr>
            </w:pPr>
            <w:r w:rsidRPr="00D442FD">
              <w:rPr>
                <w:rFonts w:ascii="Arial" w:hAnsi="Arial" w:cs="Arial"/>
                <w:b/>
                <w:bCs/>
                <w:sz w:val="18"/>
                <w:szCs w:val="18"/>
              </w:rPr>
              <w:t>EAu/SAM Cis</w:t>
            </w:r>
          </w:p>
        </w:tc>
        <w:tc>
          <w:tcPr>
            <w:tcW w:w="526"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158 ± 20</w:t>
            </w:r>
          </w:p>
        </w:tc>
        <w:tc>
          <w:tcPr>
            <w:tcW w:w="584"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28 ± 15</w:t>
            </w:r>
          </w:p>
        </w:tc>
        <w:tc>
          <w:tcPr>
            <w:tcW w:w="820"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4500 ± 218</w:t>
            </w:r>
          </w:p>
        </w:tc>
        <w:tc>
          <w:tcPr>
            <w:tcW w:w="1097"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vertAlign w:val="superscript"/>
              </w:rPr>
            </w:pPr>
            <w:r w:rsidRPr="00D442FD">
              <w:rPr>
                <w:rFonts w:ascii="Arial" w:hAnsi="Arial" w:cs="Arial"/>
                <w:sz w:val="18"/>
                <w:szCs w:val="18"/>
              </w:rPr>
              <w:t>9,6 x 10</w:t>
            </w:r>
            <w:r w:rsidRPr="00D442FD">
              <w:rPr>
                <w:rFonts w:ascii="Arial" w:hAnsi="Arial" w:cs="Arial"/>
                <w:sz w:val="18"/>
                <w:szCs w:val="18"/>
                <w:vertAlign w:val="superscript"/>
              </w:rPr>
              <w:t>-7</w:t>
            </w:r>
            <w:r w:rsidRPr="00D442FD">
              <w:rPr>
                <w:rFonts w:ascii="Arial" w:hAnsi="Arial" w:cs="Arial"/>
                <w:sz w:val="18"/>
                <w:szCs w:val="18"/>
              </w:rPr>
              <w:t>± 0,1 x 10</w:t>
            </w:r>
            <w:r w:rsidRPr="00D442FD">
              <w:rPr>
                <w:rFonts w:ascii="Arial" w:hAnsi="Arial" w:cs="Arial"/>
                <w:sz w:val="18"/>
                <w:szCs w:val="18"/>
                <w:vertAlign w:val="superscript"/>
              </w:rPr>
              <w:t>-7</w:t>
            </w:r>
          </w:p>
        </w:tc>
        <w:tc>
          <w:tcPr>
            <w:tcW w:w="756"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0,823 ± 0,025</w:t>
            </w:r>
          </w:p>
        </w:tc>
      </w:tr>
      <w:tr w:rsidR="00D442FD" w:rsidRPr="00D442FD" w:rsidTr="00C74668">
        <w:trPr>
          <w:trHeight w:val="340"/>
          <w:jc w:val="center"/>
        </w:trPr>
        <w:tc>
          <w:tcPr>
            <w:tcW w:w="1216" w:type="pct"/>
            <w:tcBorders>
              <w:top w:val="nil"/>
              <w:bottom w:val="nil"/>
            </w:tcBorders>
            <w:vAlign w:val="center"/>
          </w:tcPr>
          <w:p w:rsidR="00D442FD" w:rsidRPr="00D442FD" w:rsidRDefault="00D442FD" w:rsidP="00D442FD">
            <w:pPr>
              <w:spacing w:after="200" w:line="360" w:lineRule="auto"/>
              <w:jc w:val="center"/>
              <w:rPr>
                <w:rFonts w:ascii="Arial" w:hAnsi="Arial" w:cs="Arial"/>
                <w:b/>
                <w:bCs/>
                <w:sz w:val="18"/>
                <w:szCs w:val="18"/>
              </w:rPr>
            </w:pPr>
            <w:r w:rsidRPr="00D442FD">
              <w:rPr>
                <w:rFonts w:ascii="Arial" w:hAnsi="Arial" w:cs="Arial"/>
                <w:b/>
                <w:bCs/>
                <w:sz w:val="18"/>
                <w:szCs w:val="18"/>
              </w:rPr>
              <w:t>EAu/SAM AMP</w:t>
            </w:r>
          </w:p>
        </w:tc>
        <w:tc>
          <w:tcPr>
            <w:tcW w:w="526"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167 ± 4</w:t>
            </w:r>
          </w:p>
        </w:tc>
        <w:tc>
          <w:tcPr>
            <w:tcW w:w="584"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369 ± 68</w:t>
            </w:r>
          </w:p>
        </w:tc>
        <w:tc>
          <w:tcPr>
            <w:tcW w:w="820"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4369 ± 224</w:t>
            </w:r>
          </w:p>
        </w:tc>
        <w:tc>
          <w:tcPr>
            <w:tcW w:w="1097"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vertAlign w:val="superscript"/>
              </w:rPr>
            </w:pPr>
            <w:r w:rsidRPr="00D442FD">
              <w:rPr>
                <w:rFonts w:ascii="Arial" w:hAnsi="Arial" w:cs="Arial"/>
                <w:sz w:val="18"/>
                <w:szCs w:val="18"/>
              </w:rPr>
              <w:t>1,8 x 10</w:t>
            </w:r>
            <w:r w:rsidRPr="00D442FD">
              <w:rPr>
                <w:rFonts w:ascii="Arial" w:hAnsi="Arial" w:cs="Arial"/>
                <w:sz w:val="18"/>
                <w:szCs w:val="18"/>
                <w:vertAlign w:val="superscript"/>
              </w:rPr>
              <w:t>-6</w:t>
            </w:r>
            <w:r w:rsidRPr="00D442FD">
              <w:rPr>
                <w:rFonts w:ascii="Arial" w:hAnsi="Arial" w:cs="Arial"/>
                <w:sz w:val="18"/>
                <w:szCs w:val="18"/>
              </w:rPr>
              <w:t xml:space="preserve"> ± 0,5 x 10</w:t>
            </w:r>
            <w:r w:rsidRPr="00D442FD">
              <w:rPr>
                <w:rFonts w:ascii="Arial" w:hAnsi="Arial" w:cs="Arial"/>
                <w:sz w:val="18"/>
                <w:szCs w:val="18"/>
                <w:vertAlign w:val="superscript"/>
              </w:rPr>
              <w:t>-6</w:t>
            </w:r>
          </w:p>
        </w:tc>
        <w:tc>
          <w:tcPr>
            <w:tcW w:w="756"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0,864 ± 0,010</w:t>
            </w:r>
          </w:p>
        </w:tc>
      </w:tr>
      <w:tr w:rsidR="00D442FD" w:rsidRPr="00D442FD" w:rsidTr="00C74668">
        <w:trPr>
          <w:trHeight w:val="340"/>
          <w:jc w:val="center"/>
        </w:trPr>
        <w:tc>
          <w:tcPr>
            <w:tcW w:w="1216" w:type="pct"/>
            <w:tcBorders>
              <w:top w:val="nil"/>
              <w:bottom w:val="nil"/>
            </w:tcBorders>
            <w:vAlign w:val="center"/>
          </w:tcPr>
          <w:p w:rsidR="00D442FD" w:rsidRPr="00D442FD" w:rsidRDefault="00D442FD" w:rsidP="00D442FD">
            <w:pPr>
              <w:spacing w:after="200" w:line="360" w:lineRule="auto"/>
              <w:jc w:val="center"/>
              <w:rPr>
                <w:rFonts w:ascii="Arial" w:hAnsi="Arial" w:cs="Arial"/>
                <w:b/>
                <w:bCs/>
                <w:sz w:val="18"/>
                <w:szCs w:val="18"/>
              </w:rPr>
            </w:pPr>
            <w:r w:rsidRPr="00D442FD">
              <w:rPr>
                <w:rFonts w:ascii="Arial" w:hAnsi="Arial" w:cs="Arial"/>
                <w:b/>
                <w:bCs/>
                <w:sz w:val="18"/>
                <w:szCs w:val="18"/>
              </w:rPr>
              <w:t>EAu/SAM Cis/PQ AMS</w:t>
            </w:r>
          </w:p>
        </w:tc>
        <w:tc>
          <w:tcPr>
            <w:tcW w:w="526"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174 ± 12</w:t>
            </w:r>
          </w:p>
        </w:tc>
        <w:tc>
          <w:tcPr>
            <w:tcW w:w="584"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474 ± 148</w:t>
            </w:r>
          </w:p>
        </w:tc>
        <w:tc>
          <w:tcPr>
            <w:tcW w:w="820"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4530 ± 58</w:t>
            </w:r>
          </w:p>
        </w:tc>
        <w:tc>
          <w:tcPr>
            <w:tcW w:w="1097"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vertAlign w:val="superscript"/>
              </w:rPr>
            </w:pPr>
            <w:r w:rsidRPr="00D442FD">
              <w:rPr>
                <w:rFonts w:ascii="Arial" w:hAnsi="Arial" w:cs="Arial"/>
                <w:sz w:val="18"/>
                <w:szCs w:val="18"/>
              </w:rPr>
              <w:t>1,5 x 10</w:t>
            </w:r>
            <w:r w:rsidRPr="00D442FD">
              <w:rPr>
                <w:rFonts w:ascii="Arial" w:hAnsi="Arial" w:cs="Arial"/>
                <w:sz w:val="18"/>
                <w:szCs w:val="18"/>
                <w:vertAlign w:val="superscript"/>
              </w:rPr>
              <w:t>-6</w:t>
            </w:r>
            <w:r w:rsidRPr="00D442FD">
              <w:rPr>
                <w:rFonts w:ascii="Arial" w:hAnsi="Arial" w:cs="Arial"/>
                <w:sz w:val="18"/>
                <w:szCs w:val="18"/>
              </w:rPr>
              <w:t xml:space="preserve"> ± 0,1 x 10</w:t>
            </w:r>
            <w:r w:rsidRPr="00D442FD">
              <w:rPr>
                <w:rFonts w:ascii="Arial" w:hAnsi="Arial" w:cs="Arial"/>
                <w:sz w:val="18"/>
                <w:szCs w:val="18"/>
                <w:vertAlign w:val="superscript"/>
              </w:rPr>
              <w:t>-6</w:t>
            </w:r>
          </w:p>
        </w:tc>
        <w:tc>
          <w:tcPr>
            <w:tcW w:w="756" w:type="pct"/>
            <w:tcBorders>
              <w:top w:val="nil"/>
              <w:bottom w:val="nil"/>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0,888 ± 0,005</w:t>
            </w:r>
          </w:p>
        </w:tc>
      </w:tr>
      <w:tr w:rsidR="00D442FD" w:rsidRPr="00D442FD" w:rsidTr="00C74668">
        <w:trPr>
          <w:trHeight w:val="340"/>
          <w:jc w:val="center"/>
        </w:trPr>
        <w:tc>
          <w:tcPr>
            <w:tcW w:w="1216" w:type="pct"/>
            <w:tcBorders>
              <w:top w:val="nil"/>
              <w:bottom w:val="single" w:sz="12" w:space="0" w:color="auto"/>
            </w:tcBorders>
            <w:vAlign w:val="center"/>
          </w:tcPr>
          <w:p w:rsidR="00D442FD" w:rsidRPr="00D442FD" w:rsidRDefault="00D442FD" w:rsidP="00D442FD">
            <w:pPr>
              <w:spacing w:after="200" w:line="360" w:lineRule="auto"/>
              <w:jc w:val="center"/>
              <w:rPr>
                <w:rFonts w:ascii="Arial" w:hAnsi="Arial" w:cs="Arial"/>
                <w:b/>
                <w:bCs/>
                <w:sz w:val="18"/>
                <w:szCs w:val="18"/>
              </w:rPr>
            </w:pPr>
            <w:r w:rsidRPr="00D442FD">
              <w:rPr>
                <w:rFonts w:ascii="Arial" w:hAnsi="Arial" w:cs="Arial"/>
                <w:b/>
                <w:bCs/>
                <w:sz w:val="18"/>
                <w:szCs w:val="18"/>
              </w:rPr>
              <w:t>EAu/SAM AMP/PQ Cis</w:t>
            </w:r>
          </w:p>
        </w:tc>
        <w:tc>
          <w:tcPr>
            <w:tcW w:w="526" w:type="pct"/>
            <w:tcBorders>
              <w:top w:val="nil"/>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162 ± 9</w:t>
            </w:r>
          </w:p>
        </w:tc>
        <w:tc>
          <w:tcPr>
            <w:tcW w:w="584" w:type="pct"/>
            <w:tcBorders>
              <w:top w:val="nil"/>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7 ± 5</w:t>
            </w:r>
          </w:p>
        </w:tc>
        <w:tc>
          <w:tcPr>
            <w:tcW w:w="820" w:type="pct"/>
            <w:tcBorders>
              <w:top w:val="nil"/>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4558 ± 94</w:t>
            </w:r>
          </w:p>
        </w:tc>
        <w:tc>
          <w:tcPr>
            <w:tcW w:w="1097" w:type="pct"/>
            <w:tcBorders>
              <w:top w:val="nil"/>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18"/>
                <w:vertAlign w:val="superscript"/>
              </w:rPr>
            </w:pPr>
            <w:r w:rsidRPr="00D442FD">
              <w:rPr>
                <w:rFonts w:ascii="Arial" w:hAnsi="Arial" w:cs="Arial"/>
                <w:sz w:val="18"/>
                <w:szCs w:val="18"/>
              </w:rPr>
              <w:t>5,4 x 10</w:t>
            </w:r>
            <w:r w:rsidRPr="00D442FD">
              <w:rPr>
                <w:rFonts w:ascii="Arial" w:hAnsi="Arial" w:cs="Arial"/>
                <w:sz w:val="18"/>
                <w:szCs w:val="18"/>
                <w:vertAlign w:val="superscript"/>
              </w:rPr>
              <w:t>-7</w:t>
            </w:r>
            <w:r w:rsidRPr="00D442FD">
              <w:rPr>
                <w:rFonts w:ascii="Arial" w:hAnsi="Arial" w:cs="Arial"/>
                <w:sz w:val="18"/>
                <w:szCs w:val="18"/>
              </w:rPr>
              <w:t xml:space="preserve"> ± 4,1 x 10</w:t>
            </w:r>
            <w:r w:rsidRPr="00D442FD">
              <w:rPr>
                <w:rFonts w:ascii="Arial" w:hAnsi="Arial" w:cs="Arial"/>
                <w:sz w:val="18"/>
                <w:szCs w:val="18"/>
                <w:vertAlign w:val="superscript"/>
              </w:rPr>
              <w:t>-7</w:t>
            </w:r>
          </w:p>
        </w:tc>
        <w:tc>
          <w:tcPr>
            <w:tcW w:w="756" w:type="pct"/>
            <w:tcBorders>
              <w:top w:val="nil"/>
              <w:bottom w:val="single" w:sz="12" w:space="0" w:color="auto"/>
            </w:tcBorders>
            <w:vAlign w:val="center"/>
          </w:tcPr>
          <w:p w:rsidR="00D442FD" w:rsidRPr="00D442FD" w:rsidRDefault="00D442FD" w:rsidP="00D442FD">
            <w:pPr>
              <w:spacing w:after="200" w:line="360" w:lineRule="auto"/>
              <w:jc w:val="center"/>
              <w:rPr>
                <w:rFonts w:ascii="Arial" w:hAnsi="Arial" w:cs="Arial"/>
                <w:sz w:val="18"/>
                <w:szCs w:val="18"/>
              </w:rPr>
            </w:pPr>
            <w:r w:rsidRPr="00D442FD">
              <w:rPr>
                <w:rFonts w:ascii="Arial" w:hAnsi="Arial" w:cs="Arial"/>
                <w:sz w:val="18"/>
                <w:szCs w:val="18"/>
              </w:rPr>
              <w:t>0,876 ± 0,068</w:t>
            </w:r>
          </w:p>
        </w:tc>
      </w:tr>
    </w:tbl>
    <w:p w:rsidR="00D442FD" w:rsidRPr="00D442FD" w:rsidRDefault="00D442FD" w:rsidP="00D442FD">
      <w:pPr>
        <w:spacing w:after="0" w:line="360" w:lineRule="auto"/>
        <w:jc w:val="center"/>
        <w:rPr>
          <w:rFonts w:ascii="Arial" w:eastAsia="MS Mincho" w:hAnsi="Arial" w:cs="Arial"/>
          <w:b/>
          <w:bCs/>
          <w:iCs/>
          <w:sz w:val="24"/>
          <w:szCs w:val="28"/>
        </w:rPr>
      </w:pPr>
    </w:p>
    <w:p w:rsidR="00D442FD" w:rsidRPr="00D442FD" w:rsidRDefault="00D442FD" w:rsidP="00D442FD">
      <w:pPr>
        <w:keepNext/>
        <w:spacing w:after="200" w:line="360" w:lineRule="auto"/>
        <w:rPr>
          <w:rFonts w:ascii="Arial" w:eastAsia="MS Mincho" w:hAnsi="Arial" w:cs="Arial"/>
          <w:sz w:val="20"/>
          <w:szCs w:val="20"/>
          <w:lang w:val="pt-PT"/>
        </w:rPr>
      </w:pPr>
      <w:r w:rsidRPr="00D442FD">
        <w:rPr>
          <w:rFonts w:ascii="Arial" w:eastAsia="MS Mincho" w:hAnsi="Arial" w:cs="Arial"/>
          <w:b/>
          <w:bCs/>
          <w:sz w:val="20"/>
          <w:szCs w:val="20"/>
          <w:lang w:val="pt-PT"/>
        </w:rPr>
        <w:lastRenderedPageBreak/>
        <w:t>Figura 19.</w:t>
      </w:r>
      <w:r w:rsidRPr="00D442FD">
        <w:rPr>
          <w:rFonts w:ascii="Arial" w:eastAsia="MS Mincho" w:hAnsi="Arial" w:cs="Arial"/>
          <w:sz w:val="20"/>
          <w:szCs w:val="20"/>
          <w:lang w:val="pt-PT"/>
        </w:rPr>
        <w:t xml:space="preserve"> Relação das R</w:t>
      </w:r>
      <w:r w:rsidRPr="00D442FD">
        <w:rPr>
          <w:rFonts w:ascii="Arial" w:eastAsia="MS Mincho" w:hAnsi="Arial" w:cs="Arial"/>
          <w:sz w:val="20"/>
          <w:szCs w:val="20"/>
          <w:vertAlign w:val="subscript"/>
          <w:lang w:val="pt-PT"/>
        </w:rPr>
        <w:t>TE</w:t>
      </w:r>
      <w:r w:rsidRPr="00D442FD">
        <w:rPr>
          <w:rFonts w:ascii="Arial" w:eastAsia="MS Mincho" w:hAnsi="Arial" w:cs="Arial"/>
          <w:sz w:val="20"/>
          <w:szCs w:val="20"/>
          <w:lang w:val="pt-PT"/>
        </w:rPr>
        <w:t xml:space="preserve"> obtidas nas simulações das EIE com as resistências da voltametria cíclica.</w:t>
      </w:r>
    </w:p>
    <w:p w:rsidR="00D442FD" w:rsidRPr="00D442FD" w:rsidRDefault="00D442FD" w:rsidP="00D442FD">
      <w:pPr>
        <w:spacing w:after="0" w:line="360" w:lineRule="auto"/>
        <w:jc w:val="center"/>
        <w:rPr>
          <w:rFonts w:ascii="Arial" w:eastAsia="MS Mincho" w:hAnsi="Arial" w:cs="Arial"/>
          <w:b/>
          <w:bCs/>
          <w:iCs/>
          <w:sz w:val="24"/>
          <w:szCs w:val="28"/>
          <w:rPrChange w:id="662" w:author="Adriana Carvalho" w:date="2018-04-28T03:34:00Z">
            <w:rPr>
              <w:rFonts w:eastAsia="MS Mincho"/>
            </w:rPr>
          </w:rPrChange>
        </w:rPr>
        <w:pPrChange w:id="663" w:author="Adriana Carvalho" w:date="2018-04-28T03:34:00Z">
          <w:pPr>
            <w:pStyle w:val="Ttulo1"/>
          </w:pPr>
        </w:pPrChange>
      </w:pPr>
      <w:r w:rsidRPr="00D442FD">
        <w:rPr>
          <w:rFonts w:ascii="Arial" w:eastAsia="MS Mincho" w:hAnsi="Arial" w:cs="Arial"/>
          <w:b/>
          <w:bCs/>
          <w:iCs/>
          <w:noProof/>
          <w:sz w:val="24"/>
          <w:szCs w:val="28"/>
          <w:lang w:eastAsia="pt-BR"/>
        </w:rPr>
        <w:drawing>
          <wp:inline distT="0" distB="0" distL="0" distR="0" wp14:anchorId="39EB72B3" wp14:editId="189C1A3E">
            <wp:extent cx="3600000" cy="2857895"/>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0.TIF"/>
                    <pic:cNvPicPr/>
                  </pic:nvPicPr>
                  <pic:blipFill rotWithShape="1">
                    <a:blip r:embed="rId28">
                      <a:extLst>
                        <a:ext uri="{28A0092B-C50C-407E-A947-70E740481C1C}">
                          <a14:useLocalDpi xmlns:a14="http://schemas.microsoft.com/office/drawing/2010/main" val="0"/>
                        </a:ext>
                      </a:extLst>
                    </a:blip>
                    <a:srcRect l="25362" t="17250" r="24350" b="11777"/>
                    <a:stretch/>
                  </pic:blipFill>
                  <pic:spPr bwMode="auto">
                    <a:xfrm>
                      <a:off x="0" y="0"/>
                      <a:ext cx="3600000" cy="2857895"/>
                    </a:xfrm>
                    <a:prstGeom prst="rect">
                      <a:avLst/>
                    </a:prstGeom>
                    <a:ln>
                      <a:noFill/>
                    </a:ln>
                    <a:extLst>
                      <a:ext uri="{53640926-AAD7-44d8-BBD7-CCE9431645EC}">
                        <a14:shadowObscured xmlns:ve="http://schemas.openxmlformats.org/markup-compatibility/2006"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p>
    <w:p w:rsidR="00D442FD" w:rsidRPr="00D442FD" w:rsidRDefault="00D442FD" w:rsidP="00D442FD">
      <w:pPr>
        <w:keepNext/>
        <w:spacing w:after="0" w:line="360" w:lineRule="auto"/>
        <w:ind w:left="432" w:hanging="432"/>
        <w:outlineLvl w:val="0"/>
        <w:rPr>
          <w:rFonts w:ascii="Arial" w:eastAsia="Times New Roman" w:hAnsi="Arial" w:cs="Arial"/>
          <w:b/>
          <w:bCs/>
          <w:kern w:val="32"/>
          <w:sz w:val="24"/>
          <w:szCs w:val="24"/>
        </w:rPr>
      </w:pPr>
      <w:bookmarkStart w:id="664" w:name="_Toc436574397"/>
      <w:bookmarkStart w:id="665" w:name="_Toc436575017"/>
      <w:bookmarkStart w:id="666" w:name="_Toc436575122"/>
      <w:bookmarkStart w:id="667" w:name="_Toc436642791"/>
      <w:bookmarkStart w:id="668" w:name="_Toc436642837"/>
      <w:bookmarkStart w:id="669" w:name="_Toc436642995"/>
      <w:bookmarkStart w:id="670" w:name="_Toc513377503"/>
      <w:r w:rsidRPr="00D442FD">
        <w:rPr>
          <w:rFonts w:ascii="Arial" w:eastAsia="Times New Roman" w:hAnsi="Arial" w:cs="Arial"/>
          <w:b/>
          <w:bCs/>
          <w:kern w:val="32"/>
          <w:sz w:val="24"/>
          <w:szCs w:val="24"/>
        </w:rPr>
        <w:t>CONSIDERAÇÕES FINAIS</w:t>
      </w:r>
      <w:bookmarkEnd w:id="664"/>
      <w:bookmarkEnd w:id="665"/>
      <w:bookmarkEnd w:id="666"/>
      <w:bookmarkEnd w:id="667"/>
      <w:bookmarkEnd w:id="668"/>
      <w:bookmarkEnd w:id="669"/>
      <w:bookmarkEnd w:id="670"/>
      <w:r w:rsidRPr="00D442FD">
        <w:rPr>
          <w:rFonts w:ascii="Arial" w:eastAsia="Times New Roman" w:hAnsi="Arial" w:cs="Arial"/>
          <w:b/>
          <w:bCs/>
          <w:kern w:val="32"/>
          <w:sz w:val="24"/>
          <w:szCs w:val="24"/>
        </w:rPr>
        <w:t xml:space="preserve"> </w:t>
      </w:r>
    </w:p>
    <w:p w:rsidR="00D442FD" w:rsidRPr="00D442FD" w:rsidRDefault="00D442FD" w:rsidP="00D442FD">
      <w:pPr>
        <w:spacing w:after="200" w:line="360" w:lineRule="auto"/>
        <w:contextualSpacing/>
        <w:jc w:val="both"/>
        <w:rPr>
          <w:rFonts w:ascii="Arial" w:eastAsia="Calibri" w:hAnsi="Arial" w:cs="Arial"/>
          <w:sz w:val="24"/>
          <w:szCs w:val="24"/>
        </w:rPr>
      </w:pPr>
    </w:p>
    <w:p w:rsidR="00D442FD" w:rsidRPr="00D442FD" w:rsidRDefault="00D442FD" w:rsidP="00D442FD">
      <w:pPr>
        <w:numPr>
          <w:ilvl w:val="0"/>
          <w:numId w:val="9"/>
        </w:numPr>
        <w:spacing w:after="200" w:line="360" w:lineRule="auto"/>
        <w:ind w:left="142"/>
        <w:contextualSpacing/>
        <w:jc w:val="both"/>
        <w:rPr>
          <w:rFonts w:ascii="Arial" w:eastAsia="Calibri" w:hAnsi="Arial" w:cs="Arial"/>
          <w:sz w:val="24"/>
          <w:szCs w:val="24"/>
        </w:rPr>
      </w:pPr>
      <w:r w:rsidRPr="00D442FD">
        <w:rPr>
          <w:rFonts w:ascii="Arial" w:eastAsia="Calibri" w:hAnsi="Arial" w:cs="Arial"/>
          <w:b/>
          <w:bCs/>
          <w:sz w:val="24"/>
          <w:szCs w:val="24"/>
        </w:rPr>
        <w:br w:type="page"/>
      </w:r>
    </w:p>
    <w:p w:rsidR="00D442FD" w:rsidRPr="00D442FD" w:rsidRDefault="00D442FD" w:rsidP="00D442FD">
      <w:pPr>
        <w:keepNext/>
        <w:spacing w:before="240" w:after="240" w:line="360" w:lineRule="auto"/>
        <w:ind w:left="432" w:hanging="432"/>
        <w:jc w:val="both"/>
        <w:outlineLvl w:val="0"/>
        <w:rPr>
          <w:rFonts w:ascii="Arial" w:eastAsia="Times New Roman" w:hAnsi="Arial" w:cs="Arial"/>
          <w:b/>
          <w:bCs/>
          <w:kern w:val="32"/>
          <w:sz w:val="24"/>
          <w:szCs w:val="24"/>
        </w:rPr>
      </w:pPr>
      <w:bookmarkStart w:id="671" w:name="_Toc513377504"/>
      <w:r w:rsidRPr="00D442FD">
        <w:rPr>
          <w:rFonts w:ascii="Arial" w:eastAsia="Times New Roman" w:hAnsi="Arial" w:cs="Arial"/>
          <w:b/>
          <w:bCs/>
          <w:kern w:val="32"/>
          <w:sz w:val="24"/>
          <w:szCs w:val="24"/>
        </w:rPr>
        <w:lastRenderedPageBreak/>
        <w:t>PERSPECTIVAS</w:t>
      </w:r>
      <w:bookmarkEnd w:id="671"/>
      <w:r w:rsidRPr="00D442FD">
        <w:rPr>
          <w:rFonts w:ascii="Arial" w:eastAsia="Times New Roman" w:hAnsi="Arial" w:cs="Arial"/>
          <w:b/>
          <w:bCs/>
          <w:kern w:val="32"/>
          <w:sz w:val="24"/>
          <w:szCs w:val="24"/>
        </w:rPr>
        <w:t xml:space="preserve"> </w:t>
      </w:r>
    </w:p>
    <w:p w:rsidR="00D442FD" w:rsidRPr="00D442FD" w:rsidRDefault="00D442FD" w:rsidP="00D442FD">
      <w:pPr>
        <w:spacing w:after="0" w:line="360" w:lineRule="auto"/>
        <w:rPr>
          <w:rFonts w:ascii="Arial" w:eastAsia="Calibri" w:hAnsi="Arial" w:cs="Arial"/>
          <w:sz w:val="24"/>
          <w:szCs w:val="24"/>
        </w:rPr>
      </w:pPr>
      <w:r w:rsidRPr="00D442FD">
        <w:rPr>
          <w:rFonts w:ascii="Arial" w:eastAsia="Calibri" w:hAnsi="Arial" w:cs="Arial"/>
          <w:sz w:val="24"/>
          <w:szCs w:val="24"/>
        </w:rPr>
        <w:br w:type="page"/>
      </w:r>
    </w:p>
    <w:p w:rsidR="00D442FD" w:rsidRPr="00D442FD" w:rsidRDefault="00D442FD" w:rsidP="00D442FD">
      <w:pPr>
        <w:keepNext/>
        <w:spacing w:before="240" w:after="240" w:line="360" w:lineRule="auto"/>
        <w:ind w:left="432" w:hanging="432"/>
        <w:jc w:val="both"/>
        <w:outlineLvl w:val="0"/>
        <w:rPr>
          <w:rFonts w:ascii="Arial" w:eastAsia="Times New Roman" w:hAnsi="Arial" w:cs="Arial"/>
          <w:b/>
          <w:bCs/>
          <w:kern w:val="32"/>
          <w:sz w:val="24"/>
          <w:szCs w:val="24"/>
        </w:rPr>
      </w:pPr>
      <w:bookmarkStart w:id="672" w:name="_Toc436575019"/>
      <w:bookmarkStart w:id="673" w:name="_Toc436575124"/>
      <w:bookmarkStart w:id="674" w:name="_Toc436642793"/>
      <w:bookmarkStart w:id="675" w:name="_Toc436642839"/>
      <w:bookmarkStart w:id="676" w:name="_Toc436642997"/>
      <w:bookmarkStart w:id="677" w:name="_Toc513377505"/>
      <w:r w:rsidRPr="00D442FD">
        <w:rPr>
          <w:rFonts w:ascii="Arial" w:eastAsia="Times New Roman" w:hAnsi="Arial" w:cs="Arial"/>
          <w:b/>
          <w:bCs/>
          <w:kern w:val="32"/>
          <w:sz w:val="24"/>
          <w:szCs w:val="24"/>
        </w:rPr>
        <w:lastRenderedPageBreak/>
        <w:t>REFERÊNCIAS</w:t>
      </w:r>
      <w:bookmarkEnd w:id="672"/>
      <w:bookmarkEnd w:id="673"/>
      <w:bookmarkEnd w:id="674"/>
      <w:bookmarkEnd w:id="675"/>
      <w:bookmarkEnd w:id="676"/>
      <w:r w:rsidRPr="00D442FD">
        <w:rPr>
          <w:rFonts w:ascii="Arial" w:eastAsia="Times New Roman" w:hAnsi="Arial" w:cs="Arial"/>
          <w:b/>
          <w:bCs/>
          <w:kern w:val="32"/>
          <w:sz w:val="24"/>
          <w:szCs w:val="24"/>
        </w:rPr>
        <w:t xml:space="preserve"> BIBLIOGRÁFICAS</w:t>
      </w:r>
      <w:bookmarkEnd w:id="677"/>
    </w:p>
    <w:p w:rsidR="00D442FD" w:rsidRPr="00D442FD" w:rsidRDefault="00D442FD" w:rsidP="00D442FD">
      <w:pPr>
        <w:spacing w:after="240" w:line="360" w:lineRule="auto"/>
        <w:jc w:val="both"/>
        <w:rPr>
          <w:rFonts w:ascii="Arial" w:eastAsia="Calibri" w:hAnsi="Arial" w:cs="Arial"/>
          <w:sz w:val="24"/>
          <w:szCs w:val="24"/>
          <w:lang w:val="en-US"/>
        </w:rPr>
      </w:pPr>
      <w:r w:rsidRPr="00D442FD">
        <w:rPr>
          <w:rFonts w:ascii="Arial" w:eastAsia="Calibri" w:hAnsi="Arial" w:cs="Arial"/>
          <w:sz w:val="24"/>
          <w:szCs w:val="24"/>
        </w:rPr>
        <w:t xml:space="preserve">WERNECK, Marcelo Martins. Transdutores e interfaces. </w:t>
      </w:r>
      <w:r w:rsidRPr="00D442FD">
        <w:rPr>
          <w:rFonts w:ascii="Arial" w:eastAsia="Calibri" w:hAnsi="Arial" w:cs="Arial"/>
          <w:sz w:val="24"/>
          <w:szCs w:val="24"/>
          <w:lang w:val="en-US"/>
        </w:rPr>
        <w:t>LTC, 1996.</w:t>
      </w:r>
    </w:p>
    <w:p w:rsidR="00D442FD" w:rsidRPr="00D442FD" w:rsidRDefault="00D442FD" w:rsidP="00D442FD">
      <w:pPr>
        <w:spacing w:after="240" w:line="360" w:lineRule="auto"/>
        <w:jc w:val="both"/>
        <w:rPr>
          <w:rFonts w:ascii="Arial" w:eastAsia="Calibri" w:hAnsi="Arial" w:cs="Arial"/>
          <w:sz w:val="24"/>
          <w:szCs w:val="24"/>
          <w:lang w:val="en-US"/>
        </w:rPr>
      </w:pPr>
      <w:r w:rsidRPr="00D442FD">
        <w:rPr>
          <w:rFonts w:ascii="Arial" w:eastAsia="Calibri" w:hAnsi="Arial" w:cs="Arial"/>
          <w:sz w:val="24"/>
          <w:szCs w:val="24"/>
          <w:lang w:val="en-US"/>
        </w:rPr>
        <w:t>BAGHER, Askari Mohammad. Quantum Dots Applications. Sensors &amp; Transducers, v. 198, n. 3, p. 37, 2016.</w:t>
      </w:r>
    </w:p>
    <w:p w:rsidR="00D442FD" w:rsidRPr="00D442FD" w:rsidRDefault="00D442FD" w:rsidP="00D442FD">
      <w:pPr>
        <w:spacing w:after="240" w:line="360" w:lineRule="auto"/>
        <w:jc w:val="both"/>
        <w:rPr>
          <w:rFonts w:ascii="Arial" w:eastAsia="Calibri" w:hAnsi="Arial" w:cs="Arial"/>
          <w:sz w:val="24"/>
          <w:szCs w:val="24"/>
          <w:lang w:val="en-US"/>
        </w:rPr>
      </w:pPr>
      <w:r w:rsidRPr="00D442FD">
        <w:rPr>
          <w:rFonts w:ascii="Arial" w:eastAsia="Calibri" w:hAnsi="Arial" w:cs="Arial"/>
          <w:sz w:val="24"/>
          <w:szCs w:val="24"/>
          <w:lang w:val="en-US"/>
        </w:rPr>
        <w:t>VANSANT, E. F. et al. Characterization and chemical modification of the silica surface. Journal of Chromatography-A incl Cumulative Indexes, v. 738, n. 2, p. 313-313, 1996.</w:t>
      </w:r>
    </w:p>
    <w:p w:rsidR="00D442FD" w:rsidRPr="00D442FD" w:rsidRDefault="00D442FD" w:rsidP="00D442FD">
      <w:pPr>
        <w:spacing w:after="240" w:line="360" w:lineRule="auto"/>
        <w:jc w:val="both"/>
        <w:rPr>
          <w:rFonts w:ascii="Arial" w:eastAsia="Calibri" w:hAnsi="Arial" w:cs="Arial"/>
          <w:sz w:val="24"/>
          <w:szCs w:val="24"/>
          <w:lang w:val="en-US"/>
        </w:rPr>
      </w:pPr>
      <w:r w:rsidRPr="00D442FD">
        <w:rPr>
          <w:rFonts w:ascii="Arial" w:eastAsia="Calibri" w:hAnsi="Arial" w:cs="Arial"/>
          <w:sz w:val="24"/>
          <w:szCs w:val="24"/>
          <w:lang w:val="en-US"/>
        </w:rPr>
        <w:t>FRADEN, Jacob. Handbook of modern sensors: physics, designs, and applications. Springer Science &amp; Business Media, 2004.</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THÉVENOT, Daniel R. et al. Electrochemical biosensors: recommended definitions and classification. Biosensors and Bioelectronics, v. 16, n. 1, p. 121-131, 2001.</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PARIDA, Bhubaneswari; INIYAN, S_; GOIC, Ranko. A review of solar photovoltaic technologies. Renewable and sustainable energy reviews, v. 15, n. 3, p. 1625-1636, 2011.</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RIFFAT, Saffa B.; MA, Xiaoli. Thermoelectrics: a review of present and potential applications. Applied thermal engineering, v. 23, n. 8, p. 913-935, 2003.</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SIDDIQUE, Abu Raihan Mohammad; MAHMUD, Shohel; VAN HEYST, Bill. A comprehensive review on vibration based micro power generators using electromagnetic and piezoelectric transducer mechanisms. Energy Conversion and Management, v. 106, p. 728-747, 2015.</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KIM, Heung Soo; KIM, Joo-Hyong; KIM, Jaehwan. A review of piezoelectric energy harvesting based on vibration. International journal of precision engineering and manufacturing, v. 12, n. 6, p. 1129-1141, 2011.</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JANATA, Jiri; BEZEGH, Andras. Chemical sensors. Anal. Chem.;(United States), v. 60, n. 12, 1988.</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WANG, Xin et al. Engineering nanomaterial surfaces for biomedical applications. Experimental Biology and Medicine, v. 234, n. 10, p. 1128-1139, 2009.</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ALKIRE, Richard C. et al. Chemically modified electrodes. John Wiley &amp; Sons, 2009.</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lastRenderedPageBreak/>
        <w:t>SETHI, Rajinder S. Transducer aspects of biosensors. Biosensors and Bioelectronics, v. 9, n. 3, p. 243-264, 1994.</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MUHAMMAD-TAHIR, Zarini; ALOCILJA, Evangelyn C. A conductometric biosensor for biosecurity. Biosensors and Bioelectronics, v. 18, n. 5, p. 813-819, 2003.</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POHANKA, Miroslav; SKLÁDAL, Petr. Electrochemical biosensors--principles and applications. Journal of Applied Biomedicine (De Gruyter Open), v. 6, n. 2, 2008.</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 xml:space="preserve">FURTADO, ROSELAYNE FERRO FURTADO et al. </w:t>
      </w:r>
      <w:r w:rsidRPr="00D442FD">
        <w:rPr>
          <w:rFonts w:ascii="Arial" w:eastAsia="Calibri" w:hAnsi="Arial" w:cs="Arial"/>
          <w:color w:val="222222"/>
          <w:sz w:val="24"/>
          <w:szCs w:val="20"/>
          <w:shd w:val="clear" w:color="auto" w:fill="FFFFFF"/>
        </w:rPr>
        <w:t xml:space="preserve">Aplicações de biossensores na análise da qualidade de alimentos. </w:t>
      </w:r>
      <w:r w:rsidRPr="00D442FD">
        <w:rPr>
          <w:rFonts w:ascii="Arial" w:eastAsia="Calibri" w:hAnsi="Arial" w:cs="Arial"/>
          <w:color w:val="222222"/>
          <w:sz w:val="24"/>
          <w:szCs w:val="20"/>
          <w:shd w:val="clear" w:color="auto" w:fill="FFFFFF"/>
          <w:lang w:val="en-US"/>
        </w:rPr>
        <w:t>Embrapa Agroindústria Tropical, 2008.</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sz w:val="24"/>
          <w:szCs w:val="24"/>
          <w:lang w:val="en-US"/>
        </w:rPr>
        <w:t>ERICKSON, D. et al. Nanobiosensors: Optofluidic, Electrical and Mechanical Approaches to Biomolecular Detection at the Nanoscale. Microfluid Nanofluidics, v.4, n.1-2, p.33-52, 2008.</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KATZ, Eugenii et al. Electrocatalytic oxidation of reduced nicotinamide coenzymes at gold and platinum electrode surfaces modified with a monolayer of pyrroloquinoline quinone. Effect of Ca 2+ cations. Journal of Electroanalytical Chemistry, v. 373, n. 1, p. 189-200, 1994.</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DOWNARD, Alison J. Electrochemically assisted covalent modification of carbon electrodes. Electroanalysis, v. 12, n. 14, p. 1085-1096, 2000.</w:t>
      </w:r>
    </w:p>
    <w:p w:rsidR="00D442FD" w:rsidRPr="00D442FD" w:rsidRDefault="00D442FD" w:rsidP="00D442FD">
      <w:pPr>
        <w:spacing w:after="24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ALEGRET, Salvador. Rigid carbon–polymer biocomposites for electrochemical sensing. A review. Analyst, v. 121, n. 12, p. 1751-1758, 1996.</w:t>
      </w:r>
    </w:p>
    <w:p w:rsidR="00D442FD" w:rsidRPr="00D442FD" w:rsidRDefault="00D442FD" w:rsidP="00D442FD">
      <w:pPr>
        <w:spacing w:after="0" w:line="360" w:lineRule="auto"/>
        <w:jc w:val="both"/>
        <w:rPr>
          <w:rFonts w:ascii="Arial" w:eastAsia="Calibri" w:hAnsi="Arial" w:cs="Arial"/>
          <w:color w:val="222222"/>
          <w:sz w:val="24"/>
          <w:szCs w:val="20"/>
          <w:shd w:val="clear" w:color="auto" w:fill="FFFFFF"/>
          <w:lang w:val="en-US"/>
        </w:rPr>
      </w:pPr>
      <w:r w:rsidRPr="00D442FD">
        <w:rPr>
          <w:rFonts w:ascii="Arial" w:eastAsia="Calibri" w:hAnsi="Arial" w:cs="Arial"/>
          <w:color w:val="222222"/>
          <w:sz w:val="24"/>
          <w:szCs w:val="20"/>
          <w:shd w:val="clear" w:color="auto" w:fill="FFFFFF"/>
          <w:lang w:val="en-US"/>
        </w:rPr>
        <w:t>EMR, Sally A.; YACYNYCH, Alexander M. Use of polymer films in amperometric biosensors. Electroanalysis, v. 7, n. 10, p. 913-923, 1995.</w:t>
      </w:r>
    </w:p>
    <w:p w:rsidR="00D442FD" w:rsidRPr="00D442FD" w:rsidRDefault="00D442FD" w:rsidP="00D442FD">
      <w:pPr>
        <w:spacing w:after="0" w:line="360" w:lineRule="auto"/>
        <w:jc w:val="both"/>
        <w:rPr>
          <w:rFonts w:ascii="Arial" w:eastAsia="Calibri" w:hAnsi="Arial" w:cs="Arial"/>
          <w:color w:val="222222"/>
          <w:sz w:val="24"/>
          <w:szCs w:val="20"/>
          <w:shd w:val="clear" w:color="auto" w:fill="FFFFFF"/>
          <w:lang w:val="en-US"/>
        </w:rPr>
      </w:pPr>
    </w:p>
    <w:p w:rsidR="00D442FD" w:rsidRPr="00D442FD" w:rsidRDefault="00D442FD" w:rsidP="00D442FD">
      <w:pPr>
        <w:spacing w:after="0" w:line="360" w:lineRule="auto"/>
        <w:rPr>
          <w:rFonts w:ascii="Arial" w:eastAsia="Calibri" w:hAnsi="Arial" w:cs="Arial"/>
          <w:sz w:val="32"/>
          <w:szCs w:val="24"/>
          <w:lang w:val="en-US"/>
        </w:rPr>
      </w:pPr>
      <w:r w:rsidRPr="00D442FD">
        <w:rPr>
          <w:rFonts w:ascii="Arial" w:eastAsia="Calibri" w:hAnsi="Arial" w:cs="Arial"/>
          <w:sz w:val="32"/>
          <w:szCs w:val="24"/>
          <w:lang w:val="en-US"/>
        </w:rPr>
        <w:br w:type="page"/>
      </w:r>
    </w:p>
    <w:p w:rsidR="00D442FD" w:rsidRPr="00D442FD" w:rsidRDefault="00D442FD" w:rsidP="00D442FD">
      <w:pPr>
        <w:keepNext/>
        <w:spacing w:before="240" w:after="240" w:line="360" w:lineRule="auto"/>
        <w:ind w:left="432" w:hanging="432"/>
        <w:jc w:val="both"/>
        <w:outlineLvl w:val="0"/>
        <w:rPr>
          <w:rFonts w:ascii="Arial" w:eastAsia="Times New Roman" w:hAnsi="Arial" w:cs="Arial"/>
          <w:b/>
          <w:bCs/>
          <w:kern w:val="32"/>
          <w:sz w:val="24"/>
          <w:szCs w:val="24"/>
          <w:shd w:val="clear" w:color="auto" w:fill="FFFFFF"/>
          <w:lang w:val="en-US"/>
        </w:rPr>
      </w:pPr>
      <w:bookmarkStart w:id="678" w:name="_Toc513377506"/>
      <w:r w:rsidRPr="00D442FD">
        <w:rPr>
          <w:rFonts w:ascii="Arial" w:eastAsia="Times New Roman" w:hAnsi="Arial" w:cs="Arial"/>
          <w:b/>
          <w:bCs/>
          <w:kern w:val="32"/>
          <w:sz w:val="24"/>
          <w:szCs w:val="24"/>
          <w:shd w:val="clear" w:color="auto" w:fill="FFFFFF"/>
          <w:lang w:val="en-US"/>
        </w:rPr>
        <w:lastRenderedPageBreak/>
        <w:t>APÊNDICES</w:t>
      </w:r>
      <w:bookmarkEnd w:id="678"/>
    </w:p>
    <w:p w:rsidR="00D442FD" w:rsidRPr="00D442FD" w:rsidRDefault="00D442FD" w:rsidP="00D442FD">
      <w:pPr>
        <w:keepNext/>
        <w:numPr>
          <w:ilvl w:val="1"/>
          <w:numId w:val="0"/>
        </w:numPr>
        <w:spacing w:before="240" w:after="240" w:line="360" w:lineRule="auto"/>
        <w:ind w:left="576" w:hanging="576"/>
        <w:outlineLvl w:val="1"/>
        <w:rPr>
          <w:rFonts w:ascii="Arial" w:eastAsia="Times New Roman" w:hAnsi="Arial" w:cs="Arial"/>
          <w:b/>
          <w:bCs/>
          <w:iCs/>
          <w:color w:val="222222"/>
          <w:sz w:val="24"/>
          <w:szCs w:val="24"/>
          <w:shd w:val="clear" w:color="auto" w:fill="FFFFFF"/>
          <w:lang w:val="en-US"/>
        </w:rPr>
      </w:pPr>
      <w:r w:rsidRPr="00D442FD">
        <w:rPr>
          <w:rFonts w:ascii="Arial" w:eastAsia="Times New Roman" w:hAnsi="Arial" w:cs="Arial"/>
          <w:bCs/>
          <w:iCs/>
          <w:color w:val="222222"/>
          <w:sz w:val="24"/>
          <w:szCs w:val="24"/>
          <w:shd w:val="clear" w:color="auto" w:fill="FFFFFF"/>
          <w:lang w:val="en-US"/>
        </w:rPr>
        <w:br w:type="page"/>
      </w:r>
    </w:p>
    <w:p w:rsidR="00D442FD" w:rsidRPr="00D442FD" w:rsidRDefault="00D442FD" w:rsidP="00D442FD">
      <w:pPr>
        <w:autoSpaceDE w:val="0"/>
        <w:autoSpaceDN w:val="0"/>
        <w:adjustRightInd w:val="0"/>
        <w:spacing w:after="120" w:line="360" w:lineRule="auto"/>
        <w:jc w:val="both"/>
        <w:rPr>
          <w:rFonts w:ascii="Arial" w:eastAsia="Calibri" w:hAnsi="Arial" w:cs="Arial"/>
          <w:color w:val="222222"/>
          <w:sz w:val="24"/>
          <w:szCs w:val="24"/>
          <w:shd w:val="clear" w:color="auto" w:fill="FFFFFF"/>
          <w:lang w:val="en-US"/>
        </w:rPr>
      </w:pPr>
    </w:p>
    <w:p w:rsidR="00E87E46" w:rsidRDefault="00E87E46"/>
    <w:sectPr w:rsidR="00E87E46" w:rsidSect="0014347C">
      <w:headerReference w:type="default" r:id="rId29"/>
      <w:pgSz w:w="11906" w:h="16838" w:code="9"/>
      <w:pgMar w:top="1701" w:right="1133"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384" w:rsidRDefault="00D442FD">
    <w:pPr>
      <w:pStyle w:val="Cabealho"/>
      <w:jc w:val="right"/>
    </w:pPr>
  </w:p>
  <w:p w:rsidR="007D0384" w:rsidRDefault="00D442F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384" w:rsidRDefault="00D442FD">
    <w:pPr>
      <w:pStyle w:val="Cabealho"/>
      <w:jc w:val="right"/>
    </w:pPr>
  </w:p>
  <w:p w:rsidR="007D0384" w:rsidRDefault="00D442F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384" w:rsidRDefault="00D442FD">
    <w:pPr>
      <w:pStyle w:val="Cabealho"/>
      <w:jc w:val="right"/>
    </w:pPr>
  </w:p>
  <w:p w:rsidR="007D0384" w:rsidRDefault="00D442F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384" w:rsidRPr="000E22C2" w:rsidRDefault="00D442FD" w:rsidP="000E22C2">
    <w:pPr>
      <w:pStyle w:val="Cabealho"/>
      <w:jc w:val="right"/>
    </w:pPr>
    <w:r>
      <w:rPr>
        <w:noProof/>
      </w:rPr>
      <mc:AlternateContent>
        <mc:Choice Requires="wps">
          <w:drawing>
            <wp:anchor distT="0" distB="0" distL="114300" distR="114300" simplePos="0" relativeHeight="251660288" behindDoc="0" locked="0" layoutInCell="0" allowOverlap="1" wp14:anchorId="5A08C22F" wp14:editId="1D0E5EFE">
              <wp:simplePos x="0" y="0"/>
              <wp:positionH relativeFrom="margin">
                <wp:align>left</wp:align>
              </wp:positionH>
              <wp:positionV relativeFrom="topMargin">
                <wp:align>center</wp:align>
              </wp:positionV>
              <wp:extent cx="5943600" cy="173736"/>
              <wp:effectExtent l="0" t="0" r="0" b="635"/>
              <wp:wrapNone/>
              <wp:docPr id="220" name="Caixa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63B1" w:rsidRDefault="00D442FD">
                          <w:pPr>
                            <w:spacing w:after="0" w:line="240" w:lineRule="auto"/>
                            <w:jc w:val="right"/>
                          </w:pPr>
                          <w:r>
                            <w:fldChar w:fldCharType="begin"/>
                          </w:r>
                          <w:r>
                            <w:instrText>If</w:instrText>
                          </w:r>
                          <w:r>
                            <w:fldChar w:fldCharType="begin"/>
                          </w:r>
                          <w:r>
                            <w:instrText>STYLEREF “Título 1”</w:instrText>
                          </w:r>
                          <w:r>
                            <w:fldChar w:fldCharType="separate"/>
                          </w:r>
                          <w:r>
                            <w:rPr>
                              <w:b/>
                              <w:bCs/>
                              <w:noProof/>
                            </w:rPr>
                            <w:instrText>Erro! Nenhum texto com o estilo especificado foi encontrado no documento.</w:instrText>
                          </w:r>
                          <w:r>
                            <w:fldChar w:fldCharType="end"/>
                          </w:r>
                          <w:r>
                            <w:instrText>&lt;&gt; “Erro*” “</w:instrText>
                          </w:r>
                          <w:r>
                            <w:fldChar w:fldCharType="begin"/>
                          </w:r>
                          <w:r>
                            <w:instrText>STYLEREF “Título 1”</w:instrText>
                          </w:r>
                          <w:r>
                            <w:fldChar w:fldCharType="separate"/>
                          </w:r>
                          <w:r>
                            <w:rPr>
                              <w:noProof/>
                            </w:rPr>
                            <w:instrText>PERSPECTIVAS</w:instrText>
                          </w:r>
                          <w:r>
                            <w:fldChar w:fldCharType="end"/>
                          </w:r>
                          <w:r>
                            <w:instrText>"" Adicione um título ao seu documento""</w:instrText>
                          </w:r>
                          <w:r>
                            <w:fldChar w:fldCharType="separate"/>
                          </w:r>
                          <w:r>
                            <w:rPr>
                              <w:noProof/>
                            </w:rPr>
                            <w:t xml:space="preserve"> Adicione um título ao seu documento</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A08C22F" id="_x0000_t202" coordsize="21600,21600" o:spt="202" path="m,l,21600r21600,l21600,xe">
              <v:stroke joinstyle="miter"/>
              <v:path gradientshapeok="t" o:connecttype="rect"/>
            </v:shapetype>
            <v:shape id="Caixa de Texto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nR025rkCAAC9&#10;BQAADgAAAAAAAAAAAAAAAAAuAgAAZHJzL2Uyb0RvYy54bWxQSwECLQAUAAYACAAAACEAJWe5bdsA&#10;AAAEAQAADwAAAAAAAAAAAAAAAAATBQAAZHJzL2Rvd25yZXYueG1sUEsFBgAAAAAEAAQA8wAAABsG&#10;AAAAAA==&#10;" o:allowincell="f" filled="f" stroked="f">
              <v:textbox style="mso-fit-shape-to-text:t" inset=",0,,0">
                <w:txbxContent>
                  <w:p w:rsidR="00CB63B1" w:rsidRDefault="00D442FD">
                    <w:pPr>
                      <w:spacing w:after="0" w:line="240" w:lineRule="auto"/>
                      <w:jc w:val="right"/>
                    </w:pPr>
                    <w:r>
                      <w:fldChar w:fldCharType="begin"/>
                    </w:r>
                    <w:r>
                      <w:instrText>If</w:instrText>
                    </w:r>
                    <w:r>
                      <w:fldChar w:fldCharType="begin"/>
                    </w:r>
                    <w:r>
                      <w:instrText>STYLEREF “Título 1”</w:instrText>
                    </w:r>
                    <w:r>
                      <w:fldChar w:fldCharType="separate"/>
                    </w:r>
                    <w:r>
                      <w:rPr>
                        <w:b/>
                        <w:bCs/>
                        <w:noProof/>
                      </w:rPr>
                      <w:instrText>Erro! Nenhum texto com o estilo especificado foi encontrado no documento.</w:instrText>
                    </w:r>
                    <w:r>
                      <w:fldChar w:fldCharType="end"/>
                    </w:r>
                    <w:r>
                      <w:instrText>&lt;&gt; “Erro*” “</w:instrText>
                    </w:r>
                    <w:r>
                      <w:fldChar w:fldCharType="begin"/>
                    </w:r>
                    <w:r>
                      <w:instrText>STYLEREF “Título 1”</w:instrText>
                    </w:r>
                    <w:r>
                      <w:fldChar w:fldCharType="separate"/>
                    </w:r>
                    <w:r>
                      <w:rPr>
                        <w:noProof/>
                      </w:rPr>
                      <w:instrText>PERSPECTIVAS</w:instrText>
                    </w:r>
                    <w:r>
                      <w:fldChar w:fldCharType="end"/>
                    </w:r>
                    <w:r>
                      <w:instrText>"" Adicione um título ao seu documento""</w:instrText>
                    </w:r>
                    <w:r>
                      <w:fldChar w:fldCharType="separate"/>
                    </w:r>
                    <w:r>
                      <w:rPr>
                        <w:noProof/>
                      </w:rPr>
                      <w:t xml:space="preserve"> Adicione um título ao seu documento</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B5EE88D" wp14:editId="130C3E7E">
              <wp:simplePos x="0" y="0"/>
              <wp:positionH relativeFrom="page">
                <wp:align>right</wp:align>
              </wp:positionH>
              <wp:positionV relativeFrom="topMargin">
                <wp:align>center</wp:align>
              </wp:positionV>
              <wp:extent cx="911860" cy="170815"/>
              <wp:effectExtent l="0" t="0" r="4445" b="0"/>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ysClr val="window" lastClr="FFFFFF">
                          <a:lumMod val="85000"/>
                        </a:sysClr>
                      </a:solidFill>
                      <a:ln>
                        <a:noFill/>
                      </a:ln>
                    </wps:spPr>
                    <wps:txbx>
                      <w:txbxContent>
                        <w:p w:rsidR="00CB63B1" w:rsidRPr="00CB63B1" w:rsidRDefault="00D442FD">
                          <w:pPr>
                            <w:spacing w:after="0" w:line="240" w:lineRule="auto"/>
                            <w:rPr>
                              <w:b/>
                            </w:rPr>
                          </w:pPr>
                          <w:r w:rsidRPr="00CB63B1">
                            <w:rPr>
                              <w:b/>
                            </w:rPr>
                            <w:fldChar w:fldCharType="begin"/>
                          </w:r>
                          <w:r w:rsidRPr="00CB63B1">
                            <w:rPr>
                              <w:b/>
                            </w:rPr>
                            <w:instrText xml:space="preserve">PAGE   \* </w:instrText>
                          </w:r>
                          <w:r w:rsidRPr="00CB63B1">
                            <w:rPr>
                              <w:b/>
                            </w:rPr>
                            <w:instrText>MERGEFORMAT</w:instrText>
                          </w:r>
                          <w:r w:rsidRPr="00CB63B1">
                            <w:rPr>
                              <w:b/>
                            </w:rPr>
                            <w:fldChar w:fldCharType="separate"/>
                          </w:r>
                          <w:r>
                            <w:rPr>
                              <w:b/>
                              <w:noProof/>
                            </w:rPr>
                            <w:t>20</w:t>
                          </w:r>
                          <w:r w:rsidRPr="00CB63B1">
                            <w:rPr>
                              <w:b/>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5EE88D" id="Caixa de Texto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" o:allowincell="f" fillcolor="#d9d9d9" stroked="f">
              <v:textbox style="mso-fit-shape-to-text:t" inset=",0,,0">
                <w:txbxContent>
                  <w:p w:rsidR="00CB63B1" w:rsidRPr="00CB63B1" w:rsidRDefault="00D442FD">
                    <w:pPr>
                      <w:spacing w:after="0" w:line="240" w:lineRule="auto"/>
                      <w:rPr>
                        <w:b/>
                      </w:rPr>
                    </w:pPr>
                    <w:r w:rsidRPr="00CB63B1">
                      <w:rPr>
                        <w:b/>
                      </w:rPr>
                      <w:fldChar w:fldCharType="begin"/>
                    </w:r>
                    <w:r w:rsidRPr="00CB63B1">
                      <w:rPr>
                        <w:b/>
                      </w:rPr>
                      <w:instrText xml:space="preserve">PAGE   \* </w:instrText>
                    </w:r>
                    <w:r w:rsidRPr="00CB63B1">
                      <w:rPr>
                        <w:b/>
                      </w:rPr>
                      <w:instrText>MERGEFORMAT</w:instrText>
                    </w:r>
                    <w:r w:rsidRPr="00CB63B1">
                      <w:rPr>
                        <w:b/>
                      </w:rPr>
                      <w:fldChar w:fldCharType="separate"/>
                    </w:r>
                    <w:r>
                      <w:rPr>
                        <w:b/>
                        <w:noProof/>
                      </w:rPr>
                      <w:t>20</w:t>
                    </w:r>
                    <w:r w:rsidRPr="00CB63B1">
                      <w:rPr>
                        <w:b/>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21C46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E14F19"/>
    <w:multiLevelType w:val="hybridMultilevel"/>
    <w:tmpl w:val="04547160"/>
    <w:lvl w:ilvl="0" w:tplc="79BEDF9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5E7ABF"/>
    <w:multiLevelType w:val="hybridMultilevel"/>
    <w:tmpl w:val="AAD0686C"/>
    <w:lvl w:ilvl="0" w:tplc="8B387A92">
      <w:start w:val="1"/>
      <w:numFmt w:val="bullet"/>
      <w:lvlText w:val="•"/>
      <w:lvlJc w:val="left"/>
      <w:pPr>
        <w:tabs>
          <w:tab w:val="num" w:pos="720"/>
        </w:tabs>
        <w:ind w:left="720" w:hanging="360"/>
      </w:pPr>
      <w:rPr>
        <w:rFonts w:ascii="Arial" w:hAnsi="Arial" w:hint="default"/>
      </w:rPr>
    </w:lvl>
    <w:lvl w:ilvl="1" w:tplc="B72CAB90" w:tentative="1">
      <w:start w:val="1"/>
      <w:numFmt w:val="bullet"/>
      <w:lvlText w:val="•"/>
      <w:lvlJc w:val="left"/>
      <w:pPr>
        <w:tabs>
          <w:tab w:val="num" w:pos="1440"/>
        </w:tabs>
        <w:ind w:left="1440" w:hanging="360"/>
      </w:pPr>
      <w:rPr>
        <w:rFonts w:ascii="Arial" w:hAnsi="Arial" w:hint="default"/>
      </w:rPr>
    </w:lvl>
    <w:lvl w:ilvl="2" w:tplc="255A6482" w:tentative="1">
      <w:start w:val="1"/>
      <w:numFmt w:val="bullet"/>
      <w:lvlText w:val="•"/>
      <w:lvlJc w:val="left"/>
      <w:pPr>
        <w:tabs>
          <w:tab w:val="num" w:pos="2160"/>
        </w:tabs>
        <w:ind w:left="2160" w:hanging="360"/>
      </w:pPr>
      <w:rPr>
        <w:rFonts w:ascii="Arial" w:hAnsi="Arial" w:hint="default"/>
      </w:rPr>
    </w:lvl>
    <w:lvl w:ilvl="3" w:tplc="3ABA4D72" w:tentative="1">
      <w:start w:val="1"/>
      <w:numFmt w:val="bullet"/>
      <w:lvlText w:val="•"/>
      <w:lvlJc w:val="left"/>
      <w:pPr>
        <w:tabs>
          <w:tab w:val="num" w:pos="2880"/>
        </w:tabs>
        <w:ind w:left="2880" w:hanging="360"/>
      </w:pPr>
      <w:rPr>
        <w:rFonts w:ascii="Arial" w:hAnsi="Arial" w:hint="default"/>
      </w:rPr>
    </w:lvl>
    <w:lvl w:ilvl="4" w:tplc="7AFCBAE4" w:tentative="1">
      <w:start w:val="1"/>
      <w:numFmt w:val="bullet"/>
      <w:lvlText w:val="•"/>
      <w:lvlJc w:val="left"/>
      <w:pPr>
        <w:tabs>
          <w:tab w:val="num" w:pos="3600"/>
        </w:tabs>
        <w:ind w:left="3600" w:hanging="360"/>
      </w:pPr>
      <w:rPr>
        <w:rFonts w:ascii="Arial" w:hAnsi="Arial" w:hint="default"/>
      </w:rPr>
    </w:lvl>
    <w:lvl w:ilvl="5" w:tplc="5A305A2E" w:tentative="1">
      <w:start w:val="1"/>
      <w:numFmt w:val="bullet"/>
      <w:lvlText w:val="•"/>
      <w:lvlJc w:val="left"/>
      <w:pPr>
        <w:tabs>
          <w:tab w:val="num" w:pos="4320"/>
        </w:tabs>
        <w:ind w:left="4320" w:hanging="360"/>
      </w:pPr>
      <w:rPr>
        <w:rFonts w:ascii="Arial" w:hAnsi="Arial" w:hint="default"/>
      </w:rPr>
    </w:lvl>
    <w:lvl w:ilvl="6" w:tplc="30D22FDE" w:tentative="1">
      <w:start w:val="1"/>
      <w:numFmt w:val="bullet"/>
      <w:lvlText w:val="•"/>
      <w:lvlJc w:val="left"/>
      <w:pPr>
        <w:tabs>
          <w:tab w:val="num" w:pos="5040"/>
        </w:tabs>
        <w:ind w:left="5040" w:hanging="360"/>
      </w:pPr>
      <w:rPr>
        <w:rFonts w:ascii="Arial" w:hAnsi="Arial" w:hint="default"/>
      </w:rPr>
    </w:lvl>
    <w:lvl w:ilvl="7" w:tplc="E454F60C" w:tentative="1">
      <w:start w:val="1"/>
      <w:numFmt w:val="bullet"/>
      <w:lvlText w:val="•"/>
      <w:lvlJc w:val="left"/>
      <w:pPr>
        <w:tabs>
          <w:tab w:val="num" w:pos="5760"/>
        </w:tabs>
        <w:ind w:left="5760" w:hanging="360"/>
      </w:pPr>
      <w:rPr>
        <w:rFonts w:ascii="Arial" w:hAnsi="Arial" w:hint="default"/>
      </w:rPr>
    </w:lvl>
    <w:lvl w:ilvl="8" w:tplc="C6F2A54C" w:tentative="1">
      <w:start w:val="1"/>
      <w:numFmt w:val="bullet"/>
      <w:lvlText w:val="•"/>
      <w:lvlJc w:val="left"/>
      <w:pPr>
        <w:tabs>
          <w:tab w:val="num" w:pos="6480"/>
        </w:tabs>
        <w:ind w:left="6480" w:hanging="360"/>
      </w:pPr>
      <w:rPr>
        <w:rFonts w:ascii="Arial" w:hAnsi="Arial" w:hint="default"/>
      </w:rPr>
    </w:lvl>
  </w:abstractNum>
  <w:abstractNum w:abstractNumId="3">
    <w:nsid w:val="098616EC"/>
    <w:multiLevelType w:val="hybridMultilevel"/>
    <w:tmpl w:val="C6900A2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nsid w:val="0A114D7C"/>
    <w:multiLevelType w:val="hybridMultilevel"/>
    <w:tmpl w:val="33C44970"/>
    <w:lvl w:ilvl="0" w:tplc="E2C2A7C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nsid w:val="0B6E2853"/>
    <w:multiLevelType w:val="multilevel"/>
    <w:tmpl w:val="670A4E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F0B3A89"/>
    <w:multiLevelType w:val="hybridMultilevel"/>
    <w:tmpl w:val="3C2231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9F5D09"/>
    <w:multiLevelType w:val="multilevel"/>
    <w:tmpl w:val="EA2A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C774D0"/>
    <w:multiLevelType w:val="multilevel"/>
    <w:tmpl w:val="9CE813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11D0F00"/>
    <w:multiLevelType w:val="multilevel"/>
    <w:tmpl w:val="ABD8144C"/>
    <w:lvl w:ilvl="0">
      <w:start w:val="1"/>
      <w:numFmt w:val="decimal"/>
      <w:lvlText w:val="%1."/>
      <w:lvlJc w:val="left"/>
      <w:pPr>
        <w:ind w:left="720" w:hanging="360"/>
      </w:pPr>
      <w:rPr>
        <w:rFonts w:eastAsia="Times New Roman" w:cs="Times New Roman" w:hint="default"/>
        <w:b/>
        <w:sz w:val="28"/>
      </w:rPr>
    </w:lvl>
    <w:lvl w:ilvl="1">
      <w:start w:val="1"/>
      <w:numFmt w:val="decimal"/>
      <w:isLgl/>
      <w:lvlText w:val="%1.%2"/>
      <w:lvlJc w:val="left"/>
      <w:pPr>
        <w:ind w:left="1095" w:hanging="375"/>
      </w:pPr>
      <w:rPr>
        <w:rFonts w:ascii="Times New Roman" w:eastAsia="Arial" w:hAnsi="Times New Roman" w:cs="Times New Roman" w:hint="default"/>
        <w:b/>
        <w:sz w:val="28"/>
      </w:rPr>
    </w:lvl>
    <w:lvl w:ilvl="2">
      <w:start w:val="1"/>
      <w:numFmt w:val="decimal"/>
      <w:isLgl/>
      <w:lvlText w:val="%1.%2.%3"/>
      <w:lvlJc w:val="left"/>
      <w:pPr>
        <w:ind w:left="1800" w:hanging="720"/>
      </w:pPr>
      <w:rPr>
        <w:rFonts w:ascii="Times New Roman" w:eastAsia="Arial" w:hAnsi="Times New Roman" w:cs="Times New Roman" w:hint="default"/>
        <w:b/>
        <w:sz w:val="28"/>
      </w:rPr>
    </w:lvl>
    <w:lvl w:ilvl="3">
      <w:start w:val="1"/>
      <w:numFmt w:val="decimal"/>
      <w:isLgl/>
      <w:lvlText w:val="%1.%2.%3.%4"/>
      <w:lvlJc w:val="left"/>
      <w:pPr>
        <w:ind w:left="2520" w:hanging="1080"/>
      </w:pPr>
      <w:rPr>
        <w:rFonts w:ascii="Times New Roman" w:eastAsia="Arial" w:hAnsi="Times New Roman" w:cs="Times New Roman" w:hint="default"/>
        <w:b/>
        <w:sz w:val="28"/>
      </w:rPr>
    </w:lvl>
    <w:lvl w:ilvl="4">
      <w:start w:val="1"/>
      <w:numFmt w:val="decimal"/>
      <w:isLgl/>
      <w:lvlText w:val="%1.%2.%3.%4.%5"/>
      <w:lvlJc w:val="left"/>
      <w:pPr>
        <w:ind w:left="2880" w:hanging="1080"/>
      </w:pPr>
      <w:rPr>
        <w:rFonts w:ascii="Times New Roman" w:eastAsia="Arial" w:hAnsi="Times New Roman" w:cs="Times New Roman" w:hint="default"/>
        <w:b/>
        <w:sz w:val="28"/>
      </w:rPr>
    </w:lvl>
    <w:lvl w:ilvl="5">
      <w:start w:val="1"/>
      <w:numFmt w:val="decimal"/>
      <w:isLgl/>
      <w:lvlText w:val="%1.%2.%3.%4.%5.%6"/>
      <w:lvlJc w:val="left"/>
      <w:pPr>
        <w:ind w:left="3600" w:hanging="1440"/>
      </w:pPr>
      <w:rPr>
        <w:rFonts w:ascii="Times New Roman" w:eastAsia="Arial" w:hAnsi="Times New Roman" w:cs="Times New Roman" w:hint="default"/>
        <w:b/>
        <w:sz w:val="28"/>
      </w:rPr>
    </w:lvl>
    <w:lvl w:ilvl="6">
      <w:start w:val="1"/>
      <w:numFmt w:val="decimal"/>
      <w:isLgl/>
      <w:lvlText w:val="%1.%2.%3.%4.%5.%6.%7"/>
      <w:lvlJc w:val="left"/>
      <w:pPr>
        <w:ind w:left="3960" w:hanging="1440"/>
      </w:pPr>
      <w:rPr>
        <w:rFonts w:ascii="Times New Roman" w:eastAsia="Arial" w:hAnsi="Times New Roman" w:cs="Times New Roman" w:hint="default"/>
        <w:b/>
        <w:sz w:val="28"/>
      </w:rPr>
    </w:lvl>
    <w:lvl w:ilvl="7">
      <w:start w:val="1"/>
      <w:numFmt w:val="decimal"/>
      <w:isLgl/>
      <w:lvlText w:val="%1.%2.%3.%4.%5.%6.%7.%8"/>
      <w:lvlJc w:val="left"/>
      <w:pPr>
        <w:ind w:left="4680" w:hanging="1800"/>
      </w:pPr>
      <w:rPr>
        <w:rFonts w:ascii="Times New Roman" w:eastAsia="Arial" w:hAnsi="Times New Roman" w:cs="Times New Roman" w:hint="default"/>
        <w:b/>
        <w:sz w:val="28"/>
      </w:rPr>
    </w:lvl>
    <w:lvl w:ilvl="8">
      <w:start w:val="1"/>
      <w:numFmt w:val="decimal"/>
      <w:isLgl/>
      <w:lvlText w:val="%1.%2.%3.%4.%5.%6.%7.%8.%9"/>
      <w:lvlJc w:val="left"/>
      <w:pPr>
        <w:ind w:left="5040" w:hanging="1800"/>
      </w:pPr>
      <w:rPr>
        <w:rFonts w:ascii="Times New Roman" w:eastAsia="Arial" w:hAnsi="Times New Roman" w:cs="Times New Roman" w:hint="default"/>
        <w:b/>
        <w:sz w:val="28"/>
      </w:rPr>
    </w:lvl>
  </w:abstractNum>
  <w:abstractNum w:abstractNumId="10">
    <w:nsid w:val="26607B03"/>
    <w:multiLevelType w:val="hybridMultilevel"/>
    <w:tmpl w:val="995601EE"/>
    <w:lvl w:ilvl="0" w:tplc="0416000B">
      <w:start w:val="1"/>
      <w:numFmt w:val="bullet"/>
      <w:lvlText w:val=""/>
      <w:lvlJc w:val="left"/>
      <w:pPr>
        <w:ind w:left="786"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A6D5584"/>
    <w:multiLevelType w:val="hybridMultilevel"/>
    <w:tmpl w:val="234C91D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2A93F04"/>
    <w:multiLevelType w:val="hybridMultilevel"/>
    <w:tmpl w:val="D0D06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373CF1"/>
    <w:multiLevelType w:val="multilevel"/>
    <w:tmpl w:val="37E4AFB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42237CEA"/>
    <w:multiLevelType w:val="hybridMultilevel"/>
    <w:tmpl w:val="DDB62618"/>
    <w:lvl w:ilvl="0" w:tplc="6D6897D8">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nsid w:val="4BAA74FC"/>
    <w:multiLevelType w:val="hybridMultilevel"/>
    <w:tmpl w:val="02E099B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0127747"/>
    <w:multiLevelType w:val="hybridMultilevel"/>
    <w:tmpl w:val="215C205A"/>
    <w:lvl w:ilvl="0" w:tplc="CD76E19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7">
    <w:nsid w:val="58A0374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7EB72B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19">
    <w:nsid w:val="6AC7215E"/>
    <w:multiLevelType w:val="hybridMultilevel"/>
    <w:tmpl w:val="97949038"/>
    <w:lvl w:ilvl="0" w:tplc="5368464E">
      <w:start w:val="1"/>
      <w:numFmt w:val="bullet"/>
      <w:lvlText w:val="•"/>
      <w:lvlJc w:val="left"/>
      <w:pPr>
        <w:tabs>
          <w:tab w:val="num" w:pos="720"/>
        </w:tabs>
        <w:ind w:left="720" w:hanging="360"/>
      </w:pPr>
      <w:rPr>
        <w:rFonts w:ascii="Arial" w:hAnsi="Arial" w:hint="default"/>
      </w:rPr>
    </w:lvl>
    <w:lvl w:ilvl="1" w:tplc="8D22FD28" w:tentative="1">
      <w:start w:val="1"/>
      <w:numFmt w:val="bullet"/>
      <w:lvlText w:val="•"/>
      <w:lvlJc w:val="left"/>
      <w:pPr>
        <w:tabs>
          <w:tab w:val="num" w:pos="1440"/>
        </w:tabs>
        <w:ind w:left="1440" w:hanging="360"/>
      </w:pPr>
      <w:rPr>
        <w:rFonts w:ascii="Arial" w:hAnsi="Arial" w:hint="default"/>
      </w:rPr>
    </w:lvl>
    <w:lvl w:ilvl="2" w:tplc="B0B0FF92" w:tentative="1">
      <w:start w:val="1"/>
      <w:numFmt w:val="bullet"/>
      <w:lvlText w:val="•"/>
      <w:lvlJc w:val="left"/>
      <w:pPr>
        <w:tabs>
          <w:tab w:val="num" w:pos="2160"/>
        </w:tabs>
        <w:ind w:left="2160" w:hanging="360"/>
      </w:pPr>
      <w:rPr>
        <w:rFonts w:ascii="Arial" w:hAnsi="Arial" w:hint="default"/>
      </w:rPr>
    </w:lvl>
    <w:lvl w:ilvl="3" w:tplc="3E0A7A12" w:tentative="1">
      <w:start w:val="1"/>
      <w:numFmt w:val="bullet"/>
      <w:lvlText w:val="•"/>
      <w:lvlJc w:val="left"/>
      <w:pPr>
        <w:tabs>
          <w:tab w:val="num" w:pos="2880"/>
        </w:tabs>
        <w:ind w:left="2880" w:hanging="360"/>
      </w:pPr>
      <w:rPr>
        <w:rFonts w:ascii="Arial" w:hAnsi="Arial" w:hint="default"/>
      </w:rPr>
    </w:lvl>
    <w:lvl w:ilvl="4" w:tplc="692C5A9C" w:tentative="1">
      <w:start w:val="1"/>
      <w:numFmt w:val="bullet"/>
      <w:lvlText w:val="•"/>
      <w:lvlJc w:val="left"/>
      <w:pPr>
        <w:tabs>
          <w:tab w:val="num" w:pos="3600"/>
        </w:tabs>
        <w:ind w:left="3600" w:hanging="360"/>
      </w:pPr>
      <w:rPr>
        <w:rFonts w:ascii="Arial" w:hAnsi="Arial" w:hint="default"/>
      </w:rPr>
    </w:lvl>
    <w:lvl w:ilvl="5" w:tplc="65FE4748" w:tentative="1">
      <w:start w:val="1"/>
      <w:numFmt w:val="bullet"/>
      <w:lvlText w:val="•"/>
      <w:lvlJc w:val="left"/>
      <w:pPr>
        <w:tabs>
          <w:tab w:val="num" w:pos="4320"/>
        </w:tabs>
        <w:ind w:left="4320" w:hanging="360"/>
      </w:pPr>
      <w:rPr>
        <w:rFonts w:ascii="Arial" w:hAnsi="Arial" w:hint="default"/>
      </w:rPr>
    </w:lvl>
    <w:lvl w:ilvl="6" w:tplc="EF24D3DC" w:tentative="1">
      <w:start w:val="1"/>
      <w:numFmt w:val="bullet"/>
      <w:lvlText w:val="•"/>
      <w:lvlJc w:val="left"/>
      <w:pPr>
        <w:tabs>
          <w:tab w:val="num" w:pos="5040"/>
        </w:tabs>
        <w:ind w:left="5040" w:hanging="360"/>
      </w:pPr>
      <w:rPr>
        <w:rFonts w:ascii="Arial" w:hAnsi="Arial" w:hint="default"/>
      </w:rPr>
    </w:lvl>
    <w:lvl w:ilvl="7" w:tplc="4490CD0A" w:tentative="1">
      <w:start w:val="1"/>
      <w:numFmt w:val="bullet"/>
      <w:lvlText w:val="•"/>
      <w:lvlJc w:val="left"/>
      <w:pPr>
        <w:tabs>
          <w:tab w:val="num" w:pos="5760"/>
        </w:tabs>
        <w:ind w:left="5760" w:hanging="360"/>
      </w:pPr>
      <w:rPr>
        <w:rFonts w:ascii="Arial" w:hAnsi="Arial" w:hint="default"/>
      </w:rPr>
    </w:lvl>
    <w:lvl w:ilvl="8" w:tplc="7FF8E296" w:tentative="1">
      <w:start w:val="1"/>
      <w:numFmt w:val="bullet"/>
      <w:lvlText w:val="•"/>
      <w:lvlJc w:val="left"/>
      <w:pPr>
        <w:tabs>
          <w:tab w:val="num" w:pos="6480"/>
        </w:tabs>
        <w:ind w:left="6480" w:hanging="360"/>
      </w:pPr>
      <w:rPr>
        <w:rFonts w:ascii="Arial" w:hAnsi="Arial" w:hint="default"/>
      </w:rPr>
    </w:lvl>
  </w:abstractNum>
  <w:abstractNum w:abstractNumId="20">
    <w:nsid w:val="6D21561C"/>
    <w:multiLevelType w:val="multilevel"/>
    <w:tmpl w:val="89BED6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967414"/>
    <w:multiLevelType w:val="hybridMultilevel"/>
    <w:tmpl w:val="FF62F34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2">
    <w:nsid w:val="730C53D4"/>
    <w:multiLevelType w:val="hybridMultilevel"/>
    <w:tmpl w:val="787495E0"/>
    <w:lvl w:ilvl="0" w:tplc="161225EE">
      <w:start w:val="1"/>
      <w:numFmt w:val="lowerLetter"/>
      <w:lvlText w:val="(%1)"/>
      <w:lvlJc w:val="left"/>
      <w:pPr>
        <w:ind w:left="5740" w:hanging="5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DF6BC9"/>
    <w:multiLevelType w:val="hybridMultilevel"/>
    <w:tmpl w:val="1CCC425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start w:val="1"/>
      <w:numFmt w:val="bullet"/>
      <w:lvlText w:val=""/>
      <w:lvlJc w:val="left"/>
      <w:pPr>
        <w:ind w:left="2302" w:hanging="360"/>
      </w:pPr>
      <w:rPr>
        <w:rFonts w:ascii="Wingdings" w:hAnsi="Wingdings" w:hint="default"/>
      </w:rPr>
    </w:lvl>
    <w:lvl w:ilvl="3" w:tplc="0416000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4">
    <w:nsid w:val="7E5B44E2"/>
    <w:multiLevelType w:val="hybridMultilevel"/>
    <w:tmpl w:val="CB506492"/>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num w:numId="1">
    <w:abstractNumId w:val="9"/>
  </w:num>
  <w:num w:numId="2">
    <w:abstractNumId w:val="1"/>
  </w:num>
  <w:num w:numId="3">
    <w:abstractNumId w:val="10"/>
  </w:num>
  <w:num w:numId="4">
    <w:abstractNumId w:val="22"/>
  </w:num>
  <w:num w:numId="5">
    <w:abstractNumId w:val="12"/>
  </w:num>
  <w:num w:numId="6">
    <w:abstractNumId w:val="3"/>
  </w:num>
  <w:num w:numId="7">
    <w:abstractNumId w:val="19"/>
  </w:num>
  <w:num w:numId="8">
    <w:abstractNumId w:val="21"/>
  </w:num>
  <w:num w:numId="9">
    <w:abstractNumId w:val="23"/>
  </w:num>
  <w:num w:numId="10">
    <w:abstractNumId w:val="24"/>
  </w:num>
  <w:num w:numId="11">
    <w:abstractNumId w:val="2"/>
  </w:num>
  <w:num w:numId="12">
    <w:abstractNumId w:val="0"/>
  </w:num>
  <w:num w:numId="13">
    <w:abstractNumId w:val="7"/>
  </w:num>
  <w:num w:numId="14">
    <w:abstractNumId w:val="6"/>
  </w:num>
  <w:num w:numId="15">
    <w:abstractNumId w:val="8"/>
  </w:num>
  <w:num w:numId="16">
    <w:abstractNumId w:val="5"/>
  </w:num>
  <w:num w:numId="17">
    <w:abstractNumId w:val="4"/>
  </w:num>
  <w:num w:numId="18">
    <w:abstractNumId w:val="16"/>
  </w:num>
  <w:num w:numId="19">
    <w:abstractNumId w:val="14"/>
  </w:num>
  <w:num w:numId="20">
    <w:abstractNumId w:val="11"/>
  </w:num>
  <w:num w:numId="21">
    <w:abstractNumId w:val="17"/>
  </w:num>
  <w:num w:numId="22">
    <w:abstractNumId w:val="20"/>
  </w:num>
  <w:num w:numId="23">
    <w:abstractNumId w:val="15"/>
  </w:num>
  <w:num w:numId="24">
    <w:abstractNumId w:val="13"/>
  </w:num>
  <w:num w:numId="25">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a Carvalho">
    <w15:presenceInfo w15:providerId="Windows Live" w15:userId="bedfdbaa0e8c71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2FD"/>
    <w:rsid w:val="00D442FD"/>
    <w:rsid w:val="00E87E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4C7FFF-9AAE-4FEA-A8B4-BF2740BDC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442FD"/>
    <w:pPr>
      <w:keepNext/>
      <w:numPr>
        <w:numId w:val="25"/>
      </w:numPr>
      <w:spacing w:before="240" w:after="240" w:line="360" w:lineRule="auto"/>
      <w:outlineLvl w:val="0"/>
    </w:pPr>
    <w:rPr>
      <w:rFonts w:ascii="Arial" w:eastAsia="Times New Roman" w:hAnsi="Arial" w:cs="Times New Roman"/>
      <w:b/>
      <w:bCs/>
      <w:kern w:val="32"/>
      <w:sz w:val="24"/>
      <w:szCs w:val="32"/>
    </w:rPr>
  </w:style>
  <w:style w:type="paragraph" w:styleId="Ttulo2">
    <w:name w:val="heading 2"/>
    <w:basedOn w:val="Normal"/>
    <w:next w:val="Normal"/>
    <w:link w:val="Ttulo2Char"/>
    <w:uiPriority w:val="9"/>
    <w:qFormat/>
    <w:rsid w:val="00D442FD"/>
    <w:pPr>
      <w:keepNext/>
      <w:numPr>
        <w:ilvl w:val="1"/>
        <w:numId w:val="25"/>
      </w:numPr>
      <w:spacing w:before="240" w:after="240" w:line="360" w:lineRule="auto"/>
      <w:outlineLvl w:val="1"/>
    </w:pPr>
    <w:rPr>
      <w:rFonts w:ascii="Arial" w:eastAsia="Times New Roman" w:hAnsi="Arial" w:cs="Times New Roman"/>
      <w:b/>
      <w:bCs/>
      <w:iCs/>
      <w:sz w:val="24"/>
      <w:szCs w:val="28"/>
    </w:rPr>
  </w:style>
  <w:style w:type="paragraph" w:styleId="Ttulo3">
    <w:name w:val="heading 3"/>
    <w:basedOn w:val="Normal"/>
    <w:next w:val="Normal"/>
    <w:link w:val="Ttulo3Char"/>
    <w:uiPriority w:val="9"/>
    <w:qFormat/>
    <w:rsid w:val="00D442FD"/>
    <w:pPr>
      <w:keepNext/>
      <w:numPr>
        <w:ilvl w:val="2"/>
        <w:numId w:val="25"/>
      </w:numPr>
      <w:spacing w:before="240" w:after="240" w:line="360" w:lineRule="auto"/>
      <w:outlineLvl w:val="2"/>
    </w:pPr>
    <w:rPr>
      <w:rFonts w:ascii="Arial" w:eastAsia="Times New Roman" w:hAnsi="Arial" w:cs="Times New Roman"/>
      <w:b/>
      <w:bCs/>
      <w:sz w:val="24"/>
      <w:szCs w:val="26"/>
    </w:rPr>
  </w:style>
  <w:style w:type="paragraph" w:styleId="Ttulo4">
    <w:name w:val="heading 4"/>
    <w:basedOn w:val="Normal"/>
    <w:next w:val="Normal"/>
    <w:link w:val="Ttulo4Char"/>
    <w:uiPriority w:val="9"/>
    <w:semiHidden/>
    <w:unhideWhenUsed/>
    <w:qFormat/>
    <w:rsid w:val="00D442FD"/>
    <w:pPr>
      <w:keepNext/>
      <w:keepLines/>
      <w:spacing w:before="40" w:after="0"/>
      <w:outlineLvl w:val="3"/>
    </w:pPr>
    <w:rPr>
      <w:rFonts w:ascii="Arial" w:eastAsia="Times New Roman" w:hAnsi="Arial" w:cs="Times New Roman"/>
      <w:b/>
      <w:iCs/>
    </w:rPr>
  </w:style>
  <w:style w:type="paragraph" w:styleId="Ttulo5">
    <w:name w:val="heading 5"/>
    <w:basedOn w:val="Normal"/>
    <w:next w:val="Normal"/>
    <w:link w:val="Ttulo5Char"/>
    <w:uiPriority w:val="9"/>
    <w:semiHidden/>
    <w:unhideWhenUsed/>
    <w:qFormat/>
    <w:rsid w:val="00D442FD"/>
    <w:pPr>
      <w:keepNext/>
      <w:keepLines/>
      <w:spacing w:before="40" w:after="0"/>
      <w:outlineLvl w:val="4"/>
    </w:pPr>
    <w:rPr>
      <w:rFonts w:ascii="Calibri" w:eastAsia="Times New Roman" w:hAnsi="Calibri" w:cs="Times New Roman"/>
      <w:color w:val="365F91"/>
    </w:rPr>
  </w:style>
  <w:style w:type="paragraph" w:styleId="Ttulo6">
    <w:name w:val="heading 6"/>
    <w:basedOn w:val="Normal"/>
    <w:next w:val="Normal"/>
    <w:link w:val="Ttulo6Char"/>
    <w:uiPriority w:val="9"/>
    <w:semiHidden/>
    <w:unhideWhenUsed/>
    <w:qFormat/>
    <w:rsid w:val="00D442FD"/>
    <w:pPr>
      <w:keepNext/>
      <w:keepLines/>
      <w:spacing w:before="40" w:after="0"/>
      <w:outlineLvl w:val="5"/>
    </w:pPr>
    <w:rPr>
      <w:rFonts w:ascii="Calibri" w:eastAsia="Times New Roman" w:hAnsi="Calibri" w:cs="Times New Roman"/>
      <w:color w:val="243F60"/>
    </w:rPr>
  </w:style>
  <w:style w:type="paragraph" w:styleId="Ttulo7">
    <w:name w:val="heading 7"/>
    <w:basedOn w:val="Normal"/>
    <w:next w:val="Normal"/>
    <w:link w:val="Ttulo7Char"/>
    <w:uiPriority w:val="9"/>
    <w:semiHidden/>
    <w:unhideWhenUsed/>
    <w:qFormat/>
    <w:rsid w:val="00D442FD"/>
    <w:pPr>
      <w:keepNext/>
      <w:keepLines/>
      <w:spacing w:before="40" w:after="0"/>
      <w:outlineLvl w:val="6"/>
    </w:pPr>
    <w:rPr>
      <w:rFonts w:ascii="Calibri" w:eastAsia="Times New Roman" w:hAnsi="Calibri" w:cs="Times New Roman"/>
      <w:i/>
      <w:iCs/>
      <w:color w:val="243F60"/>
    </w:rPr>
  </w:style>
  <w:style w:type="paragraph" w:styleId="Ttulo8">
    <w:name w:val="heading 8"/>
    <w:basedOn w:val="Normal"/>
    <w:next w:val="Normal"/>
    <w:link w:val="Ttulo8Char"/>
    <w:uiPriority w:val="9"/>
    <w:semiHidden/>
    <w:unhideWhenUsed/>
    <w:qFormat/>
    <w:rsid w:val="00D442FD"/>
    <w:pPr>
      <w:keepNext/>
      <w:keepLines/>
      <w:spacing w:before="40" w:after="0"/>
      <w:outlineLvl w:val="7"/>
    </w:pPr>
    <w:rPr>
      <w:rFonts w:ascii="Calibri" w:eastAsia="Times New Roman" w:hAnsi="Calibri" w:cs="Times New Roman"/>
      <w:color w:val="272727"/>
      <w:sz w:val="21"/>
      <w:szCs w:val="21"/>
    </w:rPr>
  </w:style>
  <w:style w:type="paragraph" w:styleId="Ttulo9">
    <w:name w:val="heading 9"/>
    <w:basedOn w:val="Normal"/>
    <w:next w:val="Normal"/>
    <w:link w:val="Ttulo9Char"/>
    <w:uiPriority w:val="9"/>
    <w:semiHidden/>
    <w:unhideWhenUsed/>
    <w:qFormat/>
    <w:rsid w:val="00D442FD"/>
    <w:pPr>
      <w:keepNext/>
      <w:keepLines/>
      <w:spacing w:before="40" w:after="0"/>
      <w:outlineLvl w:val="8"/>
    </w:pPr>
    <w:rPr>
      <w:rFonts w:ascii="Calibri" w:eastAsia="Times New Roman" w:hAnsi="Calibri" w:cs="Times New Roman"/>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442FD"/>
    <w:rPr>
      <w:rFonts w:ascii="Arial" w:eastAsia="Times New Roman" w:hAnsi="Arial" w:cs="Times New Roman"/>
      <w:b/>
      <w:bCs/>
      <w:kern w:val="32"/>
      <w:sz w:val="24"/>
      <w:szCs w:val="32"/>
    </w:rPr>
  </w:style>
  <w:style w:type="character" w:customStyle="1" w:styleId="Ttulo2Char">
    <w:name w:val="Título 2 Char"/>
    <w:basedOn w:val="Fontepargpadro"/>
    <w:link w:val="Ttulo2"/>
    <w:uiPriority w:val="9"/>
    <w:rsid w:val="00D442FD"/>
    <w:rPr>
      <w:rFonts w:ascii="Arial" w:eastAsia="Times New Roman" w:hAnsi="Arial" w:cs="Times New Roman"/>
      <w:b/>
      <w:bCs/>
      <w:iCs/>
      <w:sz w:val="24"/>
      <w:szCs w:val="28"/>
    </w:rPr>
  </w:style>
  <w:style w:type="character" w:customStyle="1" w:styleId="Ttulo3Char">
    <w:name w:val="Título 3 Char"/>
    <w:basedOn w:val="Fontepargpadro"/>
    <w:link w:val="Ttulo3"/>
    <w:uiPriority w:val="9"/>
    <w:rsid w:val="00D442FD"/>
    <w:rPr>
      <w:rFonts w:ascii="Arial" w:eastAsia="Times New Roman" w:hAnsi="Arial" w:cs="Times New Roman"/>
      <w:b/>
      <w:bCs/>
      <w:sz w:val="24"/>
      <w:szCs w:val="26"/>
    </w:rPr>
  </w:style>
  <w:style w:type="paragraph" w:customStyle="1" w:styleId="Ttulo41">
    <w:name w:val="Título 41"/>
    <w:basedOn w:val="Normal"/>
    <w:next w:val="Normal"/>
    <w:uiPriority w:val="9"/>
    <w:unhideWhenUsed/>
    <w:qFormat/>
    <w:rsid w:val="00D442FD"/>
    <w:pPr>
      <w:keepNext/>
      <w:keepLines/>
      <w:numPr>
        <w:ilvl w:val="3"/>
        <w:numId w:val="25"/>
      </w:numPr>
      <w:spacing w:before="240" w:after="240" w:line="360" w:lineRule="auto"/>
      <w:outlineLvl w:val="3"/>
    </w:pPr>
    <w:rPr>
      <w:rFonts w:ascii="Arial" w:eastAsia="Times New Roman" w:hAnsi="Arial" w:cs="Times New Roman"/>
      <w:b/>
      <w:iCs/>
      <w:sz w:val="24"/>
      <w:szCs w:val="24"/>
    </w:rPr>
  </w:style>
  <w:style w:type="paragraph" w:customStyle="1" w:styleId="Ttulo51">
    <w:name w:val="Título 51"/>
    <w:basedOn w:val="Normal"/>
    <w:next w:val="Normal"/>
    <w:uiPriority w:val="9"/>
    <w:semiHidden/>
    <w:unhideWhenUsed/>
    <w:qFormat/>
    <w:rsid w:val="00D442FD"/>
    <w:pPr>
      <w:keepNext/>
      <w:keepLines/>
      <w:numPr>
        <w:ilvl w:val="4"/>
        <w:numId w:val="25"/>
      </w:numPr>
      <w:spacing w:before="40" w:after="0" w:line="276" w:lineRule="auto"/>
      <w:outlineLvl w:val="4"/>
    </w:pPr>
    <w:rPr>
      <w:rFonts w:ascii="Calibri" w:eastAsia="Times New Roman" w:hAnsi="Calibri" w:cs="Times New Roman"/>
      <w:color w:val="365F91"/>
      <w:sz w:val="24"/>
      <w:szCs w:val="24"/>
    </w:rPr>
  </w:style>
  <w:style w:type="paragraph" w:customStyle="1" w:styleId="Ttulo61">
    <w:name w:val="Título 61"/>
    <w:basedOn w:val="Normal"/>
    <w:next w:val="Normal"/>
    <w:uiPriority w:val="9"/>
    <w:semiHidden/>
    <w:unhideWhenUsed/>
    <w:qFormat/>
    <w:rsid w:val="00D442FD"/>
    <w:pPr>
      <w:keepNext/>
      <w:keepLines/>
      <w:numPr>
        <w:ilvl w:val="5"/>
        <w:numId w:val="25"/>
      </w:numPr>
      <w:spacing w:before="40" w:after="0" w:line="276" w:lineRule="auto"/>
      <w:outlineLvl w:val="5"/>
    </w:pPr>
    <w:rPr>
      <w:rFonts w:ascii="Calibri" w:eastAsia="Times New Roman" w:hAnsi="Calibri" w:cs="Times New Roman"/>
      <w:color w:val="243F60"/>
      <w:sz w:val="24"/>
      <w:szCs w:val="24"/>
    </w:rPr>
  </w:style>
  <w:style w:type="paragraph" w:customStyle="1" w:styleId="Ttulo71">
    <w:name w:val="Título 71"/>
    <w:basedOn w:val="Normal"/>
    <w:next w:val="Normal"/>
    <w:uiPriority w:val="9"/>
    <w:semiHidden/>
    <w:unhideWhenUsed/>
    <w:qFormat/>
    <w:rsid w:val="00D442FD"/>
    <w:pPr>
      <w:keepNext/>
      <w:keepLines/>
      <w:numPr>
        <w:ilvl w:val="6"/>
        <w:numId w:val="25"/>
      </w:numPr>
      <w:spacing w:before="40" w:after="0" w:line="276" w:lineRule="auto"/>
      <w:outlineLvl w:val="6"/>
    </w:pPr>
    <w:rPr>
      <w:rFonts w:ascii="Calibri" w:eastAsia="Times New Roman" w:hAnsi="Calibri" w:cs="Times New Roman"/>
      <w:i/>
      <w:iCs/>
      <w:color w:val="243F60"/>
      <w:sz w:val="24"/>
      <w:szCs w:val="24"/>
    </w:rPr>
  </w:style>
  <w:style w:type="paragraph" w:customStyle="1" w:styleId="Ttulo81">
    <w:name w:val="Título 81"/>
    <w:basedOn w:val="Normal"/>
    <w:next w:val="Normal"/>
    <w:uiPriority w:val="9"/>
    <w:semiHidden/>
    <w:unhideWhenUsed/>
    <w:qFormat/>
    <w:rsid w:val="00D442FD"/>
    <w:pPr>
      <w:keepNext/>
      <w:keepLines/>
      <w:numPr>
        <w:ilvl w:val="7"/>
        <w:numId w:val="25"/>
      </w:numPr>
      <w:spacing w:before="40" w:after="0" w:line="276" w:lineRule="auto"/>
      <w:outlineLvl w:val="7"/>
    </w:pPr>
    <w:rPr>
      <w:rFonts w:ascii="Calibri" w:eastAsia="Times New Roman" w:hAnsi="Calibri" w:cs="Times New Roman"/>
      <w:color w:val="272727"/>
      <w:sz w:val="21"/>
      <w:szCs w:val="21"/>
    </w:rPr>
  </w:style>
  <w:style w:type="paragraph" w:customStyle="1" w:styleId="Ttulo91">
    <w:name w:val="Título 91"/>
    <w:basedOn w:val="Normal"/>
    <w:next w:val="Normal"/>
    <w:uiPriority w:val="9"/>
    <w:semiHidden/>
    <w:unhideWhenUsed/>
    <w:qFormat/>
    <w:rsid w:val="00D442FD"/>
    <w:pPr>
      <w:keepNext/>
      <w:keepLines/>
      <w:numPr>
        <w:ilvl w:val="8"/>
        <w:numId w:val="25"/>
      </w:numPr>
      <w:spacing w:before="40" w:after="0" w:line="276" w:lineRule="auto"/>
      <w:outlineLvl w:val="8"/>
    </w:pPr>
    <w:rPr>
      <w:rFonts w:ascii="Calibri" w:eastAsia="Times New Roman" w:hAnsi="Calibri" w:cs="Times New Roman"/>
      <w:i/>
      <w:iCs/>
      <w:color w:val="272727"/>
      <w:sz w:val="21"/>
      <w:szCs w:val="21"/>
    </w:rPr>
  </w:style>
  <w:style w:type="numbering" w:customStyle="1" w:styleId="Semlista1">
    <w:name w:val="Sem lista1"/>
    <w:next w:val="Semlista"/>
    <w:uiPriority w:val="99"/>
    <w:semiHidden/>
    <w:unhideWhenUsed/>
    <w:rsid w:val="00D442FD"/>
  </w:style>
  <w:style w:type="character" w:customStyle="1" w:styleId="Ttulo4Char">
    <w:name w:val="Título 4 Char"/>
    <w:basedOn w:val="Fontepargpadro"/>
    <w:link w:val="Ttulo4"/>
    <w:uiPriority w:val="9"/>
    <w:rsid w:val="00D442FD"/>
    <w:rPr>
      <w:rFonts w:ascii="Arial" w:eastAsia="Times New Roman" w:hAnsi="Arial" w:cs="Times New Roman"/>
      <w:b/>
      <w:iCs/>
    </w:rPr>
  </w:style>
  <w:style w:type="character" w:customStyle="1" w:styleId="Ttulo5Char">
    <w:name w:val="Título 5 Char"/>
    <w:basedOn w:val="Fontepargpadro"/>
    <w:link w:val="Ttulo5"/>
    <w:uiPriority w:val="9"/>
    <w:semiHidden/>
    <w:rsid w:val="00D442FD"/>
    <w:rPr>
      <w:rFonts w:ascii="Calibri" w:eastAsia="Times New Roman" w:hAnsi="Calibri" w:cs="Times New Roman"/>
      <w:color w:val="365F91"/>
    </w:rPr>
  </w:style>
  <w:style w:type="character" w:customStyle="1" w:styleId="Ttulo6Char">
    <w:name w:val="Título 6 Char"/>
    <w:basedOn w:val="Fontepargpadro"/>
    <w:link w:val="Ttulo6"/>
    <w:uiPriority w:val="9"/>
    <w:semiHidden/>
    <w:rsid w:val="00D442FD"/>
    <w:rPr>
      <w:rFonts w:ascii="Calibri" w:eastAsia="Times New Roman" w:hAnsi="Calibri" w:cs="Times New Roman"/>
      <w:color w:val="243F60"/>
    </w:rPr>
  </w:style>
  <w:style w:type="character" w:customStyle="1" w:styleId="Ttulo7Char">
    <w:name w:val="Título 7 Char"/>
    <w:basedOn w:val="Fontepargpadro"/>
    <w:link w:val="Ttulo7"/>
    <w:uiPriority w:val="9"/>
    <w:semiHidden/>
    <w:rsid w:val="00D442FD"/>
    <w:rPr>
      <w:rFonts w:ascii="Calibri" w:eastAsia="Times New Roman" w:hAnsi="Calibri" w:cs="Times New Roman"/>
      <w:i/>
      <w:iCs/>
      <w:color w:val="243F60"/>
    </w:rPr>
  </w:style>
  <w:style w:type="character" w:customStyle="1" w:styleId="Ttulo8Char">
    <w:name w:val="Título 8 Char"/>
    <w:basedOn w:val="Fontepargpadro"/>
    <w:link w:val="Ttulo8"/>
    <w:uiPriority w:val="9"/>
    <w:semiHidden/>
    <w:rsid w:val="00D442FD"/>
    <w:rPr>
      <w:rFonts w:ascii="Calibri" w:eastAsia="Times New Roman" w:hAnsi="Calibri" w:cs="Times New Roman"/>
      <w:color w:val="272727"/>
      <w:sz w:val="21"/>
      <w:szCs w:val="21"/>
    </w:rPr>
  </w:style>
  <w:style w:type="character" w:customStyle="1" w:styleId="Ttulo9Char">
    <w:name w:val="Título 9 Char"/>
    <w:basedOn w:val="Fontepargpadro"/>
    <w:link w:val="Ttulo9"/>
    <w:uiPriority w:val="9"/>
    <w:semiHidden/>
    <w:rsid w:val="00D442FD"/>
    <w:rPr>
      <w:rFonts w:ascii="Calibri" w:eastAsia="Times New Roman" w:hAnsi="Calibri" w:cs="Times New Roman"/>
      <w:i/>
      <w:iCs/>
      <w:color w:val="272727"/>
      <w:sz w:val="21"/>
      <w:szCs w:val="21"/>
    </w:rPr>
  </w:style>
  <w:style w:type="paragraph" w:styleId="Corpodetexto">
    <w:name w:val="Body Text"/>
    <w:basedOn w:val="Normal"/>
    <w:link w:val="CorpodetextoChar"/>
    <w:uiPriority w:val="99"/>
    <w:rsid w:val="00D442FD"/>
    <w:pPr>
      <w:widowControl w:val="0"/>
      <w:suppressAutoHyphens/>
      <w:spacing w:after="120" w:line="240" w:lineRule="auto"/>
    </w:pPr>
    <w:rPr>
      <w:rFonts w:ascii="Arial" w:eastAsia="SimSun" w:hAnsi="Arial" w:cs="Mangal"/>
      <w:kern w:val="1"/>
      <w:sz w:val="24"/>
      <w:szCs w:val="24"/>
      <w:lang w:eastAsia="zh-CN" w:bidi="hi-IN"/>
    </w:rPr>
  </w:style>
  <w:style w:type="character" w:customStyle="1" w:styleId="CorpodetextoChar">
    <w:name w:val="Corpo de texto Char"/>
    <w:basedOn w:val="Fontepargpadro"/>
    <w:link w:val="Corpodetexto"/>
    <w:uiPriority w:val="99"/>
    <w:rsid w:val="00D442FD"/>
    <w:rPr>
      <w:rFonts w:ascii="Arial" w:eastAsia="SimSun" w:hAnsi="Arial" w:cs="Mangal"/>
      <w:kern w:val="1"/>
      <w:sz w:val="24"/>
      <w:szCs w:val="24"/>
      <w:lang w:eastAsia="zh-CN" w:bidi="hi-IN"/>
    </w:rPr>
  </w:style>
  <w:style w:type="paragraph" w:styleId="Cabealho">
    <w:name w:val="header"/>
    <w:basedOn w:val="Normal"/>
    <w:link w:val="CabealhoChar"/>
    <w:uiPriority w:val="99"/>
    <w:unhideWhenUsed/>
    <w:rsid w:val="00D442FD"/>
    <w:pPr>
      <w:tabs>
        <w:tab w:val="center" w:pos="4252"/>
        <w:tab w:val="right" w:pos="8504"/>
      </w:tabs>
      <w:spacing w:after="0" w:line="240" w:lineRule="auto"/>
    </w:pPr>
    <w:rPr>
      <w:rFonts w:ascii="Arial" w:eastAsia="Calibri" w:hAnsi="Arial" w:cs="Times New Roman"/>
      <w:sz w:val="24"/>
      <w:szCs w:val="24"/>
    </w:rPr>
  </w:style>
  <w:style w:type="character" w:customStyle="1" w:styleId="CabealhoChar">
    <w:name w:val="Cabeçalho Char"/>
    <w:basedOn w:val="Fontepargpadro"/>
    <w:link w:val="Cabealho"/>
    <w:uiPriority w:val="99"/>
    <w:rsid w:val="00D442FD"/>
    <w:rPr>
      <w:rFonts w:ascii="Arial" w:eastAsia="Calibri" w:hAnsi="Arial" w:cs="Times New Roman"/>
      <w:sz w:val="24"/>
      <w:szCs w:val="24"/>
    </w:rPr>
  </w:style>
  <w:style w:type="paragraph" w:styleId="Rodap">
    <w:name w:val="footer"/>
    <w:basedOn w:val="Normal"/>
    <w:link w:val="RodapChar"/>
    <w:uiPriority w:val="99"/>
    <w:unhideWhenUsed/>
    <w:rsid w:val="00D442FD"/>
    <w:pPr>
      <w:tabs>
        <w:tab w:val="center" w:pos="4252"/>
        <w:tab w:val="right" w:pos="8504"/>
      </w:tabs>
      <w:spacing w:after="0" w:line="240" w:lineRule="auto"/>
    </w:pPr>
    <w:rPr>
      <w:rFonts w:ascii="Arial" w:eastAsia="Calibri" w:hAnsi="Arial" w:cs="Times New Roman"/>
      <w:sz w:val="24"/>
      <w:szCs w:val="24"/>
    </w:rPr>
  </w:style>
  <w:style w:type="character" w:customStyle="1" w:styleId="RodapChar">
    <w:name w:val="Rodapé Char"/>
    <w:basedOn w:val="Fontepargpadro"/>
    <w:link w:val="Rodap"/>
    <w:uiPriority w:val="99"/>
    <w:rsid w:val="00D442FD"/>
    <w:rPr>
      <w:rFonts w:ascii="Arial" w:eastAsia="Calibri" w:hAnsi="Arial" w:cs="Times New Roman"/>
      <w:sz w:val="24"/>
      <w:szCs w:val="24"/>
    </w:rPr>
  </w:style>
  <w:style w:type="paragraph" w:customStyle="1" w:styleId="LightGrid-Accent31">
    <w:name w:val="Light Grid - Accent 31"/>
    <w:basedOn w:val="Normal"/>
    <w:uiPriority w:val="34"/>
    <w:qFormat/>
    <w:rsid w:val="00D442FD"/>
    <w:pPr>
      <w:spacing w:after="200" w:line="276" w:lineRule="auto"/>
      <w:ind w:left="720"/>
      <w:contextualSpacing/>
    </w:pPr>
    <w:rPr>
      <w:rFonts w:ascii="Arial" w:eastAsia="Calibri" w:hAnsi="Arial" w:cs="Times New Roman"/>
      <w:sz w:val="24"/>
      <w:szCs w:val="24"/>
    </w:rPr>
  </w:style>
  <w:style w:type="paragraph" w:customStyle="1" w:styleId="TextosemFormatao1">
    <w:name w:val="Texto sem Formatação1"/>
    <w:basedOn w:val="Normal"/>
    <w:rsid w:val="00D442FD"/>
    <w:pPr>
      <w:widowControl w:val="0"/>
      <w:suppressAutoHyphens/>
      <w:spacing w:after="0" w:line="240" w:lineRule="auto"/>
    </w:pPr>
    <w:rPr>
      <w:rFonts w:ascii="Courier New" w:eastAsia="SimSun" w:hAnsi="Courier New" w:cs="Courier New"/>
      <w:kern w:val="1"/>
      <w:sz w:val="20"/>
      <w:szCs w:val="20"/>
      <w:lang w:eastAsia="zh-CN" w:bidi="hi-IN"/>
    </w:rPr>
  </w:style>
  <w:style w:type="paragraph" w:styleId="Textodebalo">
    <w:name w:val="Balloon Text"/>
    <w:basedOn w:val="Normal"/>
    <w:link w:val="TextodebaloChar"/>
    <w:uiPriority w:val="99"/>
    <w:semiHidden/>
    <w:unhideWhenUsed/>
    <w:rsid w:val="00D442FD"/>
    <w:pPr>
      <w:spacing w:after="0" w:line="240" w:lineRule="auto"/>
    </w:pPr>
    <w:rPr>
      <w:rFonts w:ascii="Tahoma" w:eastAsia="Calibri" w:hAnsi="Tahoma" w:cs="Times New Roman"/>
      <w:sz w:val="16"/>
      <w:szCs w:val="16"/>
    </w:rPr>
  </w:style>
  <w:style w:type="character" w:customStyle="1" w:styleId="TextodebaloChar">
    <w:name w:val="Texto de balão Char"/>
    <w:basedOn w:val="Fontepargpadro"/>
    <w:link w:val="Textodebalo"/>
    <w:uiPriority w:val="99"/>
    <w:semiHidden/>
    <w:rsid w:val="00D442FD"/>
    <w:rPr>
      <w:rFonts w:ascii="Tahoma" w:eastAsia="Calibri" w:hAnsi="Tahoma" w:cs="Times New Roman"/>
      <w:sz w:val="16"/>
      <w:szCs w:val="16"/>
    </w:rPr>
  </w:style>
  <w:style w:type="paragraph" w:customStyle="1" w:styleId="VAFigureCaption">
    <w:name w:val="VA_Figure_Caption"/>
    <w:basedOn w:val="Normal"/>
    <w:next w:val="Normal"/>
    <w:rsid w:val="00D442FD"/>
    <w:pPr>
      <w:overflowPunct w:val="0"/>
      <w:autoSpaceDE w:val="0"/>
      <w:autoSpaceDN w:val="0"/>
      <w:adjustRightInd w:val="0"/>
      <w:spacing w:before="240" w:after="0" w:line="200" w:lineRule="exact"/>
      <w:jc w:val="both"/>
      <w:textAlignment w:val="baseline"/>
    </w:pPr>
    <w:rPr>
      <w:rFonts w:ascii="Times" w:eastAsia="Times New Roman" w:hAnsi="Times" w:cs="Times"/>
      <w:sz w:val="18"/>
      <w:szCs w:val="18"/>
      <w:lang w:val="en-US"/>
    </w:rPr>
  </w:style>
  <w:style w:type="paragraph" w:customStyle="1" w:styleId="Default">
    <w:name w:val="Default"/>
    <w:rsid w:val="00D442F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PlaceholderText1">
    <w:name w:val="Placeholder Text1"/>
    <w:uiPriority w:val="99"/>
    <w:semiHidden/>
    <w:rsid w:val="00D442FD"/>
    <w:rPr>
      <w:color w:val="808080"/>
    </w:rPr>
  </w:style>
  <w:style w:type="character" w:customStyle="1" w:styleId="apple-converted-space">
    <w:name w:val="apple-converted-space"/>
    <w:basedOn w:val="Fontepargpadro"/>
    <w:rsid w:val="00D442FD"/>
  </w:style>
  <w:style w:type="character" w:styleId="Hyperlink">
    <w:name w:val="Hyperlink"/>
    <w:uiPriority w:val="99"/>
    <w:unhideWhenUsed/>
    <w:rsid w:val="00D442FD"/>
    <w:rPr>
      <w:color w:val="0000FF"/>
      <w:u w:val="single"/>
    </w:rPr>
  </w:style>
  <w:style w:type="paragraph" w:styleId="NormalWeb">
    <w:name w:val="Normal (Web)"/>
    <w:basedOn w:val="Normal"/>
    <w:uiPriority w:val="99"/>
    <w:semiHidden/>
    <w:unhideWhenUsed/>
    <w:rsid w:val="00D442FD"/>
    <w:pPr>
      <w:spacing w:before="100" w:beforeAutospacing="1" w:after="100" w:afterAutospacing="1" w:line="240" w:lineRule="auto"/>
    </w:pPr>
    <w:rPr>
      <w:rFonts w:ascii="Times" w:eastAsia="MS Mincho" w:hAnsi="Times" w:cs="Times New Roman"/>
      <w:sz w:val="20"/>
      <w:szCs w:val="20"/>
    </w:rPr>
  </w:style>
  <w:style w:type="paragraph" w:styleId="Legenda">
    <w:name w:val="caption"/>
    <w:basedOn w:val="Normal"/>
    <w:next w:val="Normal"/>
    <w:uiPriority w:val="35"/>
    <w:qFormat/>
    <w:rsid w:val="00D442FD"/>
    <w:pPr>
      <w:spacing w:after="200" w:line="240" w:lineRule="auto"/>
    </w:pPr>
    <w:rPr>
      <w:rFonts w:ascii="Cambria" w:eastAsia="MS Mincho" w:hAnsi="Cambria" w:cs="Times New Roman"/>
      <w:b/>
      <w:bCs/>
      <w:color w:val="4F81BD"/>
      <w:sz w:val="18"/>
      <w:szCs w:val="18"/>
      <w:lang w:val="pt-PT"/>
    </w:rPr>
  </w:style>
  <w:style w:type="character" w:customStyle="1" w:styleId="authorlink">
    <w:name w:val="author_link"/>
    <w:basedOn w:val="Fontepargpadro"/>
    <w:rsid w:val="00D442FD"/>
  </w:style>
  <w:style w:type="table" w:styleId="Tabelacomgrade">
    <w:name w:val="Table Grid"/>
    <w:basedOn w:val="Tabelanormal"/>
    <w:uiPriority w:val="59"/>
    <w:rsid w:val="00D442FD"/>
    <w:pPr>
      <w:spacing w:after="0" w:line="240" w:lineRule="auto"/>
    </w:pPr>
    <w:rPr>
      <w:rFonts w:ascii="Times New Roman" w:eastAsia="Calibri"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elanormal"/>
    <w:uiPriority w:val="60"/>
    <w:rsid w:val="00D442FD"/>
    <w:pPr>
      <w:spacing w:after="0" w:line="240" w:lineRule="auto"/>
    </w:pPr>
    <w:rPr>
      <w:rFonts w:ascii="Times New Roman" w:eastAsia="Calibri" w:hAnsi="Times New Roman" w:cs="Times New Roman"/>
      <w:color w:val="000000"/>
      <w:sz w:val="24"/>
      <w:szCs w:val="24"/>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rte">
    <w:name w:val="Strong"/>
    <w:uiPriority w:val="22"/>
    <w:qFormat/>
    <w:rsid w:val="00D442FD"/>
    <w:rPr>
      <w:b/>
      <w:bCs/>
    </w:rPr>
  </w:style>
  <w:style w:type="paragraph" w:customStyle="1" w:styleId="EndNoteBibliography">
    <w:name w:val="EndNote Bibliography"/>
    <w:basedOn w:val="Normal"/>
    <w:rsid w:val="00D442FD"/>
    <w:pPr>
      <w:spacing w:after="0" w:line="240" w:lineRule="auto"/>
      <w:jc w:val="both"/>
    </w:pPr>
    <w:rPr>
      <w:rFonts w:ascii="Trebuchet MS" w:eastAsia="MS Mincho" w:hAnsi="Trebuchet MS" w:cs="Times New Roman"/>
      <w:sz w:val="24"/>
      <w:szCs w:val="24"/>
      <w:lang w:val="en-US"/>
    </w:rPr>
  </w:style>
  <w:style w:type="character" w:styleId="HiperlinkVisitado">
    <w:name w:val="FollowedHyperlink"/>
    <w:uiPriority w:val="99"/>
    <w:semiHidden/>
    <w:unhideWhenUsed/>
    <w:rsid w:val="00D442FD"/>
    <w:rPr>
      <w:color w:val="800080"/>
      <w:u w:val="single"/>
    </w:rPr>
  </w:style>
  <w:style w:type="table" w:customStyle="1" w:styleId="LightShading2">
    <w:name w:val="Light Shading2"/>
    <w:basedOn w:val="Tabelanormal"/>
    <w:uiPriority w:val="60"/>
    <w:rsid w:val="00D442FD"/>
    <w:pPr>
      <w:spacing w:after="0" w:line="240" w:lineRule="auto"/>
    </w:pPr>
    <w:rPr>
      <w:rFonts w:ascii="Times New Roman" w:eastAsia="Calibri" w:hAnsi="Times New Roman"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Mdio11">
    <w:name w:val="Sombreamento Médio 11"/>
    <w:basedOn w:val="Tabelanormal"/>
    <w:uiPriority w:val="63"/>
    <w:rsid w:val="00D442FD"/>
    <w:pPr>
      <w:spacing w:after="0" w:line="240" w:lineRule="auto"/>
    </w:pPr>
    <w:rPr>
      <w:rFonts w:ascii="Times New Roman" w:eastAsia="Calibri" w:hAnsi="Times New Roman" w:cs="Times New Roman"/>
      <w:sz w:val="24"/>
      <w:szCs w:val="24"/>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CabealhodoSumrio">
    <w:name w:val="TOC Heading"/>
    <w:basedOn w:val="Ttulo1"/>
    <w:next w:val="Normal"/>
    <w:uiPriority w:val="39"/>
    <w:semiHidden/>
    <w:unhideWhenUsed/>
    <w:qFormat/>
    <w:rsid w:val="00D442FD"/>
    <w:pPr>
      <w:keepLines/>
      <w:spacing w:before="480" w:after="0"/>
      <w:outlineLvl w:val="9"/>
    </w:pPr>
    <w:rPr>
      <w:rFonts w:ascii="Cambria" w:hAnsi="Cambria"/>
      <w:color w:val="365F91"/>
      <w:kern w:val="0"/>
      <w:sz w:val="28"/>
      <w:szCs w:val="28"/>
    </w:rPr>
  </w:style>
  <w:style w:type="paragraph" w:styleId="Sumrio1">
    <w:name w:val="toc 1"/>
    <w:basedOn w:val="Normal"/>
    <w:next w:val="Normal"/>
    <w:autoRedefine/>
    <w:uiPriority w:val="39"/>
    <w:unhideWhenUsed/>
    <w:rsid w:val="00D442FD"/>
    <w:pPr>
      <w:tabs>
        <w:tab w:val="right" w:leader="dot" w:pos="9202"/>
      </w:tabs>
      <w:spacing w:after="200" w:line="276" w:lineRule="auto"/>
    </w:pPr>
    <w:rPr>
      <w:rFonts w:ascii="Arial" w:eastAsia="Calibri" w:hAnsi="Arial" w:cs="Times New Roman"/>
      <w:sz w:val="24"/>
      <w:szCs w:val="24"/>
    </w:rPr>
  </w:style>
  <w:style w:type="paragraph" w:styleId="Sumrio2">
    <w:name w:val="toc 2"/>
    <w:basedOn w:val="Normal"/>
    <w:next w:val="Normal"/>
    <w:autoRedefine/>
    <w:uiPriority w:val="39"/>
    <w:unhideWhenUsed/>
    <w:rsid w:val="00D442FD"/>
    <w:pPr>
      <w:spacing w:after="200" w:line="276" w:lineRule="auto"/>
      <w:ind w:left="220"/>
    </w:pPr>
    <w:rPr>
      <w:rFonts w:ascii="Arial" w:eastAsia="Calibri" w:hAnsi="Arial" w:cs="Times New Roman"/>
      <w:sz w:val="24"/>
      <w:szCs w:val="24"/>
    </w:rPr>
  </w:style>
  <w:style w:type="paragraph" w:styleId="Sumrio3">
    <w:name w:val="toc 3"/>
    <w:basedOn w:val="Normal"/>
    <w:next w:val="Normal"/>
    <w:autoRedefine/>
    <w:uiPriority w:val="39"/>
    <w:unhideWhenUsed/>
    <w:rsid w:val="00D442FD"/>
    <w:pPr>
      <w:tabs>
        <w:tab w:val="right" w:leader="dot" w:pos="9202"/>
      </w:tabs>
      <w:spacing w:after="200" w:line="276" w:lineRule="auto"/>
      <w:ind w:left="440"/>
    </w:pPr>
    <w:rPr>
      <w:rFonts w:ascii="Arial" w:eastAsia="Calibri" w:hAnsi="Arial" w:cs="Times New Roman"/>
      <w:b/>
      <w:noProof/>
      <w:sz w:val="24"/>
      <w:szCs w:val="24"/>
    </w:rPr>
  </w:style>
  <w:style w:type="paragraph" w:customStyle="1" w:styleId="TabeladeGrade31">
    <w:name w:val="Tabela de Grade 31"/>
    <w:basedOn w:val="Ttulo1"/>
    <w:next w:val="Normal"/>
    <w:uiPriority w:val="39"/>
    <w:unhideWhenUsed/>
    <w:qFormat/>
    <w:rsid w:val="00D442FD"/>
    <w:pPr>
      <w:keepLines/>
      <w:spacing w:before="480" w:after="0"/>
      <w:outlineLvl w:val="9"/>
    </w:pPr>
    <w:rPr>
      <w:color w:val="365F91"/>
      <w:kern w:val="0"/>
      <w:sz w:val="28"/>
      <w:szCs w:val="28"/>
    </w:rPr>
  </w:style>
  <w:style w:type="character" w:styleId="Refdecomentrio">
    <w:name w:val="annotation reference"/>
    <w:uiPriority w:val="99"/>
    <w:semiHidden/>
    <w:unhideWhenUsed/>
    <w:rsid w:val="00D442FD"/>
    <w:rPr>
      <w:sz w:val="16"/>
      <w:szCs w:val="16"/>
    </w:rPr>
  </w:style>
  <w:style w:type="paragraph" w:styleId="Textodecomentrio">
    <w:name w:val="annotation text"/>
    <w:basedOn w:val="Normal"/>
    <w:link w:val="TextodecomentrioChar"/>
    <w:uiPriority w:val="99"/>
    <w:semiHidden/>
    <w:unhideWhenUsed/>
    <w:rsid w:val="00D442FD"/>
    <w:pPr>
      <w:spacing w:after="200" w:line="276" w:lineRule="auto"/>
    </w:pPr>
    <w:rPr>
      <w:rFonts w:ascii="Arial" w:eastAsia="Calibri" w:hAnsi="Arial" w:cs="Times New Roman"/>
      <w:sz w:val="20"/>
      <w:szCs w:val="20"/>
    </w:rPr>
  </w:style>
  <w:style w:type="character" w:customStyle="1" w:styleId="TextodecomentrioChar">
    <w:name w:val="Texto de comentário Char"/>
    <w:basedOn w:val="Fontepargpadro"/>
    <w:link w:val="Textodecomentrio"/>
    <w:uiPriority w:val="99"/>
    <w:semiHidden/>
    <w:rsid w:val="00D442FD"/>
    <w:rPr>
      <w:rFonts w:ascii="Arial" w:eastAsia="Calibri" w:hAnsi="Arial"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442FD"/>
    <w:rPr>
      <w:b/>
      <w:bCs/>
    </w:rPr>
  </w:style>
  <w:style w:type="character" w:customStyle="1" w:styleId="AssuntodocomentrioChar">
    <w:name w:val="Assunto do comentário Char"/>
    <w:basedOn w:val="TextodecomentrioChar"/>
    <w:link w:val="Assuntodocomentrio"/>
    <w:uiPriority w:val="99"/>
    <w:semiHidden/>
    <w:rsid w:val="00D442FD"/>
    <w:rPr>
      <w:rFonts w:ascii="Arial" w:eastAsia="Calibri" w:hAnsi="Arial" w:cs="Times New Roman"/>
      <w:b/>
      <w:bCs/>
      <w:sz w:val="20"/>
      <w:szCs w:val="20"/>
    </w:rPr>
  </w:style>
  <w:style w:type="paragraph" w:styleId="PargrafodaLista">
    <w:name w:val="List Paragraph"/>
    <w:basedOn w:val="Normal"/>
    <w:link w:val="PargrafodaListaChar"/>
    <w:uiPriority w:val="34"/>
    <w:qFormat/>
    <w:rsid w:val="00D442FD"/>
    <w:pPr>
      <w:spacing w:after="200" w:line="276" w:lineRule="auto"/>
      <w:ind w:left="720"/>
      <w:contextualSpacing/>
    </w:pPr>
    <w:rPr>
      <w:rFonts w:ascii="Arial" w:eastAsia="Calibri" w:hAnsi="Arial" w:cs="Times New Roman"/>
      <w:sz w:val="24"/>
      <w:szCs w:val="24"/>
    </w:rPr>
  </w:style>
  <w:style w:type="character" w:customStyle="1" w:styleId="collapsetext">
    <w:name w:val="collapsetext"/>
    <w:basedOn w:val="Fontepargpadro"/>
    <w:rsid w:val="00D442FD"/>
  </w:style>
  <w:style w:type="character" w:customStyle="1" w:styleId="showinfo">
    <w:name w:val="showinfo"/>
    <w:basedOn w:val="Fontepargpadro"/>
    <w:rsid w:val="00D442FD"/>
  </w:style>
  <w:style w:type="character" w:customStyle="1" w:styleId="PargrafodaListaChar">
    <w:name w:val="Parágrafo da Lista Char"/>
    <w:basedOn w:val="Fontepargpadro"/>
    <w:link w:val="PargrafodaLista"/>
    <w:uiPriority w:val="34"/>
    <w:locked/>
    <w:rsid w:val="00D442FD"/>
    <w:rPr>
      <w:rFonts w:ascii="Arial" w:eastAsia="Calibri" w:hAnsi="Arial" w:cs="Times New Roman"/>
      <w:sz w:val="24"/>
      <w:szCs w:val="24"/>
    </w:rPr>
  </w:style>
  <w:style w:type="table" w:customStyle="1" w:styleId="TabeladeGrade5Escura1">
    <w:name w:val="Tabela de Grade 5 Escura1"/>
    <w:basedOn w:val="Tabelanormal"/>
    <w:uiPriority w:val="50"/>
    <w:rsid w:val="00D442F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character" w:customStyle="1" w:styleId="UnresolvedMention">
    <w:name w:val="Unresolved Mention"/>
    <w:basedOn w:val="Fontepargpadro"/>
    <w:uiPriority w:val="99"/>
    <w:semiHidden/>
    <w:unhideWhenUsed/>
    <w:rsid w:val="00D442FD"/>
    <w:rPr>
      <w:color w:val="808080"/>
      <w:shd w:val="clear" w:color="auto" w:fill="E6E6E6"/>
    </w:rPr>
  </w:style>
  <w:style w:type="paragraph" w:styleId="Sumrio4">
    <w:name w:val="toc 4"/>
    <w:basedOn w:val="Normal"/>
    <w:next w:val="Normal"/>
    <w:autoRedefine/>
    <w:uiPriority w:val="39"/>
    <w:unhideWhenUsed/>
    <w:rsid w:val="00D442FD"/>
    <w:pPr>
      <w:tabs>
        <w:tab w:val="left" w:pos="1540"/>
        <w:tab w:val="right" w:leader="dot" w:pos="9061"/>
      </w:tabs>
      <w:spacing w:after="200" w:line="276" w:lineRule="auto"/>
      <w:ind w:left="720"/>
    </w:pPr>
    <w:rPr>
      <w:rFonts w:ascii="Arial" w:eastAsia="Calibri" w:hAnsi="Arial" w:cs="Times New Roman"/>
      <w:sz w:val="24"/>
      <w:szCs w:val="24"/>
    </w:rPr>
  </w:style>
  <w:style w:type="character" w:customStyle="1" w:styleId="Ttulo4Char1">
    <w:name w:val="Título 4 Char1"/>
    <w:basedOn w:val="Fontepargpadro"/>
    <w:link w:val="Ttulo4"/>
    <w:uiPriority w:val="9"/>
    <w:semiHidden/>
    <w:rsid w:val="00D442FD"/>
    <w:rPr>
      <w:rFonts w:asciiTheme="majorHAnsi" w:eastAsiaTheme="majorEastAsia" w:hAnsiTheme="majorHAnsi" w:cstheme="majorBidi"/>
      <w:i/>
      <w:iCs/>
      <w:color w:val="2E74B5" w:themeColor="accent1" w:themeShade="BF"/>
    </w:rPr>
  </w:style>
  <w:style w:type="character" w:customStyle="1" w:styleId="Ttulo5Char1">
    <w:name w:val="Título 5 Char1"/>
    <w:basedOn w:val="Fontepargpadro"/>
    <w:link w:val="Ttulo5"/>
    <w:uiPriority w:val="9"/>
    <w:semiHidden/>
    <w:rsid w:val="00D442FD"/>
    <w:rPr>
      <w:rFonts w:asciiTheme="majorHAnsi" w:eastAsiaTheme="majorEastAsia" w:hAnsiTheme="majorHAnsi" w:cstheme="majorBidi"/>
      <w:color w:val="2E74B5" w:themeColor="accent1" w:themeShade="BF"/>
    </w:rPr>
  </w:style>
  <w:style w:type="character" w:customStyle="1" w:styleId="Ttulo6Char1">
    <w:name w:val="Título 6 Char1"/>
    <w:basedOn w:val="Fontepargpadro"/>
    <w:link w:val="Ttulo6"/>
    <w:uiPriority w:val="9"/>
    <w:semiHidden/>
    <w:rsid w:val="00D442FD"/>
    <w:rPr>
      <w:rFonts w:asciiTheme="majorHAnsi" w:eastAsiaTheme="majorEastAsia" w:hAnsiTheme="majorHAnsi" w:cstheme="majorBidi"/>
      <w:color w:val="1F4D78" w:themeColor="accent1" w:themeShade="7F"/>
    </w:rPr>
  </w:style>
  <w:style w:type="character" w:customStyle="1" w:styleId="Ttulo7Char1">
    <w:name w:val="Título 7 Char1"/>
    <w:basedOn w:val="Fontepargpadro"/>
    <w:link w:val="Ttulo7"/>
    <w:uiPriority w:val="9"/>
    <w:semiHidden/>
    <w:rsid w:val="00D442FD"/>
    <w:rPr>
      <w:rFonts w:asciiTheme="majorHAnsi" w:eastAsiaTheme="majorEastAsia" w:hAnsiTheme="majorHAnsi" w:cstheme="majorBidi"/>
      <w:i/>
      <w:iCs/>
      <w:color w:val="1F4D78" w:themeColor="accent1" w:themeShade="7F"/>
    </w:rPr>
  </w:style>
  <w:style w:type="character" w:customStyle="1" w:styleId="Ttulo8Char1">
    <w:name w:val="Título 8 Char1"/>
    <w:basedOn w:val="Fontepargpadro"/>
    <w:link w:val="Ttulo8"/>
    <w:uiPriority w:val="9"/>
    <w:semiHidden/>
    <w:rsid w:val="00D442FD"/>
    <w:rPr>
      <w:rFonts w:asciiTheme="majorHAnsi" w:eastAsiaTheme="majorEastAsia" w:hAnsiTheme="majorHAnsi" w:cstheme="majorBidi"/>
      <w:color w:val="272727" w:themeColor="text1" w:themeTint="D8"/>
      <w:sz w:val="21"/>
      <w:szCs w:val="21"/>
    </w:rPr>
  </w:style>
  <w:style w:type="character" w:customStyle="1" w:styleId="Ttulo9Char1">
    <w:name w:val="Título 9 Char1"/>
    <w:basedOn w:val="Fontepargpadro"/>
    <w:link w:val="Ttulo9"/>
    <w:uiPriority w:val="9"/>
    <w:semiHidden/>
    <w:rsid w:val="00D442F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tiff"/><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tif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6.tiff"/><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hyperlink" Target="https://tools.thermofisher.com/content/sfs/manuals/MAN0011309_NHS_SulfoNHS_UG.pdf" TargetMode="External"/><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tiff"/><Relationship Id="rId27" Type="http://schemas.openxmlformats.org/officeDocument/2006/relationships/image" Target="media/image19.tiff"/><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6215</Words>
  <Characters>33565</Characters>
  <Application>Microsoft Office Word</Application>
  <DocSecurity>0</DocSecurity>
  <Lines>279</Lines>
  <Paragraphs>79</Paragraphs>
  <ScaleCrop>false</ScaleCrop>
  <Company>Microsoft</Company>
  <LinksUpToDate>false</LinksUpToDate>
  <CharactersWithSpaces>39701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Carvalho</dc:creator>
  <cp:keywords/>
  <dc:description/>
  <cp:lastModifiedBy>Adriana Carvalho</cp:lastModifiedBy>
  <cp:revision>1</cp:revision>
  <dcterms:created xsi:type="dcterms:W3CDTF">2018-05-06T16:58:00Z</dcterms:created>
  <dcterms:modified xsi:type="dcterms:W3CDTF">2018-05-06T16:59:00Z</dcterms:modified>
</cp:coreProperties>
</file>