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  <Override PartName="/word/people.xml" ContentType="application/vnd.openxmlformats-officedocument.wordprocessingml.peop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52F4" w:rsidRPr="003252F4" w:rsidRDefault="53A29BAE" w:rsidP="00A73356">
      <w:pPr>
        <w:pStyle w:val="Ttulo1"/>
        <w:rPr>
          <w:rFonts w:cs="Arial"/>
        </w:rPr>
      </w:pPr>
      <w:bookmarkStart w:id="0" w:name="_Toc511585164"/>
      <w:r w:rsidRPr="53A29BAE">
        <w:rPr>
          <w:rFonts w:cs="Arial"/>
        </w:rPr>
        <w:t>METODOLOGIA EXPERIMENTAL</w:t>
      </w:r>
      <w:bookmarkEnd w:id="0"/>
    </w:p>
    <w:p w:rsidR="003252F4" w:rsidRPr="003252F4" w:rsidRDefault="53A29BAE" w:rsidP="00A73356">
      <w:pPr>
        <w:pStyle w:val="Ttulo2"/>
        <w:rPr>
          <w:rFonts w:cs="Arial"/>
        </w:rPr>
      </w:pPr>
      <w:r w:rsidRPr="53A29BAE">
        <w:rPr>
          <w:rFonts w:cs="Arial"/>
        </w:rPr>
        <w:t xml:space="preserve"> REAGENTES</w:t>
      </w:r>
      <w:bookmarkStart w:id="1" w:name="_Toc511585165"/>
      <w:bookmarkEnd w:id="1"/>
    </w:p>
    <w:p w:rsidR="003624F7" w:rsidRPr="003252F4" w:rsidRDefault="75589953" w:rsidP="003624F7">
      <w:pPr>
        <w:numPr>
          <w:ilvl w:val="0"/>
          <w:numId w:val="1"/>
        </w:numPr>
        <w:spacing w:after="120"/>
        <w:ind w:left="284" w:hanging="284"/>
        <w:rPr>
          <w:rFonts w:cs="Arial"/>
        </w:rPr>
      </w:pPr>
      <w:r>
        <w:t xml:space="preserve">Ácido nítrico P.A. (65%, </w:t>
      </w:r>
      <w:r w:rsidR="00B75565">
        <w:t>Dinâmica</w:t>
      </w:r>
      <w:r>
        <w:t>);</w:t>
      </w:r>
    </w:p>
    <w:p w:rsidR="003624F7" w:rsidRDefault="75589953" w:rsidP="003624F7">
      <w:pPr>
        <w:numPr>
          <w:ilvl w:val="0"/>
          <w:numId w:val="1"/>
        </w:numPr>
        <w:spacing w:after="120"/>
        <w:ind w:left="284" w:hanging="284"/>
        <w:rPr>
          <w:rFonts w:cs="Arial"/>
        </w:rPr>
      </w:pPr>
      <w:r>
        <w:t>Óxido de alumínio (alumina líquida) (</w:t>
      </w:r>
      <w:r w:rsidR="00B75565">
        <w:t xml:space="preserve">suspensão d=0,3 </w:t>
      </w:r>
      <w:proofErr w:type="spellStart"/>
      <w:r w:rsidR="00B75565">
        <w:rPr>
          <w:rFonts w:cs="Arial"/>
        </w:rPr>
        <w:t>µ</w:t>
      </w:r>
      <w:r w:rsidR="00B75565">
        <w:t>m</w:t>
      </w:r>
      <w:proofErr w:type="spellEnd"/>
      <w:r w:rsidR="00B75565">
        <w:t xml:space="preserve">, </w:t>
      </w:r>
      <w:proofErr w:type="spellStart"/>
      <w:r w:rsidR="00B75565">
        <w:t>Fortel</w:t>
      </w:r>
      <w:proofErr w:type="spellEnd"/>
      <w:r>
        <w:t>)</w:t>
      </w:r>
      <w:r w:rsidR="00B75565">
        <w:t>;</w:t>
      </w:r>
    </w:p>
    <w:p w:rsidR="003624F7" w:rsidRDefault="75589953" w:rsidP="003624F7">
      <w:pPr>
        <w:numPr>
          <w:ilvl w:val="0"/>
          <w:numId w:val="1"/>
        </w:numPr>
        <w:spacing w:after="120"/>
        <w:ind w:left="284" w:hanging="284"/>
        <w:rPr>
          <w:rFonts w:cs="Arial"/>
        </w:rPr>
      </w:pPr>
      <w:r>
        <w:t xml:space="preserve">Álcool etílico absoluto (99,5%, </w:t>
      </w:r>
      <w:proofErr w:type="spellStart"/>
      <w:r>
        <w:t>Vetec</w:t>
      </w:r>
      <w:proofErr w:type="spellEnd"/>
      <w:r>
        <w:t>);</w:t>
      </w:r>
    </w:p>
    <w:p w:rsidR="003252F4" w:rsidRPr="003252F4" w:rsidRDefault="00684AA4" w:rsidP="00A73356">
      <w:pPr>
        <w:numPr>
          <w:ilvl w:val="0"/>
          <w:numId w:val="1"/>
        </w:numPr>
        <w:spacing w:after="120"/>
        <w:ind w:left="284" w:hanging="284"/>
        <w:rPr>
          <w:rFonts w:cs="Arial"/>
        </w:rPr>
      </w:pPr>
      <w:r w:rsidRPr="00684AA4">
        <w:rPr>
          <w:rFonts w:eastAsia="Arial" w:cs="Arial"/>
        </w:rPr>
        <w:t xml:space="preserve">Cloridrato de </w:t>
      </w:r>
      <w:proofErr w:type="spellStart"/>
      <w:r w:rsidRPr="00684AA4">
        <w:rPr>
          <w:rFonts w:eastAsia="Arial" w:cs="Arial"/>
        </w:rPr>
        <w:t>cisteamina</w:t>
      </w:r>
      <w:proofErr w:type="spellEnd"/>
      <w:r w:rsidRPr="00684AA4">
        <w:rPr>
          <w:rFonts w:eastAsia="Arial" w:cs="Arial"/>
        </w:rPr>
        <w:t xml:space="preserve"> (</w:t>
      </w:r>
      <w:proofErr w:type="spellStart"/>
      <w:r w:rsidR="00F2225C">
        <w:rPr>
          <w:rFonts w:eastAsia="Arial" w:cs="Arial"/>
        </w:rPr>
        <w:t>Cis</w:t>
      </w:r>
      <w:proofErr w:type="spellEnd"/>
      <w:r w:rsidR="00F2225C">
        <w:rPr>
          <w:rFonts w:eastAsia="Arial" w:cs="Arial"/>
        </w:rPr>
        <w:t xml:space="preserve">, </w:t>
      </w:r>
      <w:r w:rsidR="75589953">
        <w:t xml:space="preserve">≥98%, </w:t>
      </w:r>
      <w:proofErr w:type="spellStart"/>
      <w:r w:rsidRPr="00684AA4">
        <w:rPr>
          <w:rFonts w:eastAsia="Arial" w:cs="Arial"/>
        </w:rPr>
        <w:t>Sigma-Aldrich</w:t>
      </w:r>
      <w:proofErr w:type="spellEnd"/>
      <w:r w:rsidRPr="00684AA4">
        <w:rPr>
          <w:rFonts w:eastAsia="Arial" w:cs="Arial"/>
        </w:rPr>
        <w:t>);</w:t>
      </w:r>
    </w:p>
    <w:p w:rsidR="003252F4" w:rsidRPr="003252F4" w:rsidRDefault="00684AA4" w:rsidP="00A73356">
      <w:pPr>
        <w:numPr>
          <w:ilvl w:val="0"/>
          <w:numId w:val="1"/>
        </w:numPr>
        <w:spacing w:after="120"/>
        <w:ind w:left="284" w:hanging="284"/>
        <w:rPr>
          <w:rFonts w:cs="Arial"/>
        </w:rPr>
      </w:pPr>
      <w:r w:rsidRPr="00684AA4">
        <w:rPr>
          <w:rFonts w:eastAsia="Arial" w:cs="Arial"/>
        </w:rPr>
        <w:t>Ácido 3-</w:t>
      </w:r>
      <w:proofErr w:type="spellStart"/>
      <w:r w:rsidRPr="00684AA4">
        <w:rPr>
          <w:rFonts w:eastAsia="Arial" w:cs="Arial"/>
        </w:rPr>
        <w:t>mercaptopropiônico</w:t>
      </w:r>
      <w:proofErr w:type="spellEnd"/>
      <w:r w:rsidRPr="00684AA4">
        <w:rPr>
          <w:rFonts w:eastAsia="Arial" w:cs="Arial"/>
        </w:rPr>
        <w:t xml:space="preserve"> (</w:t>
      </w:r>
      <w:r w:rsidR="00F2225C">
        <w:rPr>
          <w:rFonts w:eastAsia="Arial" w:cs="Arial"/>
        </w:rPr>
        <w:t xml:space="preserve">AMP, </w:t>
      </w:r>
      <w:r w:rsidR="75589953">
        <w:t xml:space="preserve">≥99%, </w:t>
      </w:r>
      <w:proofErr w:type="spellStart"/>
      <w:r w:rsidRPr="00684AA4">
        <w:rPr>
          <w:rFonts w:eastAsia="Arial" w:cs="Arial"/>
        </w:rPr>
        <w:t>Sigma-Aldrich</w:t>
      </w:r>
      <w:proofErr w:type="spellEnd"/>
      <w:r w:rsidRPr="00684AA4">
        <w:rPr>
          <w:rFonts w:eastAsia="Arial" w:cs="Arial"/>
        </w:rPr>
        <w:t>);</w:t>
      </w:r>
    </w:p>
    <w:p w:rsidR="003252F4" w:rsidRPr="003252F4" w:rsidRDefault="00684AA4" w:rsidP="00A73356">
      <w:pPr>
        <w:numPr>
          <w:ilvl w:val="0"/>
          <w:numId w:val="1"/>
        </w:numPr>
        <w:spacing w:after="120"/>
        <w:ind w:left="284" w:hanging="284"/>
      </w:pPr>
      <w:r w:rsidRPr="00684AA4">
        <w:t>Ferrocianeto de potássio</w:t>
      </w:r>
      <w:r w:rsidRPr="00684AA4">
        <w:rPr>
          <w:rFonts w:eastAsia="Arial" w:cs="Arial"/>
        </w:rPr>
        <w:t xml:space="preserve"> </w:t>
      </w:r>
      <w:proofErr w:type="spellStart"/>
      <w:r w:rsidR="00B75565">
        <w:rPr>
          <w:rFonts w:eastAsia="Arial" w:cs="Arial"/>
        </w:rPr>
        <w:t>trihidratado</w:t>
      </w:r>
      <w:proofErr w:type="spellEnd"/>
      <w:r w:rsidR="00B75565">
        <w:rPr>
          <w:rFonts w:eastAsia="Arial" w:cs="Arial"/>
        </w:rPr>
        <w:t xml:space="preserve"> </w:t>
      </w:r>
      <w:proofErr w:type="spellStart"/>
      <w:r w:rsidR="00B75565">
        <w:rPr>
          <w:rFonts w:eastAsia="Arial" w:cs="Arial"/>
        </w:rPr>
        <w:t>P.A.</w:t>
      </w:r>
      <w:proofErr w:type="spellEnd"/>
      <w:r w:rsidR="00B75565">
        <w:rPr>
          <w:rFonts w:eastAsia="Arial" w:cs="Arial"/>
        </w:rPr>
        <w:t xml:space="preserve"> </w:t>
      </w:r>
      <w:r w:rsidRPr="00684AA4">
        <w:rPr>
          <w:rFonts w:eastAsia="Arial" w:cs="Arial"/>
        </w:rPr>
        <w:t>(98</w:t>
      </w:r>
      <w:r w:rsidR="00B75565">
        <w:rPr>
          <w:rFonts w:eastAsia="Arial" w:cs="Arial"/>
        </w:rPr>
        <w:t>,5</w:t>
      </w:r>
      <w:r w:rsidRPr="00684AA4">
        <w:rPr>
          <w:rFonts w:eastAsia="Arial" w:cs="Arial"/>
        </w:rPr>
        <w:t xml:space="preserve">%, </w:t>
      </w:r>
      <w:proofErr w:type="spellStart"/>
      <w:r w:rsidRPr="00684AA4">
        <w:rPr>
          <w:rFonts w:eastAsia="Arial" w:cs="Arial"/>
        </w:rPr>
        <w:t>Vetec</w:t>
      </w:r>
      <w:proofErr w:type="spellEnd"/>
      <w:r w:rsidRPr="00684AA4">
        <w:rPr>
          <w:rFonts w:eastAsia="Arial" w:cs="Arial"/>
        </w:rPr>
        <w:t>);</w:t>
      </w:r>
    </w:p>
    <w:p w:rsidR="003252F4" w:rsidRPr="003252F4" w:rsidRDefault="00684AA4" w:rsidP="00A73356">
      <w:pPr>
        <w:numPr>
          <w:ilvl w:val="0"/>
          <w:numId w:val="1"/>
        </w:numPr>
        <w:spacing w:after="120"/>
        <w:ind w:left="284" w:hanging="284"/>
        <w:rPr>
          <w:rFonts w:cs="Arial"/>
        </w:rPr>
      </w:pPr>
      <w:proofErr w:type="spellStart"/>
      <w:r w:rsidRPr="00684AA4">
        <w:rPr>
          <w:rFonts w:eastAsia="Arial" w:cs="Arial"/>
        </w:rPr>
        <w:t>Ferricianeto</w:t>
      </w:r>
      <w:proofErr w:type="spellEnd"/>
      <w:r w:rsidRPr="00684AA4">
        <w:rPr>
          <w:rFonts w:eastAsia="Arial" w:cs="Arial"/>
        </w:rPr>
        <w:t xml:space="preserve"> de potássio </w:t>
      </w:r>
      <w:proofErr w:type="spellStart"/>
      <w:r w:rsidR="00B75565">
        <w:rPr>
          <w:rFonts w:eastAsia="Arial" w:cs="Arial"/>
        </w:rPr>
        <w:t>P.A.</w:t>
      </w:r>
      <w:proofErr w:type="spellEnd"/>
      <w:r w:rsidR="00B75565">
        <w:rPr>
          <w:rFonts w:eastAsia="Arial" w:cs="Arial"/>
        </w:rPr>
        <w:t xml:space="preserve"> </w:t>
      </w:r>
      <w:r w:rsidRPr="00684AA4">
        <w:rPr>
          <w:rFonts w:eastAsia="Arial" w:cs="Arial"/>
        </w:rPr>
        <w:t>(9</w:t>
      </w:r>
      <w:r w:rsidR="00B75565">
        <w:rPr>
          <w:rFonts w:eastAsia="Arial" w:cs="Arial"/>
        </w:rPr>
        <w:t>8,5</w:t>
      </w:r>
      <w:r w:rsidRPr="00684AA4">
        <w:rPr>
          <w:rFonts w:eastAsia="Arial" w:cs="Arial"/>
        </w:rPr>
        <w:t xml:space="preserve">%, </w:t>
      </w:r>
      <w:proofErr w:type="spellStart"/>
      <w:r w:rsidRPr="00684AA4">
        <w:rPr>
          <w:rFonts w:eastAsia="Arial" w:cs="Arial"/>
        </w:rPr>
        <w:t>Vetec</w:t>
      </w:r>
      <w:proofErr w:type="spellEnd"/>
      <w:r w:rsidRPr="00684AA4">
        <w:rPr>
          <w:rFonts w:eastAsia="Arial" w:cs="Arial"/>
        </w:rPr>
        <w:t>);</w:t>
      </w:r>
    </w:p>
    <w:p w:rsidR="003252F4" w:rsidRPr="003252F4" w:rsidRDefault="00684AA4" w:rsidP="00A73356">
      <w:pPr>
        <w:numPr>
          <w:ilvl w:val="0"/>
          <w:numId w:val="1"/>
        </w:numPr>
        <w:spacing w:after="120"/>
        <w:ind w:left="284" w:hanging="284"/>
        <w:rPr>
          <w:rFonts w:cs="Arial"/>
        </w:rPr>
      </w:pPr>
      <w:r w:rsidRPr="00684AA4">
        <w:rPr>
          <w:rFonts w:eastAsia="Arial" w:cs="Arial"/>
        </w:rPr>
        <w:t xml:space="preserve">Cloreto de potássio </w:t>
      </w:r>
      <w:r w:rsidR="00B75565">
        <w:rPr>
          <w:rFonts w:eastAsia="Arial" w:cs="Arial"/>
        </w:rPr>
        <w:t xml:space="preserve">P.A. </w:t>
      </w:r>
      <w:r w:rsidRPr="00684AA4">
        <w:rPr>
          <w:rFonts w:eastAsia="Arial" w:cs="Arial"/>
        </w:rPr>
        <w:t>(99</w:t>
      </w:r>
      <w:r w:rsidR="00B75565">
        <w:rPr>
          <w:rFonts w:eastAsia="Arial" w:cs="Arial"/>
        </w:rPr>
        <w:t>,0</w:t>
      </w:r>
      <w:r w:rsidRPr="00684AA4">
        <w:rPr>
          <w:rFonts w:eastAsia="Arial" w:cs="Arial"/>
        </w:rPr>
        <w:t xml:space="preserve">%, </w:t>
      </w:r>
      <w:proofErr w:type="spellStart"/>
      <w:r w:rsidR="00B75565">
        <w:t>Synth</w:t>
      </w:r>
      <w:proofErr w:type="spellEnd"/>
      <w:r w:rsidRPr="00684AA4">
        <w:rPr>
          <w:rFonts w:eastAsia="Arial" w:cs="Arial"/>
        </w:rPr>
        <w:t>);</w:t>
      </w:r>
    </w:p>
    <w:p w:rsidR="003252F4" w:rsidRPr="003252F4" w:rsidRDefault="75589953" w:rsidP="00A73356">
      <w:pPr>
        <w:numPr>
          <w:ilvl w:val="0"/>
          <w:numId w:val="1"/>
        </w:numPr>
        <w:spacing w:after="120"/>
        <w:ind w:left="284" w:hanging="284"/>
        <w:rPr>
          <w:rFonts w:cs="Arial"/>
        </w:rPr>
      </w:pPr>
      <w:r>
        <w:t>Cloridrato de N-(3-</w:t>
      </w:r>
      <w:proofErr w:type="spellStart"/>
      <w:r>
        <w:t>dimetilaminopropil</w:t>
      </w:r>
      <w:proofErr w:type="spellEnd"/>
      <w:r>
        <w:t>)-N'-</w:t>
      </w:r>
      <w:proofErr w:type="spellStart"/>
      <w:r>
        <w:t>etilcarbodiimida</w:t>
      </w:r>
      <w:proofErr w:type="spellEnd"/>
      <w:r w:rsidR="00684AA4" w:rsidRPr="00684AA4">
        <w:rPr>
          <w:rFonts w:eastAsia="Arial" w:cs="Arial"/>
        </w:rPr>
        <w:t xml:space="preserve"> (</w:t>
      </w:r>
      <w:r w:rsidR="00F2225C">
        <w:rPr>
          <w:rFonts w:eastAsia="Arial" w:cs="Arial"/>
        </w:rPr>
        <w:t xml:space="preserve">EDC, </w:t>
      </w:r>
      <w:r>
        <w:t xml:space="preserve">≥98,0%, </w:t>
      </w:r>
      <w:proofErr w:type="spellStart"/>
      <w:r w:rsidR="00684AA4" w:rsidRPr="00684AA4">
        <w:rPr>
          <w:rFonts w:eastAsia="Arial" w:cs="Arial"/>
        </w:rPr>
        <w:t>Sigma-</w:t>
      </w:r>
      <w:r w:rsidR="28D77A81" w:rsidRPr="28D77A81">
        <w:rPr>
          <w:rFonts w:eastAsia="Arial" w:cs="Arial"/>
        </w:rPr>
        <w:t>Aldrich</w:t>
      </w:r>
      <w:proofErr w:type="spellEnd"/>
      <w:r w:rsidR="28D77A81" w:rsidRPr="28D77A81">
        <w:rPr>
          <w:rFonts w:eastAsia="Arial" w:cs="Arial"/>
        </w:rPr>
        <w:t>);</w:t>
      </w:r>
    </w:p>
    <w:p w:rsidR="003252F4" w:rsidRDefault="00684AA4" w:rsidP="00A73356">
      <w:pPr>
        <w:numPr>
          <w:ilvl w:val="0"/>
          <w:numId w:val="1"/>
        </w:numPr>
        <w:spacing w:after="120"/>
        <w:ind w:left="284" w:hanging="284"/>
        <w:rPr>
          <w:rFonts w:cs="Arial"/>
        </w:rPr>
      </w:pPr>
      <w:proofErr w:type="spellStart"/>
      <w:r w:rsidRPr="00684AA4">
        <w:rPr>
          <w:rFonts w:eastAsia="Arial" w:cs="Arial"/>
        </w:rPr>
        <w:t>N-hidroxisuccinimida</w:t>
      </w:r>
      <w:proofErr w:type="spellEnd"/>
      <w:r w:rsidRPr="00684AA4">
        <w:rPr>
          <w:rFonts w:eastAsia="Arial" w:cs="Arial"/>
        </w:rPr>
        <w:t xml:space="preserve"> (</w:t>
      </w:r>
      <w:r w:rsidR="00F2225C">
        <w:rPr>
          <w:rFonts w:eastAsia="Arial" w:cs="Arial"/>
        </w:rPr>
        <w:t xml:space="preserve">NHS, </w:t>
      </w:r>
      <w:r w:rsidR="75589953">
        <w:t xml:space="preserve">≥97,0%, </w:t>
      </w:r>
      <w:proofErr w:type="spellStart"/>
      <w:r w:rsidRPr="00684AA4">
        <w:rPr>
          <w:rFonts w:eastAsia="Arial" w:cs="Arial"/>
        </w:rPr>
        <w:t>Sigma-</w:t>
      </w:r>
      <w:r w:rsidR="75589953" w:rsidRPr="75589953">
        <w:rPr>
          <w:rFonts w:eastAsia="Arial" w:cs="Arial"/>
        </w:rPr>
        <w:t>Aldrich</w:t>
      </w:r>
      <w:proofErr w:type="spellEnd"/>
      <w:r w:rsidR="75589953" w:rsidRPr="75589953">
        <w:rPr>
          <w:rFonts w:eastAsia="Arial" w:cs="Arial"/>
        </w:rPr>
        <w:t>).</w:t>
      </w:r>
    </w:p>
    <w:p w:rsidR="001317F5" w:rsidRDefault="75589953">
      <w:pPr>
        <w:spacing w:after="120"/>
        <w:ind w:firstLine="709"/>
        <w:rPr>
          <w:rFonts w:eastAsia="Arial" w:cs="Arial"/>
        </w:rPr>
      </w:pPr>
      <w:r>
        <w:t>Todos os reagentes foram utilizados com as purezas descritas na listagem acima, sem adição posterior de tratamento.</w:t>
      </w:r>
    </w:p>
    <w:p w:rsidR="003252F4" w:rsidRPr="003252F4" w:rsidRDefault="53A29BAE" w:rsidP="00A73356">
      <w:pPr>
        <w:pStyle w:val="Ttulo2"/>
        <w:rPr>
          <w:rFonts w:eastAsia="Calibri" w:cs="Arial"/>
        </w:rPr>
      </w:pPr>
      <w:r w:rsidRPr="53A29BAE">
        <w:rPr>
          <w:rFonts w:cs="Arial"/>
        </w:rPr>
        <w:t xml:space="preserve"> INSTRUMENTAÇÃO</w:t>
      </w:r>
      <w:bookmarkStart w:id="2" w:name="_Toc511585166"/>
      <w:bookmarkEnd w:id="2"/>
    </w:p>
    <w:p w:rsidR="003252F4" w:rsidRPr="003252F4" w:rsidRDefault="53A29BAE" w:rsidP="00A73356">
      <w:pPr>
        <w:pStyle w:val="Ttulo3"/>
        <w:rPr>
          <w:rFonts w:eastAsia="Calibri" w:cs="Arial"/>
        </w:rPr>
      </w:pPr>
      <w:bookmarkStart w:id="3" w:name="_Toc511585167"/>
      <w:r w:rsidRPr="53A29BAE">
        <w:rPr>
          <w:rFonts w:eastAsia="Calibri" w:cs="Arial"/>
        </w:rPr>
        <w:t>Célula Eletroquímica</w:t>
      </w:r>
      <w:bookmarkEnd w:id="3"/>
    </w:p>
    <w:p w:rsidR="001317F5" w:rsidRDefault="75589953" w:rsidP="003F4B6D">
      <w:pPr>
        <w:ind w:firstLine="709"/>
      </w:pPr>
      <w:r w:rsidRPr="75589953">
        <w:t>A célula eletroquímica utilizada foi de compartimento único e com três eletrodos: (1) superfície de ouro</w:t>
      </w:r>
      <w:r>
        <w:t xml:space="preserve"> policristalina</w:t>
      </w:r>
      <w:r w:rsidRPr="75589953">
        <w:t xml:space="preserve"> (trabalho), (2) Ag/</w:t>
      </w:r>
      <w:proofErr w:type="gramStart"/>
      <w:r w:rsidRPr="75589953">
        <w:t>AgCl</w:t>
      </w:r>
      <w:proofErr w:type="gramEnd"/>
      <w:r w:rsidRPr="75589953">
        <w:t xml:space="preserve"> em solução 3 mol L</w:t>
      </w:r>
      <w:r w:rsidRPr="75589953">
        <w:rPr>
          <w:vertAlign w:val="superscript"/>
        </w:rPr>
        <w:t>-1</w:t>
      </w:r>
      <w:r w:rsidRPr="75589953">
        <w:t xml:space="preserve"> de KCl (referência) e (3) um fio de platina (auxiliar</w:t>
      </w:r>
      <w:r w:rsidR="00DA657C">
        <w:t xml:space="preserve">, ver </w:t>
      </w:r>
      <w:r w:rsidRPr="75589953">
        <w:t>Figura 4). A área circular superficial do eletrodo de trabalho foi de 3,80 mm</w:t>
      </w:r>
      <w:r w:rsidRPr="75589953">
        <w:rPr>
          <w:vertAlign w:val="superscript"/>
        </w:rPr>
        <w:t>2</w:t>
      </w:r>
      <w:r w:rsidRPr="75589953">
        <w:t>.</w:t>
      </w:r>
    </w:p>
    <w:p w:rsidR="00D7257F" w:rsidRPr="0014409D" w:rsidRDefault="53A29BAE" w:rsidP="53A29BAE">
      <w:pPr>
        <w:keepNext/>
        <w:spacing w:before="240" w:after="240"/>
        <w:rPr>
          <w:rFonts w:cs="Arial"/>
          <w:sz w:val="16"/>
          <w:szCs w:val="20"/>
        </w:rPr>
      </w:pPr>
      <w:r w:rsidRPr="0014409D">
        <w:rPr>
          <w:b/>
          <w:sz w:val="20"/>
        </w:rPr>
        <w:lastRenderedPageBreak/>
        <w:t>Figura 4.</w:t>
      </w:r>
      <w:r w:rsidRPr="0014409D">
        <w:rPr>
          <w:sz w:val="20"/>
        </w:rPr>
        <w:t xml:space="preserve"> Representação da célula eletroquímica contendo os três eletrodos imersos em solução eletrolítica.</w:t>
      </w:r>
    </w:p>
    <w:p w:rsidR="00D7257F" w:rsidRPr="003252F4" w:rsidRDefault="001317F5" w:rsidP="00D7257F">
      <w:pPr>
        <w:spacing w:before="240" w:after="240"/>
        <w:jc w:val="center"/>
        <w:rPr>
          <w:rFonts w:cs="Arial"/>
        </w:rPr>
      </w:pPr>
      <w:r>
        <w:rPr>
          <w:rFonts w:cs="Arial"/>
          <w:noProof/>
          <w:lang w:eastAsia="pt-BR"/>
        </w:rPr>
        <w:drawing>
          <wp:inline distT="0" distB="0" distL="0" distR="0">
            <wp:extent cx="3600000" cy="3202360"/>
            <wp:effectExtent l="0" t="0" r="63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élula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22158" r="14607"/>
                    <a:stretch/>
                  </pic:blipFill>
                  <pic:spPr bwMode="auto">
                    <a:xfrm>
                      <a:off x="0" y="0"/>
                      <a:ext cx="3600000" cy="3202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6="http://schemas.microsoft.com/office/drawing/2014/main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p14="http://schemas.microsoft.com/office/word/2010/wordprocessingDrawing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/>
                      </a:ext>
                    </a:extLst>
                  </pic:spPr>
                </pic:pic>
              </a:graphicData>
            </a:graphic>
          </wp:inline>
        </w:drawing>
      </w:r>
    </w:p>
    <w:p w:rsidR="003252F4" w:rsidRPr="003252F4" w:rsidRDefault="53A29BAE" w:rsidP="00A73356">
      <w:pPr>
        <w:pStyle w:val="Ttulo3"/>
        <w:rPr>
          <w:rFonts w:eastAsia="Calibri" w:cs="Arial"/>
        </w:rPr>
      </w:pPr>
      <w:bookmarkStart w:id="4" w:name="_Toc511585168"/>
      <w:r w:rsidRPr="53A29BAE">
        <w:rPr>
          <w:rFonts w:eastAsia="Calibri" w:cs="Arial"/>
        </w:rPr>
        <w:t>Equipamentos</w:t>
      </w:r>
      <w:bookmarkEnd w:id="4"/>
    </w:p>
    <w:p w:rsidR="003252F4" w:rsidRPr="003252F4" w:rsidRDefault="75589953" w:rsidP="00A73356">
      <w:pPr>
        <w:spacing w:after="120"/>
        <w:ind w:firstLine="709"/>
        <w:rPr>
          <w:rFonts w:cs="Arial"/>
        </w:rPr>
      </w:pPr>
      <w:r w:rsidRPr="75589953">
        <w:rPr>
          <w:rFonts w:cs="Arial"/>
        </w:rPr>
        <w:t xml:space="preserve">Em todos os experimentos foram usados o </w:t>
      </w:r>
      <w:proofErr w:type="spellStart"/>
      <w:r w:rsidRPr="75589953">
        <w:rPr>
          <w:rFonts w:cs="Arial"/>
        </w:rPr>
        <w:t>potenciostato</w:t>
      </w:r>
      <w:proofErr w:type="spellEnd"/>
      <w:r w:rsidRPr="75589953">
        <w:rPr>
          <w:rFonts w:cs="Arial"/>
        </w:rPr>
        <w:t>/</w:t>
      </w:r>
      <w:proofErr w:type="spellStart"/>
      <w:r w:rsidRPr="75589953">
        <w:rPr>
          <w:rFonts w:cs="Arial"/>
        </w:rPr>
        <w:t>galvanostato</w:t>
      </w:r>
      <w:proofErr w:type="spellEnd"/>
      <w:r w:rsidRPr="75589953">
        <w:rPr>
          <w:rFonts w:cs="Arial"/>
        </w:rPr>
        <w:t xml:space="preserve"> PGSTAT128N (</w:t>
      </w:r>
      <w:proofErr w:type="spellStart"/>
      <w:r w:rsidRPr="75589953">
        <w:rPr>
          <w:rFonts w:cs="Arial"/>
        </w:rPr>
        <w:t>Autolab</w:t>
      </w:r>
      <w:proofErr w:type="spellEnd"/>
      <w:r w:rsidRPr="75589953">
        <w:rPr>
          <w:rFonts w:cs="Arial"/>
        </w:rPr>
        <w:t xml:space="preserve">) em interface com o </w:t>
      </w:r>
      <w:r w:rsidRPr="75589953">
        <w:rPr>
          <w:rFonts w:cs="Arial"/>
          <w:i/>
          <w:iCs/>
        </w:rPr>
        <w:t>software</w:t>
      </w:r>
      <w:r w:rsidRPr="75589953">
        <w:rPr>
          <w:rFonts w:cs="Arial"/>
        </w:rPr>
        <w:t xml:space="preserve"> NOVA 1.11.2 (Metrohm Autolab B.V.), instalado em microcomputador, para análise e tratamento dos dados obtidos (Figura 5).</w:t>
      </w:r>
    </w:p>
    <w:p w:rsidR="003252F4" w:rsidRPr="003252F4" w:rsidRDefault="53A29BAE" w:rsidP="53A29BAE">
      <w:pPr>
        <w:keepNext/>
        <w:rPr>
          <w:rFonts w:cs="Arial"/>
          <w:sz w:val="20"/>
          <w:szCs w:val="20"/>
        </w:rPr>
      </w:pPr>
      <w:bookmarkStart w:id="5" w:name="_Hlk511968070"/>
      <w:bookmarkStart w:id="6" w:name="_Hlk511968413"/>
      <w:bookmarkEnd w:id="5"/>
      <w:bookmarkEnd w:id="6"/>
      <w:r w:rsidRPr="53A29BAE">
        <w:rPr>
          <w:rFonts w:cs="Arial"/>
          <w:b/>
          <w:bCs/>
          <w:sz w:val="20"/>
          <w:szCs w:val="20"/>
        </w:rPr>
        <w:t>Figura 5.</w:t>
      </w:r>
      <w:r w:rsidRPr="53A29BAE">
        <w:rPr>
          <w:rFonts w:cs="Arial"/>
          <w:sz w:val="20"/>
          <w:szCs w:val="20"/>
        </w:rPr>
        <w:t xml:space="preserve"> Esquema da instrumentação eletroquímica utilizadas nos experimentos</w:t>
      </w:r>
    </w:p>
    <w:p w:rsidR="003252F4" w:rsidRPr="003252F4" w:rsidRDefault="003252F4" w:rsidP="00A73356">
      <w:pPr>
        <w:spacing w:before="240" w:after="240"/>
        <w:jc w:val="center"/>
        <w:rPr>
          <w:rFonts w:cs="Arial"/>
        </w:rPr>
      </w:pPr>
      <w:r w:rsidRPr="003252F4">
        <w:rPr>
          <w:rFonts w:cs="Arial"/>
          <w:noProof/>
          <w:lang w:eastAsia="pt-BR"/>
        </w:rPr>
        <w:drawing>
          <wp:inline distT="0" distB="0" distL="0" distR="0">
            <wp:extent cx="3600000" cy="2291592"/>
            <wp:effectExtent l="0" t="0" r="63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strumentação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7731" t="17858" r="17249" b="8563"/>
                    <a:stretch/>
                  </pic:blipFill>
                  <pic:spPr bwMode="auto">
                    <a:xfrm>
                      <a:off x="0" y="0"/>
                      <a:ext cx="3600000" cy="2291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6="http://schemas.microsoft.com/office/drawing/2014/main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p14="http://schemas.microsoft.com/office/word/2010/wordprocessingDrawing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/>
                      </a:ext>
                    </a:extLst>
                  </pic:spPr>
                </pic:pic>
              </a:graphicData>
            </a:graphic>
          </wp:inline>
        </w:drawing>
      </w:r>
    </w:p>
    <w:p w:rsidR="003252F4" w:rsidRPr="003252F4" w:rsidRDefault="53A29BAE" w:rsidP="00A73356">
      <w:pPr>
        <w:pStyle w:val="Ttulo2"/>
        <w:rPr>
          <w:rFonts w:eastAsia="Calibri" w:cs="Arial"/>
        </w:rPr>
      </w:pPr>
      <w:bookmarkStart w:id="7" w:name="_Toc511585169"/>
      <w:r w:rsidRPr="53A29BAE">
        <w:rPr>
          <w:rFonts w:cs="Arial"/>
        </w:rPr>
        <w:lastRenderedPageBreak/>
        <w:t>PROCEDIMENTO</w:t>
      </w:r>
      <w:r w:rsidRPr="53A29BAE">
        <w:rPr>
          <w:rFonts w:eastAsia="Calibri" w:cs="Arial"/>
        </w:rPr>
        <w:t xml:space="preserve"> EXPERIMENTAL</w:t>
      </w:r>
      <w:bookmarkEnd w:id="7"/>
    </w:p>
    <w:p w:rsidR="003252F4" w:rsidRPr="003252F4" w:rsidRDefault="72294860" w:rsidP="00A73356">
      <w:pPr>
        <w:pStyle w:val="Ttulo3"/>
        <w:rPr>
          <w:rFonts w:cs="Arial"/>
        </w:rPr>
      </w:pPr>
      <w:bookmarkStart w:id="8" w:name="_Toc511585170"/>
      <w:r w:rsidRPr="72294860">
        <w:rPr>
          <w:rFonts w:cs="Arial"/>
        </w:rPr>
        <w:t xml:space="preserve">Tratamento da superfície de </w:t>
      </w:r>
      <w:r w:rsidR="00BF6CA0">
        <w:rPr>
          <w:rFonts w:cs="Arial"/>
        </w:rPr>
        <w:t>o</w:t>
      </w:r>
      <w:r w:rsidRPr="72294860">
        <w:rPr>
          <w:rFonts w:cs="Arial"/>
        </w:rPr>
        <w:t>uro</w:t>
      </w:r>
      <w:bookmarkEnd w:id="8"/>
    </w:p>
    <w:p w:rsidR="003252F4" w:rsidRPr="003252F4" w:rsidRDefault="75589953" w:rsidP="00A73356">
      <w:pPr>
        <w:spacing w:after="120"/>
        <w:ind w:firstLine="709"/>
        <w:rPr>
          <w:rFonts w:cs="Arial"/>
        </w:rPr>
      </w:pPr>
      <w:r>
        <w:t>O eletr</w:t>
      </w:r>
      <w:r w:rsidR="00DF2C16">
        <w:t>odo de trabalho</w:t>
      </w:r>
      <w:r w:rsidR="00AE129A">
        <w:t xml:space="preserve"> </w:t>
      </w:r>
      <w:r>
        <w:t>foi submerso em ácido nítrico 65% por 3 minutos e enxaguado com água destilada. Posteriormente, a superfície foi poli</w:t>
      </w:r>
      <w:r w:rsidRPr="75589953">
        <w:rPr>
          <w:rFonts w:cs="Arial"/>
        </w:rPr>
        <w:t xml:space="preserve">da </w:t>
      </w:r>
      <w:r>
        <w:t>em feltro com abrasivo de alumina durante 5 minutos. A superfície foi subsequentemente enxaguada com fortes jatos de água destilada por volta de 1 minuto para remoção do abrasivo.</w:t>
      </w:r>
    </w:p>
    <w:p w:rsidR="003252F4" w:rsidRPr="003252F4" w:rsidRDefault="53A29BAE" w:rsidP="00A73356">
      <w:pPr>
        <w:pStyle w:val="Ttulo3"/>
        <w:rPr>
          <w:rFonts w:cs="Arial"/>
        </w:rPr>
      </w:pPr>
      <w:bookmarkStart w:id="9" w:name="_Toc511585171"/>
      <w:r w:rsidRPr="53A29BAE">
        <w:rPr>
          <w:rFonts w:cs="Arial"/>
        </w:rPr>
        <w:t xml:space="preserve">Modificação da superfície de </w:t>
      </w:r>
      <w:r w:rsidR="00BF6CA0">
        <w:rPr>
          <w:rFonts w:cs="Arial"/>
        </w:rPr>
        <w:t>o</w:t>
      </w:r>
      <w:r w:rsidRPr="53A29BAE">
        <w:rPr>
          <w:rFonts w:cs="Arial"/>
        </w:rPr>
        <w:t>uro</w:t>
      </w:r>
      <w:bookmarkEnd w:id="9"/>
    </w:p>
    <w:p w:rsidR="00B75565" w:rsidRDefault="00B75565" w:rsidP="00B75565">
      <w:pPr>
        <w:pStyle w:val="Ttulo4"/>
      </w:pPr>
      <w:r>
        <w:t xml:space="preserve">Formação da </w:t>
      </w:r>
      <w:proofErr w:type="spellStart"/>
      <w:r w:rsidRPr="00B75565">
        <w:rPr>
          <w:i/>
        </w:rPr>
        <w:t>Self-assembled</w:t>
      </w:r>
      <w:proofErr w:type="spellEnd"/>
      <w:r w:rsidRPr="00B75565">
        <w:rPr>
          <w:i/>
        </w:rPr>
        <w:t xml:space="preserve"> </w:t>
      </w:r>
      <w:proofErr w:type="spellStart"/>
      <w:r w:rsidRPr="00B75565">
        <w:rPr>
          <w:i/>
        </w:rPr>
        <w:t>Monolayer</w:t>
      </w:r>
      <w:proofErr w:type="spellEnd"/>
      <w:r>
        <w:t xml:space="preserve"> (SAM)</w:t>
      </w:r>
    </w:p>
    <w:p w:rsidR="003252F4" w:rsidRPr="003252F4" w:rsidRDefault="75589953" w:rsidP="00A73356">
      <w:pPr>
        <w:spacing w:after="120"/>
        <w:ind w:firstLine="709"/>
        <w:rPr>
          <w:rFonts w:cs="Arial"/>
        </w:rPr>
      </w:pPr>
      <w:r w:rsidRPr="75589953">
        <w:rPr>
          <w:rFonts w:cs="Arial"/>
        </w:rPr>
        <w:t>Para a modif</w:t>
      </w:r>
      <w:r w:rsidR="00F2225C">
        <w:rPr>
          <w:rFonts w:cs="Arial"/>
        </w:rPr>
        <w:t>icação da superfície de ouro com</w:t>
      </w:r>
      <w:r w:rsidRPr="75589953">
        <w:rPr>
          <w:rFonts w:cs="Arial"/>
        </w:rPr>
        <w:t xml:space="preserve"> SAM, imergiu-se a superfície em solução etanólica 18 mmol L</w:t>
      </w:r>
      <w:r w:rsidRPr="75589953">
        <w:rPr>
          <w:rFonts w:cs="Arial"/>
          <w:vertAlign w:val="superscript"/>
        </w:rPr>
        <w:t>-1</w:t>
      </w:r>
      <w:r w:rsidRPr="75589953">
        <w:rPr>
          <w:rFonts w:cs="Arial"/>
        </w:rPr>
        <w:t xml:space="preserve"> do </w:t>
      </w:r>
      <w:proofErr w:type="spellStart"/>
      <w:r w:rsidRPr="75589953">
        <w:rPr>
          <w:rFonts w:cs="Arial"/>
        </w:rPr>
        <w:t>alcanotiol</w:t>
      </w:r>
      <w:proofErr w:type="spellEnd"/>
      <w:r w:rsidRPr="75589953">
        <w:rPr>
          <w:rFonts w:cs="Arial"/>
        </w:rPr>
        <w:t xml:space="preserve">, AMP ou </w:t>
      </w:r>
      <w:proofErr w:type="spellStart"/>
      <w:r w:rsidRPr="75589953">
        <w:rPr>
          <w:rFonts w:cs="Arial"/>
        </w:rPr>
        <w:t>Cis</w:t>
      </w:r>
      <w:proofErr w:type="spellEnd"/>
      <w:r w:rsidRPr="75589953">
        <w:rPr>
          <w:rFonts w:cs="Arial"/>
        </w:rPr>
        <w:t>, por 1 hora, e posteriormente em álcool etílico por 24 h.</w:t>
      </w:r>
    </w:p>
    <w:p w:rsidR="003252F4" w:rsidRPr="003252F4" w:rsidRDefault="53A29BAE" w:rsidP="00B75565">
      <w:pPr>
        <w:pStyle w:val="Ttulo4"/>
        <w:rPr>
          <w:rFonts w:cs="Arial"/>
        </w:rPr>
      </w:pPr>
      <w:bookmarkStart w:id="10" w:name="_Toc511585172"/>
      <w:r w:rsidRPr="53A29BAE">
        <w:rPr>
          <w:rFonts w:cs="Arial"/>
        </w:rPr>
        <w:t>Imobilização dos Pontos Quânticos</w:t>
      </w:r>
      <w:bookmarkEnd w:id="10"/>
    </w:p>
    <w:p w:rsidR="001317F5" w:rsidRDefault="75589953">
      <w:pPr>
        <w:spacing w:after="0"/>
        <w:ind w:firstLine="709"/>
        <w:rPr>
          <w:rFonts w:cs="Arial"/>
        </w:rPr>
      </w:pPr>
      <w:r>
        <w:t xml:space="preserve">A superfície previamente modificada com SAM de Cis foi imersa em uma suspensão de </w:t>
      </w:r>
      <w:proofErr w:type="spellStart"/>
      <w:r>
        <w:t>PQs</w:t>
      </w:r>
      <w:proofErr w:type="spellEnd"/>
      <w:r>
        <w:t xml:space="preserve"> AMS em concentração estimada</w:t>
      </w:r>
      <w:r w:rsidR="00B94E9D">
        <w:t xml:space="preserve"> (Anexo </w:t>
      </w:r>
      <w:proofErr w:type="gramStart"/>
      <w:r w:rsidR="00B94E9D">
        <w:t>1</w:t>
      </w:r>
      <w:proofErr w:type="gramEnd"/>
      <w:r w:rsidR="00B94E9D">
        <w:t>)</w:t>
      </w:r>
      <w:r>
        <w:t xml:space="preserve"> de 1,2 mol L</w:t>
      </w:r>
      <w:r w:rsidRPr="00B75565">
        <w:rPr>
          <w:vertAlign w:val="superscript"/>
        </w:rPr>
        <w:t>-1</w:t>
      </w:r>
      <w:r>
        <w:t>. O mesmo procedimento foi realizado para uma suspensão de 9,8 mol L</w:t>
      </w:r>
      <w:r w:rsidRPr="00B75565">
        <w:rPr>
          <w:vertAlign w:val="superscript"/>
        </w:rPr>
        <w:t>-1</w:t>
      </w:r>
      <w:r>
        <w:t xml:space="preserve"> de PQ-Cis, cuja superfície foi modificada por AMP. Em amb</w:t>
      </w:r>
      <w:r w:rsidR="00AE129A">
        <w:t xml:space="preserve">as as suspensões foram </w:t>
      </w:r>
      <w:proofErr w:type="gramStart"/>
      <w:r w:rsidR="00AE129A">
        <w:t>utilizado</w:t>
      </w:r>
      <w:r>
        <w:t>s</w:t>
      </w:r>
      <w:proofErr w:type="gramEnd"/>
      <w:r>
        <w:t xml:space="preserve"> os reagentes EDC e NHS </w:t>
      </w:r>
      <w:r w:rsidR="00B94E9D">
        <w:t>em</w:t>
      </w:r>
      <w:r>
        <w:t xml:space="preserve"> concentrações de 2,6 mmol L</w:t>
      </w:r>
      <w:r w:rsidRPr="00B75565">
        <w:rPr>
          <w:vertAlign w:val="superscript"/>
        </w:rPr>
        <w:t>-1</w:t>
      </w:r>
      <w:r>
        <w:t xml:space="preserve"> e 4,3 </w:t>
      </w:r>
      <w:proofErr w:type="spellStart"/>
      <w:r>
        <w:t>mmol</w:t>
      </w:r>
      <w:proofErr w:type="spellEnd"/>
      <w:r>
        <w:t xml:space="preserve"> L</w:t>
      </w:r>
      <w:r w:rsidRPr="00B75565">
        <w:rPr>
          <w:vertAlign w:val="superscript"/>
        </w:rPr>
        <w:t>-1</w:t>
      </w:r>
      <w:r>
        <w:t>, respectivamente.</w:t>
      </w:r>
    </w:p>
    <w:p w:rsidR="003252F4" w:rsidRPr="003252F4" w:rsidRDefault="53A29BAE" w:rsidP="00A73356">
      <w:pPr>
        <w:pStyle w:val="Ttulo2"/>
        <w:rPr>
          <w:rFonts w:eastAsia="Calibri" w:cs="Arial"/>
        </w:rPr>
      </w:pPr>
      <w:bookmarkStart w:id="11" w:name="_Toc511585173"/>
      <w:r w:rsidRPr="53A29BAE">
        <w:rPr>
          <w:rFonts w:eastAsia="Calibri" w:cs="Arial"/>
        </w:rPr>
        <w:t>CARACTERIZAÇ</w:t>
      </w:r>
      <w:r w:rsidR="001317F5">
        <w:rPr>
          <w:rFonts w:eastAsia="Calibri" w:cs="Arial"/>
        </w:rPr>
        <w:t>ÕES</w:t>
      </w:r>
      <w:r w:rsidRPr="53A29BAE">
        <w:rPr>
          <w:rFonts w:eastAsia="Calibri" w:cs="Arial"/>
        </w:rPr>
        <w:t xml:space="preserve"> DA</w:t>
      </w:r>
      <w:r w:rsidR="004D206B">
        <w:rPr>
          <w:rFonts w:eastAsia="Calibri" w:cs="Arial"/>
        </w:rPr>
        <w:t>S</w:t>
      </w:r>
      <w:r w:rsidRPr="53A29BAE">
        <w:rPr>
          <w:rFonts w:eastAsia="Calibri" w:cs="Arial"/>
        </w:rPr>
        <w:t xml:space="preserve"> SUPERFÍCIE</w:t>
      </w:r>
      <w:bookmarkEnd w:id="11"/>
      <w:r w:rsidR="004D206B">
        <w:rPr>
          <w:rFonts w:eastAsia="Calibri" w:cs="Arial"/>
        </w:rPr>
        <w:t>S</w:t>
      </w:r>
    </w:p>
    <w:p w:rsidR="003252F4" w:rsidRPr="003252F4" w:rsidRDefault="004D206B" w:rsidP="00A73356">
      <w:pPr>
        <w:spacing w:after="0"/>
        <w:ind w:firstLine="567"/>
        <w:rPr>
          <w:rFonts w:cs="Arial"/>
        </w:rPr>
      </w:pPr>
      <w:r>
        <w:rPr>
          <w:rFonts w:cs="Arial"/>
        </w:rPr>
        <w:t>Todas as</w:t>
      </w:r>
      <w:r w:rsidR="53A29BAE" w:rsidRPr="53A29BAE">
        <w:rPr>
          <w:rFonts w:cs="Arial"/>
        </w:rPr>
        <w:t xml:space="preserve"> superfície</w:t>
      </w:r>
      <w:r>
        <w:rPr>
          <w:rFonts w:cs="Arial"/>
        </w:rPr>
        <w:t>s</w:t>
      </w:r>
      <w:r w:rsidR="53A29BAE" w:rsidRPr="53A29BAE">
        <w:rPr>
          <w:rFonts w:cs="Arial"/>
        </w:rPr>
        <w:t xml:space="preserve"> </w:t>
      </w:r>
      <w:r w:rsidR="00DF2C16">
        <w:rPr>
          <w:rFonts w:cs="Arial"/>
        </w:rPr>
        <w:t>antes e após as modificações</w:t>
      </w:r>
      <w:r>
        <w:rPr>
          <w:rFonts w:cs="Arial"/>
        </w:rPr>
        <w:t xml:space="preserve"> foram caracterizadas </w:t>
      </w:r>
      <w:r>
        <w:t xml:space="preserve">em solução eletrolítica de </w:t>
      </w:r>
      <w:proofErr w:type="gramStart"/>
      <w:r>
        <w:t>1</w:t>
      </w:r>
      <w:proofErr w:type="gramEnd"/>
      <w:r>
        <w:t xml:space="preserve"> </w:t>
      </w:r>
      <w:proofErr w:type="spellStart"/>
      <w:r>
        <w:t>mmol</w:t>
      </w:r>
      <w:proofErr w:type="spellEnd"/>
      <w:r>
        <w:t xml:space="preserve"> L</w:t>
      </w:r>
      <w:r w:rsidRPr="00B75565">
        <w:rPr>
          <w:vertAlign w:val="superscript"/>
        </w:rPr>
        <w:t>-1</w:t>
      </w:r>
      <w:r>
        <w:t xml:space="preserve"> de K</w:t>
      </w:r>
      <w:r w:rsidRPr="00B75565">
        <w:rPr>
          <w:vertAlign w:val="subscript"/>
        </w:rPr>
        <w:t>4</w:t>
      </w:r>
      <w:r>
        <w:t>Fe(CN)</w:t>
      </w:r>
      <w:r w:rsidRPr="00B75565">
        <w:rPr>
          <w:vertAlign w:val="subscript"/>
        </w:rPr>
        <w:t>6</w:t>
      </w:r>
      <w:r>
        <w:t>/K</w:t>
      </w:r>
      <w:r w:rsidRPr="00B75565">
        <w:rPr>
          <w:vertAlign w:val="subscript"/>
        </w:rPr>
        <w:t>3</w:t>
      </w:r>
      <w:r>
        <w:t>Fe(CN)</w:t>
      </w:r>
      <w:r w:rsidRPr="00B75565">
        <w:rPr>
          <w:vertAlign w:val="subscript"/>
        </w:rPr>
        <w:t>6</w:t>
      </w:r>
      <w:r>
        <w:t>) em 0,1 mol L</w:t>
      </w:r>
      <w:r w:rsidRPr="00B75565">
        <w:rPr>
          <w:vertAlign w:val="superscript"/>
        </w:rPr>
        <w:t>-1</w:t>
      </w:r>
      <w:r>
        <w:t xml:space="preserve"> de </w:t>
      </w:r>
      <w:proofErr w:type="spellStart"/>
      <w:r>
        <w:t>KCl</w:t>
      </w:r>
      <w:proofErr w:type="spellEnd"/>
      <w:r>
        <w:t xml:space="preserve">, nas condições de pH e temperatura de 7 e 25 °C, respectivamente. </w:t>
      </w:r>
      <w:r w:rsidR="001317F5">
        <w:t>Nessa etapa do trabalho</w:t>
      </w:r>
      <w:r>
        <w:t xml:space="preserve"> foram </w:t>
      </w:r>
      <w:r w:rsidR="001317F5">
        <w:t xml:space="preserve">utilizadas </w:t>
      </w:r>
      <w:r w:rsidR="53A29BAE" w:rsidRPr="53A29BAE">
        <w:rPr>
          <w:rFonts w:cs="Arial"/>
        </w:rPr>
        <w:t>duas técnicas eletroquí</w:t>
      </w:r>
      <w:r>
        <w:rPr>
          <w:rFonts w:cs="Arial"/>
        </w:rPr>
        <w:t>micas:</w:t>
      </w:r>
    </w:p>
    <w:p w:rsidR="003252F4" w:rsidRPr="003252F4" w:rsidRDefault="53A29BAE" w:rsidP="00A73356">
      <w:pPr>
        <w:pStyle w:val="Ttulo3"/>
        <w:rPr>
          <w:rFonts w:cs="Arial"/>
        </w:rPr>
      </w:pPr>
      <w:bookmarkStart w:id="12" w:name="_Toc511585174"/>
      <w:r w:rsidRPr="53A29BAE">
        <w:rPr>
          <w:rFonts w:cs="Arial"/>
        </w:rPr>
        <w:lastRenderedPageBreak/>
        <w:t xml:space="preserve">Voltametria Cíclica </w:t>
      </w:r>
      <w:r>
        <w:t>(VC)</w:t>
      </w:r>
      <w:bookmarkEnd w:id="12"/>
    </w:p>
    <w:p w:rsidR="003252F4" w:rsidRPr="003252F4" w:rsidRDefault="006F7E3F">
      <w:pPr>
        <w:spacing w:after="0"/>
        <w:ind w:firstLine="709"/>
        <w:rPr>
          <w:rFonts w:cs="Arial"/>
        </w:rPr>
      </w:pPr>
      <w:r>
        <w:t xml:space="preserve">A investigação foi </w:t>
      </w:r>
      <w:r w:rsidR="001317F5">
        <w:t xml:space="preserve">realizada em </w:t>
      </w:r>
      <w:r>
        <w:t xml:space="preserve">uma faixa de potencial entre </w:t>
      </w:r>
      <w:r>
        <w:rPr>
          <w:rFonts w:cs="Arial"/>
        </w:rPr>
        <w:t>0,0</w:t>
      </w:r>
      <w:r w:rsidR="75589953" w:rsidRPr="75589953">
        <w:rPr>
          <w:rFonts w:cs="Arial"/>
        </w:rPr>
        <w:t xml:space="preserve"> </w:t>
      </w:r>
      <w:r>
        <w:rPr>
          <w:rFonts w:cs="Arial"/>
        </w:rPr>
        <w:t xml:space="preserve">e 0,5 V, com </w:t>
      </w:r>
      <w:r w:rsidR="75589953" w:rsidRPr="75589953">
        <w:rPr>
          <w:rFonts w:cs="Arial"/>
        </w:rPr>
        <w:t>velocidade de varredura de 100 mV s</w:t>
      </w:r>
      <w:r w:rsidR="75589953" w:rsidRPr="75589953">
        <w:rPr>
          <w:rFonts w:cs="Arial"/>
          <w:vertAlign w:val="superscript"/>
        </w:rPr>
        <w:t>-1</w:t>
      </w:r>
      <w:r w:rsidR="75589953" w:rsidRPr="75589953">
        <w:rPr>
          <w:rFonts w:cs="Arial"/>
        </w:rPr>
        <w:t xml:space="preserve">. </w:t>
      </w:r>
      <w:r w:rsidR="75589953">
        <w:t>Todas as correntes obtidas foram normalizadas pela área geométrica da superfície do eletrodo.</w:t>
      </w:r>
    </w:p>
    <w:p w:rsidR="003252F4" w:rsidRPr="003252F4" w:rsidRDefault="53A29BAE" w:rsidP="00A73356">
      <w:pPr>
        <w:pStyle w:val="Ttulo3"/>
        <w:rPr>
          <w:rFonts w:cs="Arial"/>
        </w:rPr>
      </w:pPr>
      <w:bookmarkStart w:id="13" w:name="_Toc511585175"/>
      <w:r w:rsidRPr="53A29BAE">
        <w:rPr>
          <w:rFonts w:eastAsia="Calibri" w:cs="Arial"/>
        </w:rPr>
        <w:t xml:space="preserve">Espectroscopia de Impedância Eletroquímica (EIE) </w:t>
      </w:r>
      <w:bookmarkEnd w:id="13"/>
    </w:p>
    <w:p w:rsidR="003252F4" w:rsidRDefault="75589953" w:rsidP="00A73356">
      <w:pPr>
        <w:spacing w:after="0"/>
        <w:ind w:firstLine="709"/>
        <w:contextualSpacing/>
        <w:rPr>
          <w:rFonts w:cs="Arial"/>
        </w:rPr>
      </w:pPr>
      <w:r w:rsidRPr="75589953">
        <w:rPr>
          <w:rFonts w:cs="Arial"/>
        </w:rPr>
        <w:t>Na EIE</w:t>
      </w:r>
      <w:r>
        <w:t xml:space="preserve"> </w:t>
      </w:r>
      <w:r w:rsidR="003D3F37">
        <w:rPr>
          <w:rFonts w:cs="Arial"/>
        </w:rPr>
        <w:t>foi</w:t>
      </w:r>
      <w:r w:rsidR="004D206B">
        <w:t xml:space="preserve"> </w:t>
      </w:r>
      <w:r w:rsidRPr="75589953">
        <w:rPr>
          <w:rFonts w:cs="Arial"/>
        </w:rPr>
        <w:t xml:space="preserve">aplicada uma perturbação de 10 </w:t>
      </w:r>
      <w:proofErr w:type="spellStart"/>
      <w:proofErr w:type="gramStart"/>
      <w:r w:rsidRPr="75589953">
        <w:rPr>
          <w:rFonts w:cs="Arial"/>
        </w:rPr>
        <w:t>mV</w:t>
      </w:r>
      <w:r w:rsidRPr="75589953">
        <w:rPr>
          <w:rFonts w:cs="Arial"/>
          <w:vertAlign w:val="subscript"/>
        </w:rPr>
        <w:t>rms</w:t>
      </w:r>
      <w:proofErr w:type="spellEnd"/>
      <w:proofErr w:type="gramEnd"/>
      <w:r w:rsidRPr="75589953">
        <w:rPr>
          <w:rFonts w:cs="Arial"/>
        </w:rPr>
        <w:t xml:space="preserve"> </w:t>
      </w:r>
      <w:r w:rsidR="00DC19B7">
        <w:rPr>
          <w:rFonts w:cs="Arial"/>
        </w:rPr>
        <w:t>em torno do</w:t>
      </w:r>
      <w:r w:rsidR="003D3F37" w:rsidRPr="75589953">
        <w:rPr>
          <w:rFonts w:cs="Arial"/>
        </w:rPr>
        <w:t xml:space="preserve"> potencial D.C. </w:t>
      </w:r>
      <w:r w:rsidR="003D3F37" w:rsidRPr="75589953">
        <w:rPr>
          <w:rFonts w:cs="Arial"/>
        </w:rPr>
        <w:t xml:space="preserve">de 220 mV </w:t>
      </w:r>
      <w:r w:rsidRPr="75589953">
        <w:rPr>
          <w:rFonts w:cs="Arial"/>
        </w:rPr>
        <w:t>em uma faixa de</w:t>
      </w:r>
      <w:r w:rsidR="00DC19B7">
        <w:rPr>
          <w:rFonts w:cs="Arial"/>
        </w:rPr>
        <w:t xml:space="preserve"> frequência de 100.000 a 0,1 Hz.</w:t>
      </w:r>
    </w:p>
    <w:p w:rsidR="00D3704C" w:rsidRPr="003252F4" w:rsidRDefault="00DC19B7" w:rsidP="00A73356">
      <w:pPr>
        <w:spacing w:after="0"/>
        <w:ind w:firstLine="709"/>
        <w:contextualSpacing/>
        <w:rPr>
          <w:rFonts w:cs="Arial"/>
        </w:rPr>
      </w:pPr>
      <w:r>
        <w:t>Através da utilização d</w:t>
      </w:r>
      <w:r w:rsidR="75589953">
        <w:t xml:space="preserve">o </w:t>
      </w:r>
      <w:r w:rsidR="75589953" w:rsidRPr="00B75565">
        <w:rPr>
          <w:i/>
        </w:rPr>
        <w:t>software</w:t>
      </w:r>
      <w:r w:rsidR="75589953">
        <w:t xml:space="preserve"> EIS </w:t>
      </w:r>
      <w:proofErr w:type="spellStart"/>
      <w:r w:rsidR="75589953" w:rsidRPr="00B75565">
        <w:rPr>
          <w:i/>
        </w:rPr>
        <w:t>Spectrum</w:t>
      </w:r>
      <w:proofErr w:type="spellEnd"/>
      <w:r w:rsidR="75589953" w:rsidRPr="00B75565">
        <w:rPr>
          <w:i/>
        </w:rPr>
        <w:t xml:space="preserve"> </w:t>
      </w:r>
      <w:proofErr w:type="spellStart"/>
      <w:r w:rsidR="75589953" w:rsidRPr="00B75565">
        <w:rPr>
          <w:i/>
        </w:rPr>
        <w:t>Analyser</w:t>
      </w:r>
      <w:proofErr w:type="spellEnd"/>
      <w:r w:rsidR="75589953">
        <w:t xml:space="preserve"> 1.0 </w:t>
      </w:r>
      <w:r>
        <w:t>(</w:t>
      </w:r>
      <w:r w:rsidRPr="00DC19B7">
        <w:rPr>
          <w:color w:val="FF0000"/>
        </w:rPr>
        <w:t>XXXXX</w:t>
      </w:r>
      <w:r>
        <w:t xml:space="preserve">) </w:t>
      </w:r>
      <w:r w:rsidR="003F4B6D">
        <w:t xml:space="preserve">foi realizada </w:t>
      </w:r>
      <w:r w:rsidR="75589953">
        <w:t xml:space="preserve">a simulação dos dados </w:t>
      </w:r>
      <w:r w:rsidR="003F4B6D">
        <w:t xml:space="preserve">experimentais de todas as etapas de modificação </w:t>
      </w:r>
      <w:r w:rsidR="75589953">
        <w:t>da superfície</w:t>
      </w:r>
      <w:r w:rsidR="003F4B6D">
        <w:t xml:space="preserve">. O circuito equivalente padrão usado foi o de </w:t>
      </w:r>
      <w:proofErr w:type="spellStart"/>
      <w:r w:rsidR="75589953">
        <w:t>Randles</w:t>
      </w:r>
      <w:proofErr w:type="spellEnd"/>
      <w:r w:rsidR="75589953">
        <w:t xml:space="preserve"> (Figura 8). Esse circuito </w:t>
      </w:r>
      <w:r w:rsidR="003F4B6D">
        <w:t xml:space="preserve">é composto pelos seguintes elementos: 1) </w:t>
      </w:r>
      <w:r w:rsidR="75589953">
        <w:t>resistência da solução (R</w:t>
      </w:r>
      <w:r w:rsidR="75589953" w:rsidRPr="00B75565">
        <w:rPr>
          <w:vertAlign w:val="subscript"/>
        </w:rPr>
        <w:t>S</w:t>
      </w:r>
      <w:r w:rsidR="75589953">
        <w:t>)</w:t>
      </w:r>
      <w:r w:rsidR="003F4B6D">
        <w:t xml:space="preserve"> e 2) de </w:t>
      </w:r>
      <w:r w:rsidR="75589953">
        <w:t>transferência de elétrons (R</w:t>
      </w:r>
      <w:r w:rsidR="75589953" w:rsidRPr="00B75565">
        <w:rPr>
          <w:vertAlign w:val="subscript"/>
        </w:rPr>
        <w:t>TE</w:t>
      </w:r>
      <w:r w:rsidR="75589953">
        <w:t xml:space="preserve">), </w:t>
      </w:r>
      <w:r w:rsidR="003F4B6D">
        <w:t xml:space="preserve">3) </w:t>
      </w:r>
      <w:r w:rsidR="75589953">
        <w:t>capacitância de dupla camada elétrica (C</w:t>
      </w:r>
      <w:r w:rsidR="75589953" w:rsidRPr="00B75565">
        <w:rPr>
          <w:vertAlign w:val="subscript"/>
        </w:rPr>
        <w:t>DCE</w:t>
      </w:r>
      <w:r w:rsidR="75589953">
        <w:t xml:space="preserve">) e impedância de </w:t>
      </w:r>
      <w:proofErr w:type="spellStart"/>
      <w:r w:rsidR="75589953">
        <w:t>Warburg</w:t>
      </w:r>
      <w:proofErr w:type="spellEnd"/>
      <w:r w:rsidR="75589953">
        <w:t xml:space="preserve"> (Z</w:t>
      </w:r>
      <w:r w:rsidR="75589953" w:rsidRPr="006B6973">
        <w:rPr>
          <w:vertAlign w:val="subscript"/>
        </w:rPr>
        <w:t>W</w:t>
      </w:r>
      <w:r w:rsidR="75589953">
        <w:t>).</w:t>
      </w:r>
    </w:p>
    <w:p w:rsidR="003252F4" w:rsidRPr="003252F4" w:rsidRDefault="75589953" w:rsidP="00DC19B7">
      <w:pPr>
        <w:keepNext/>
        <w:spacing w:before="240" w:after="240"/>
        <w:jc w:val="center"/>
        <w:rPr>
          <w:rFonts w:cs="Arial"/>
          <w:sz w:val="20"/>
          <w:szCs w:val="20"/>
        </w:rPr>
      </w:pPr>
      <w:r w:rsidRPr="75589953">
        <w:rPr>
          <w:rFonts w:cs="Arial"/>
          <w:b/>
          <w:bCs/>
          <w:sz w:val="20"/>
          <w:szCs w:val="20"/>
        </w:rPr>
        <w:t>Figura 8.</w:t>
      </w:r>
      <w:r w:rsidRPr="75589953">
        <w:rPr>
          <w:rFonts w:cs="Arial"/>
          <w:sz w:val="20"/>
          <w:szCs w:val="20"/>
        </w:rPr>
        <w:t xml:space="preserve"> Representação do Circuito de </w:t>
      </w:r>
      <w:proofErr w:type="spellStart"/>
      <w:r w:rsidRPr="75589953">
        <w:rPr>
          <w:rFonts w:cs="Arial"/>
          <w:sz w:val="20"/>
          <w:szCs w:val="20"/>
        </w:rPr>
        <w:t>Randles</w:t>
      </w:r>
      <w:proofErr w:type="spellEnd"/>
    </w:p>
    <w:p w:rsidR="003252F4" w:rsidRPr="003252F4" w:rsidRDefault="003252F4" w:rsidP="005B3104">
      <w:pPr>
        <w:spacing w:after="0"/>
        <w:jc w:val="center"/>
        <w:rPr>
          <w:rFonts w:cs="Arial"/>
        </w:rPr>
      </w:pPr>
      <w:r w:rsidRPr="003252F4">
        <w:rPr>
          <w:rFonts w:cs="Arial"/>
          <w:noProof/>
          <w:lang w:eastAsia="pt-BR"/>
        </w:rPr>
        <w:drawing>
          <wp:inline distT="0" distB="0" distL="0" distR="0">
            <wp:extent cx="2468968" cy="1424763"/>
            <wp:effectExtent l="19050" t="0" r="7532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andles.png"/>
                    <pic:cNvPicPr/>
                  </pic:nvPicPr>
                  <pic:blipFill rotWithShape="1">
                    <a:blip r:embed="rId10"/>
                    <a:srcRect l="6858" t="9651" r="10281" b="13139"/>
                    <a:stretch/>
                  </pic:blipFill>
                  <pic:spPr bwMode="auto">
                    <a:xfrm>
                      <a:off x="0" y="0"/>
                      <a:ext cx="2478913" cy="1430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  <a:ext uri="{53640926-AAD7-44d8-BBD7-CCE9431645EC}">
                        <a14:shadowObscured xmlns:a16="http://schemas.microsoft.com/office/drawing/2014/main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p14="http://schemas.microsoft.com/office/word/2010/wordprocessingDrawing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/>
                      </a:ext>
                    </a:extLst>
                  </pic:spPr>
                </pic:pic>
              </a:graphicData>
            </a:graphic>
          </wp:inline>
        </w:drawing>
      </w:r>
      <w:r w:rsidRPr="003252F4">
        <w:rPr>
          <w:rFonts w:cs="Arial"/>
        </w:rPr>
        <w:br w:type="page"/>
      </w:r>
    </w:p>
    <w:p w:rsidR="003252F4" w:rsidRPr="003252F4" w:rsidRDefault="53A29BAE" w:rsidP="53A29BAE">
      <w:pPr>
        <w:pStyle w:val="Ttulo1"/>
        <w:spacing w:before="0" w:after="0"/>
        <w:rPr>
          <w:rFonts w:eastAsia="MS Mincho" w:cs="Arial"/>
        </w:rPr>
      </w:pPr>
      <w:bookmarkStart w:id="14" w:name="_Toc436574391"/>
      <w:bookmarkStart w:id="15" w:name="_Toc436575011"/>
      <w:bookmarkStart w:id="16" w:name="_Toc436575116"/>
      <w:bookmarkStart w:id="17" w:name="_Toc436642784"/>
      <w:bookmarkStart w:id="18" w:name="_Toc436642830"/>
      <w:bookmarkStart w:id="19" w:name="_Toc436642986"/>
      <w:bookmarkStart w:id="20" w:name="_Toc511585177"/>
      <w:r w:rsidRPr="53A29BAE">
        <w:rPr>
          <w:rFonts w:eastAsia="MS Mincho" w:cs="Arial"/>
        </w:rPr>
        <w:lastRenderedPageBreak/>
        <w:t>RESULTADOS</w:t>
      </w:r>
      <w:bookmarkEnd w:id="14"/>
      <w:bookmarkEnd w:id="15"/>
      <w:bookmarkEnd w:id="16"/>
      <w:bookmarkEnd w:id="17"/>
      <w:bookmarkEnd w:id="18"/>
      <w:bookmarkEnd w:id="19"/>
      <w:bookmarkEnd w:id="20"/>
    </w:p>
    <w:p w:rsidR="003252F4" w:rsidRDefault="006B6973" w:rsidP="00A73356">
      <w:pPr>
        <w:pStyle w:val="Ttulo2"/>
        <w:rPr>
          <w:rFonts w:cs="Arial"/>
        </w:rPr>
      </w:pPr>
      <w:bookmarkStart w:id="21" w:name="_Toc511585178"/>
      <w:r>
        <w:t xml:space="preserve">TRATAMENTO E </w:t>
      </w:r>
      <w:del w:id="22" w:author="Adriana Carvalho" w:date="2018-04-28T01:52:00Z">
        <w:r w:rsidR="53A29BAE">
          <w:delText>PRÉ-</w:delText>
        </w:r>
      </w:del>
      <w:r>
        <w:rPr>
          <w:rFonts w:cs="Arial"/>
        </w:rPr>
        <w:t>CARACTERIZAÇÃO</w:t>
      </w:r>
      <w:r w:rsidR="53A29BAE" w:rsidRPr="53A29BAE">
        <w:rPr>
          <w:rFonts w:cs="Arial"/>
        </w:rPr>
        <w:t xml:space="preserve"> DA SUPERFÍCIE DE OURO</w:t>
      </w:r>
      <w:bookmarkEnd w:id="21"/>
    </w:p>
    <w:p w:rsidR="00F60818" w:rsidRDefault="75589953" w:rsidP="005B3104">
      <w:pPr>
        <w:ind w:firstLine="709"/>
        <w:rPr>
          <w:ins w:id="23" w:author="Adriana Carvalho" w:date="2018-04-28T00:00:00Z"/>
        </w:rPr>
      </w:pPr>
      <w:ins w:id="24" w:author="Adriana Carvalho" w:date="2018-04-27T22:15:00Z">
        <w:r>
          <w:t xml:space="preserve">A superfície de ouro passou pelo processo de tratamento </w:t>
        </w:r>
      </w:ins>
      <w:ins w:id="25" w:author="Adriana Carvalho" w:date="2018-04-28T01:53:00Z">
        <w:r>
          <w:t>como</w:t>
        </w:r>
      </w:ins>
      <w:ins w:id="26" w:author="Adriana Carvalho" w:date="2018-04-28T01:52:00Z">
        <w:r>
          <w:t xml:space="preserve"> preparação </w:t>
        </w:r>
      </w:ins>
      <w:ins w:id="27" w:author="Adriana Carvalho" w:date="2018-04-28T01:53:00Z">
        <w:r>
          <w:t>do eletrodo de trabalho para o recebimento das posteriores modificações</w:t>
        </w:r>
      </w:ins>
      <w:ins w:id="28" w:author="Adriana Carvalho" w:date="2018-04-27T22:15:00Z">
        <w:del w:id="29" w:author="Adriana Carvalho" w:date="2018-04-28T01:52:00Z">
          <w:r>
            <w:delText>para remoção de impurezas impregnadas no eletrodo</w:delText>
          </w:r>
        </w:del>
        <w:r>
          <w:t xml:space="preserve">. Para isso, em uma primeira etapa, a superfície foi submetida a um tratamento químico. </w:t>
        </w:r>
      </w:ins>
      <w:ins w:id="30" w:author="Adriana Carvalho" w:date="2018-04-28T01:55:00Z">
        <w:r>
          <w:t>Esse</w:t>
        </w:r>
      </w:ins>
      <w:del w:id="31" w:author="Adriana Carvalho" w:date="2018-04-28T01:54:00Z">
        <w:r>
          <w:delText>O</w:delText>
        </w:r>
      </w:del>
      <w:r>
        <w:t xml:space="preserve"> tratamento </w:t>
      </w:r>
      <w:ins w:id="32" w:author="Adriana Carvalho" w:date="2018-04-28T02:00:00Z">
        <w:r>
          <w:t xml:space="preserve">através de HNO3 concentrado </w:t>
        </w:r>
      </w:ins>
      <w:del w:id="33" w:author="Adriana Carvalho" w:date="2018-04-28T01:55:00Z">
        <w:r>
          <w:delText xml:space="preserve">químico por ácido nítrico realizado na superfície de ouro </w:delText>
        </w:r>
      </w:del>
      <w:r>
        <w:t>é responsável pela oxidação de matéria orgânica</w:t>
      </w:r>
      <w:ins w:id="34" w:author="Adriana Carvalho" w:date="2018-04-28T01:59:00Z">
        <w:r>
          <w:t xml:space="preserve"> contaminante presente </w:t>
        </w:r>
      </w:ins>
      <w:r>
        <w:t xml:space="preserve"> </w:t>
      </w:r>
      <w:del w:id="35" w:author="Adriana Carvalho" w:date="2018-04-28T01:59:00Z">
        <w:r>
          <w:delText xml:space="preserve">depositada </w:delText>
        </w:r>
      </w:del>
      <w:r>
        <w:t>no eletrodo.</w:t>
      </w:r>
      <w:ins w:id="36" w:author="Adriana Carvalho" w:date="2018-04-28T02:10:00Z">
        <w:r>
          <w:t xml:space="preserve"> </w:t>
        </w:r>
      </w:ins>
      <w:del w:id="37" w:author="Adriana Carvalho" w:date="2018-04-28T02:10:00Z">
        <w:r>
          <w:delText xml:space="preserve"> </w:delText>
        </w:r>
      </w:del>
      <w:r>
        <w:t>Esse tipo de tratamento também auxiliou na remoção dos materiais utilizados nas modificações realizadas na superfície, como as moléculas orgânicas da SAM</w:t>
      </w:r>
      <w:ins w:id="38" w:author="Adriana Carvalho" w:date="2018-04-28T02:30:00Z">
        <w:r>
          <w:t xml:space="preserve"> [1]</w:t>
        </w:r>
      </w:ins>
      <w:r>
        <w:t xml:space="preserve">. A camada de óxido é removida mecanicamente pelo tratamento físico de polimento, </w:t>
      </w:r>
      <w:ins w:id="39" w:author="Adriana Carvalho" w:date="2018-04-28T02:31:00Z">
        <w:r>
          <w:t xml:space="preserve">promovendo a </w:t>
        </w:r>
      </w:ins>
      <w:ins w:id="40" w:author="Adriana Carvalho" w:date="2018-04-28T02:33:00Z">
        <w:r>
          <w:t>exposição</w:t>
        </w:r>
      </w:ins>
      <w:ins w:id="41" w:author="Adriana Carvalho" w:date="2018-04-28T02:31:00Z">
        <w:r>
          <w:t xml:space="preserve"> d</w:t>
        </w:r>
      </w:ins>
      <w:ins w:id="42" w:author="Adriana Carvalho" w:date="2018-04-28T02:42:00Z">
        <w:r>
          <w:t>e uma</w:t>
        </w:r>
      </w:ins>
      <w:ins w:id="43" w:author="Adriana Carvalho" w:date="2018-04-28T02:31:00Z">
        <w:r>
          <w:t xml:space="preserve"> superfície</w:t>
        </w:r>
      </w:ins>
      <w:ins w:id="44" w:author="Adriana Carvalho" w:date="2018-04-28T02:34:00Z">
        <w:r>
          <w:t xml:space="preserve"> </w:t>
        </w:r>
      </w:ins>
      <w:ins w:id="45" w:author="Adriana Carvalho" w:date="2018-04-28T02:40:00Z">
        <w:r>
          <w:t>homogê</w:t>
        </w:r>
      </w:ins>
      <w:ins w:id="46" w:author="Adriana Carvalho" w:date="2018-04-28T02:41:00Z">
        <w:r>
          <w:t xml:space="preserve">nea e </w:t>
        </w:r>
      </w:ins>
      <w:ins w:id="47" w:author="Adriana Carvalho" w:date="2018-04-28T02:34:00Z">
        <w:r>
          <w:t>renovada [2]</w:t>
        </w:r>
      </w:ins>
      <w:ins w:id="48" w:author="Adriana Carvalho" w:date="2018-04-28T02:31:00Z">
        <w:r>
          <w:t xml:space="preserve">. </w:t>
        </w:r>
      </w:ins>
      <w:ins w:id="49" w:author="Adriana Carvalho" w:date="2018-04-28T02:35:00Z">
        <w:r>
          <w:t xml:space="preserve">O tratamento utilizado na superfície tem papel fundamental </w:t>
        </w:r>
      </w:ins>
      <w:del w:id="50" w:author="Adriana Carvalho" w:date="2018-04-28T02:34:00Z">
        <w:r>
          <w:delText>p</w:delText>
        </w:r>
      </w:del>
      <w:ins w:id="51" w:author="Adriana Carvalho" w:date="2018-04-28T02:35:00Z">
        <w:r>
          <w:t>n</w:t>
        </w:r>
      </w:ins>
      <w:del w:id="52" w:author="Adriana Carvalho" w:date="2018-04-28T02:35:00Z">
        <w:r>
          <w:delText xml:space="preserve">rovocando </w:delText>
        </w:r>
      </w:del>
      <w:ins w:id="53" w:author="Adriana Carvalho" w:date="2018-04-28T02:38:00Z">
        <w:r>
          <w:t xml:space="preserve">o aumento da qualidade </w:t>
        </w:r>
      </w:ins>
      <w:ins w:id="54" w:author="Adriana Carvalho" w:date="2018-04-28T02:39:00Z">
        <w:r>
          <w:t xml:space="preserve">e </w:t>
        </w:r>
      </w:ins>
      <w:del w:id="55" w:author="Adriana Carvalho" w:date="2018-04-28T02:38:00Z">
        <w:r>
          <w:delText xml:space="preserve">a </w:delText>
        </w:r>
      </w:del>
      <w:r>
        <w:t xml:space="preserve">ativação </w:t>
      </w:r>
      <w:del w:id="56" w:author="Adriana Carvalho" w:date="2018-04-28T02:35:00Z">
        <w:r>
          <w:delText xml:space="preserve">e preparação </w:delText>
        </w:r>
      </w:del>
      <w:r>
        <w:t>da superfície metálica</w:t>
      </w:r>
      <w:del w:id="57" w:author="Adriana Carvalho" w:date="2018-04-28T02:35:00Z">
        <w:r>
          <w:delText xml:space="preserve"> </w:delText>
        </w:r>
      </w:del>
      <w:ins w:id="58" w:author="Adriana Carvalho" w:date="2018-04-28T02:35:00Z">
        <w:r>
          <w:t xml:space="preserve">, </w:t>
        </w:r>
      </w:ins>
      <w:ins w:id="59" w:author="Adriana Carvalho" w:date="2018-04-28T02:37:00Z">
        <w:r>
          <w:t>acarretando em</w:t>
        </w:r>
      </w:ins>
      <w:ins w:id="60" w:author="Adriana Carvalho" w:date="2018-04-28T02:43:00Z">
        <w:r>
          <w:t xml:space="preserve"> uma</w:t>
        </w:r>
      </w:ins>
      <w:ins w:id="61" w:author="Adriana Carvalho" w:date="2018-04-28T02:37:00Z">
        <w:r>
          <w:t xml:space="preserve"> rápid</w:t>
        </w:r>
      </w:ins>
      <w:ins w:id="62" w:author="Adriana Carvalho" w:date="2018-04-28T02:41:00Z">
        <w:r>
          <w:t xml:space="preserve">a cinética </w:t>
        </w:r>
      </w:ins>
      <w:ins w:id="63" w:author="Adriana Carvalho" w:date="2018-04-28T02:37:00Z">
        <w:r>
          <w:t>de transferência de elétrons</w:t>
        </w:r>
      </w:ins>
      <w:ins w:id="64" w:author="Adriana Carvalho" w:date="2018-04-28T02:43:00Z">
        <w:r>
          <w:t xml:space="preserve"> com a espécie redox </w:t>
        </w:r>
      </w:ins>
      <w:ins w:id="65" w:author="Adriana Carvalho" w:date="2018-04-28T02:44:00Z">
        <w:r>
          <w:t>[3]</w:t>
        </w:r>
      </w:ins>
      <w:del w:id="66" w:author="Adriana Carvalho" w:date="2018-04-28T02:35:00Z">
        <w:r>
          <w:delText>para as modificações posteriores</w:delText>
        </w:r>
      </w:del>
      <w:r>
        <w:t>.</w:t>
      </w:r>
    </w:p>
    <w:p w:rsidR="00A847DE" w:rsidRDefault="75589953">
      <w:pPr>
        <w:ind w:firstLine="709"/>
        <w:rPr>
          <w:ins w:id="67" w:author="Adriana Carvalho" w:date="2018-04-28T00:00:00Z"/>
        </w:rPr>
      </w:pPr>
      <w:ins w:id="68" w:author="Adriana Carvalho" w:date="2018-04-28T18:11:00Z">
        <w:r>
          <w:t xml:space="preserve">O eletrodo de ouro tratado foi </w:t>
        </w:r>
      </w:ins>
      <w:r>
        <w:t>caracteriz</w:t>
      </w:r>
      <w:ins w:id="69" w:author="Adriana Carvalho" w:date="2018-04-28T18:11:00Z">
        <w:r>
          <w:t xml:space="preserve">ado pelas técnicas de </w:t>
        </w:r>
      </w:ins>
      <w:ins w:id="70" w:author="Adriana Carvalho" w:date="2018-04-28T18:12:00Z">
        <w:r>
          <w:t xml:space="preserve">VC e EIE, </w:t>
        </w:r>
      </w:ins>
      <w:r>
        <w:t xml:space="preserve">em que foi utilizado </w:t>
      </w:r>
      <w:ins w:id="71" w:author="Adriana Carvalho" w:date="2018-04-28T18:12:00Z">
        <w:r>
          <w:t xml:space="preserve">como sonda eletroquímica </w:t>
        </w:r>
      </w:ins>
      <w:ins w:id="72" w:author="Adriana Carvalho" w:date="2018-04-28T18:14:00Z">
        <w:r>
          <w:t xml:space="preserve">o processo de transferência de elétrons </w:t>
        </w:r>
      </w:ins>
      <w:r>
        <w:t>das</w:t>
      </w:r>
      <w:ins w:id="73" w:author="Adriana Carvalho" w:date="2018-04-28T18:12:00Z">
        <w:r>
          <w:t xml:space="preserve"> </w:t>
        </w:r>
      </w:ins>
      <w:r>
        <w:t>par</w:t>
      </w:r>
      <w:ins w:id="74" w:author="Adriana Carvalho" w:date="2018-04-28T18:12:00Z">
        <w:r>
          <w:t xml:space="preserve"> red</w:t>
        </w:r>
      </w:ins>
      <w:ins w:id="75" w:author="Adriana Carvalho" w:date="2018-04-28T18:13:00Z">
        <w:r>
          <w:t>ox [Fe(CN)6]3-/4</w:t>
        </w:r>
      </w:ins>
      <w:r>
        <w:t xml:space="preserve"> (Equação 1).</w:t>
      </w:r>
    </w:p>
    <w:p w:rsidR="00CE66B6" w:rsidRDefault="00684AA4" w:rsidP="001A43A0">
      <w:pPr>
        <w:jc w:val="right"/>
        <w:rPr>
          <w:ins w:id="76" w:author="Adriana Carvalho" w:date="2018-04-28T00:00:00Z"/>
          <w:rFonts w:cs="Arial"/>
        </w:rPr>
      </w:pPr>
      <m:oMath>
        <m:sSup>
          <m:sSupPr>
            <m:ctrlPr>
              <w:ins w:id="77" w:author="Adriana Carvalho" w:date="2018-04-28T18:16:00Z">
                <w:rPr>
                  <w:rFonts w:ascii="Cambria Math" w:hAnsi="Cambria Math" w:cs="Arial"/>
                  <w:b/>
                </w:rPr>
              </w:ins>
            </m:ctrlPr>
          </m:sSupPr>
          <m:e>
            <w:ins w:id="78" w:author="Adriana Carvalho" w:date="2018-04-28T18:16:00Z">
              <m:r>
                <m:rPr>
                  <m:sty m:val="b"/>
                </m:rPr>
                <w:rPr>
                  <w:rFonts w:ascii="Cambria Math" w:hAnsi="Cambria Math" w:cs="Arial"/>
                  <w:rPrChange w:id="79" w:author="Adriana Carvalho" w:date="2018-04-28T18:50:00Z">
                    <w:rPr>
                      <w:rFonts w:ascii="Cambria Math" w:hAnsi="Cambria Math" w:cs="Arial"/>
                      <w:sz w:val="28"/>
                    </w:rPr>
                  </w:rPrChange>
                </w:rPr>
                <m:t>[Fe</m:t>
              </m:r>
            </w:ins>
            <m:sSub>
              <m:sSubPr>
                <m:ctrlPr>
                  <w:ins w:id="80" w:author="Adriana Carvalho" w:date="2018-04-28T18:16:00Z">
                    <w:rPr>
                      <w:rFonts w:ascii="Cambria Math" w:hAnsi="Cambria Math" w:cs="Arial"/>
                      <w:b/>
                    </w:rPr>
                  </w:ins>
                </m:ctrlPr>
              </m:sSubPr>
              <m:e>
                <m:d>
                  <m:dPr>
                    <m:ctrlPr>
                      <w:ins w:id="81" w:author="Adriana Carvalho" w:date="2018-04-28T18:16:00Z">
                        <w:rPr>
                          <w:rFonts w:ascii="Cambria Math" w:hAnsi="Cambria Math" w:cs="Arial"/>
                          <w:b/>
                        </w:rPr>
                      </w:ins>
                    </m:ctrlPr>
                  </m:dPr>
                  <m:e>
                    <w:ins w:id="82" w:author="Adriana Carvalho" w:date="2018-04-28T18:16:00Z">
                      <m:r>
                        <m:rPr>
                          <m:sty m:val="b"/>
                        </m:rPr>
                        <w:rPr>
                          <w:rFonts w:ascii="Cambria Math" w:hAnsi="Cambria Math" w:cs="Arial"/>
                          <w:rPrChange w:id="83" w:author="Adriana Carvalho" w:date="2018-04-28T18:50:00Z">
                            <w:rPr>
                              <w:rFonts w:ascii="Cambria Math" w:hAnsi="Cambria Math" w:cs="Arial"/>
                              <w:sz w:val="28"/>
                            </w:rPr>
                          </w:rPrChange>
                        </w:rPr>
                        <m:t>CN</m:t>
                      </m:r>
                    </w:ins>
                  </m:e>
                </m:d>
              </m:e>
              <m:sub>
                <w:ins w:id="84" w:author="Adriana Carvalho" w:date="2018-04-28T18:16:00Z">
                  <m:r>
                    <m:rPr>
                      <m:sty m:val="b"/>
                    </m:rPr>
                    <w:rPr>
                      <w:rFonts w:ascii="Cambria Math" w:hAnsi="Cambria Math" w:cs="Arial"/>
                      <w:rPrChange w:id="85" w:author="Adriana Carvalho" w:date="2018-04-28T18:50:00Z">
                        <w:rPr>
                          <w:rFonts w:ascii="Cambria Math" w:hAnsi="Cambria Math" w:cs="Arial"/>
                          <w:sz w:val="28"/>
                        </w:rPr>
                      </w:rPrChange>
                    </w:rPr>
                    <m:t>6</m:t>
                  </m:r>
                </w:ins>
              </m:sub>
            </m:sSub>
            <w:ins w:id="86" w:author="Adriana Carvalho" w:date="2018-04-28T18:16:00Z">
              <m:r>
                <m:rPr>
                  <m:sty m:val="b"/>
                </m:rPr>
                <w:rPr>
                  <w:rFonts w:ascii="Cambria Math" w:hAnsi="Cambria Math" w:cs="Arial"/>
                  <w:rPrChange w:id="87" w:author="Adriana Carvalho" w:date="2018-04-28T18:50:00Z">
                    <w:rPr>
                      <w:rFonts w:ascii="Cambria Math" w:hAnsi="Cambria Math" w:cs="Arial"/>
                      <w:sz w:val="28"/>
                    </w:rPr>
                  </w:rPrChange>
                </w:rPr>
                <m:t>]</m:t>
              </m:r>
            </w:ins>
          </m:e>
          <m:sup>
            <w:ins w:id="88" w:author="Adriana Carvalho" w:date="2018-04-28T18:16:00Z">
              <m:r>
                <m:rPr>
                  <m:sty m:val="b"/>
                </m:rPr>
                <w:rPr>
                  <w:rFonts w:ascii="Cambria Math" w:hAnsi="Cambria Math" w:cs="Arial"/>
                  <w:rPrChange w:id="89" w:author="Adriana Carvalho" w:date="2018-04-28T18:50:00Z">
                    <w:rPr>
                      <w:rFonts w:ascii="Cambria Math" w:hAnsi="Cambria Math" w:cs="Arial"/>
                      <w:sz w:val="28"/>
                    </w:rPr>
                  </w:rPrChange>
                </w:rPr>
                <m:t>3-</m:t>
              </m:r>
            </w:ins>
          </m:sup>
        </m:sSup>
        <w:ins w:id="90" w:author="Adriana Carvalho" w:date="2018-04-28T18:16:00Z">
          <m:r>
            <m:rPr>
              <m:sty m:val="b"/>
            </m:rPr>
            <w:rPr>
              <w:rFonts w:ascii="Cambria Math" w:hAnsi="Cambria Math" w:cs="Arial"/>
              <w:rPrChange w:id="91" w:author="Adriana Carvalho" w:date="2018-04-28T18:50:00Z">
                <w:rPr>
                  <w:rFonts w:ascii="Cambria Math" w:hAnsi="Cambria Math" w:cs="Arial"/>
                  <w:sz w:val="28"/>
                </w:rPr>
              </w:rPrChange>
            </w:rPr>
            <m:t xml:space="preserve">+ </m:t>
          </m:r>
        </w:ins>
        <m:sSup>
          <m:sSupPr>
            <m:ctrlPr>
              <w:ins w:id="92" w:author="Adriana Carvalho" w:date="2018-04-28T18:16:00Z">
                <w:rPr>
                  <w:rFonts w:ascii="Cambria Math" w:hAnsi="Cambria Math" w:cs="Arial"/>
                  <w:b/>
                </w:rPr>
              </w:ins>
            </m:ctrlPr>
          </m:sSupPr>
          <m:e>
            <w:ins w:id="93" w:author="Adriana Carvalho" w:date="2018-04-28T18:16:00Z">
              <m:r>
                <m:rPr>
                  <m:sty m:val="b"/>
                </m:rPr>
                <w:rPr>
                  <w:rFonts w:ascii="Cambria Math" w:hAnsi="Cambria Math" w:cs="Arial"/>
                  <w:rPrChange w:id="94" w:author="Adriana Carvalho" w:date="2018-04-28T18:50:00Z">
                    <w:rPr>
                      <w:rFonts w:ascii="Cambria Math" w:hAnsi="Cambria Math" w:cs="Arial"/>
                      <w:sz w:val="28"/>
                    </w:rPr>
                  </w:rPrChange>
                </w:rPr>
                <m:t>e</m:t>
              </m:r>
            </w:ins>
          </m:e>
          <m:sup>
            <w:ins w:id="95" w:author="Adriana Carvalho" w:date="2018-04-28T18:16:00Z">
              <m:r>
                <m:rPr>
                  <m:sty m:val="b"/>
                </m:rPr>
                <w:rPr>
                  <w:rFonts w:ascii="Cambria Math" w:hAnsi="Cambria Math" w:cs="Arial"/>
                  <w:rPrChange w:id="96" w:author="Adriana Carvalho" w:date="2018-04-28T18:50:00Z">
                    <w:rPr>
                      <w:rFonts w:ascii="Cambria Math" w:hAnsi="Cambria Math" w:cs="Arial"/>
                      <w:sz w:val="28"/>
                    </w:rPr>
                  </w:rPrChange>
                </w:rPr>
                <m:t>-</m:t>
              </m:r>
            </w:ins>
          </m:sup>
        </m:sSup>
        <w:ins w:id="97" w:author="Adriana Carvalho" w:date="2018-04-28T18:16:00Z">
          <m:r>
            <m:rPr>
              <m:sty m:val="b"/>
            </m:rPr>
            <w:rPr>
              <w:rFonts w:ascii="Cambria Math" w:hAnsi="Cambria Math" w:cs="Arial"/>
              <w:rPrChange w:id="98" w:author="Adriana Carvalho" w:date="2018-04-28T18:50:00Z">
                <w:rPr>
                  <w:rFonts w:ascii="Cambria Math" w:hAnsi="Cambria Math" w:cs="Arial"/>
                  <w:sz w:val="28"/>
                </w:rPr>
              </w:rPrChange>
            </w:rPr>
            <m:t xml:space="preserve"> ⇄</m:t>
          </m:r>
        </w:ins>
        <m:sSup>
          <m:sSupPr>
            <m:ctrlPr>
              <w:ins w:id="99" w:author="Adriana Carvalho" w:date="2018-04-28T18:16:00Z">
                <w:rPr>
                  <w:rFonts w:ascii="Cambria Math" w:hAnsi="Cambria Math" w:cs="Arial"/>
                  <w:b/>
                </w:rPr>
              </w:ins>
            </m:ctrlPr>
          </m:sSupPr>
          <m:e>
            <w:ins w:id="100" w:author="Adriana Carvalho" w:date="2018-04-28T18:16:00Z">
              <m:r>
                <m:rPr>
                  <m:sty m:val="b"/>
                </m:rPr>
                <w:rPr>
                  <w:rFonts w:ascii="Cambria Math" w:hAnsi="Cambria Math" w:cs="Arial"/>
                  <w:rPrChange w:id="101" w:author="Adriana Carvalho" w:date="2018-04-28T18:50:00Z">
                    <w:rPr>
                      <w:rFonts w:ascii="Cambria Math" w:hAnsi="Cambria Math" w:cs="Arial"/>
                      <w:sz w:val="28"/>
                    </w:rPr>
                  </w:rPrChange>
                </w:rPr>
                <m:t>[Fe</m:t>
              </m:r>
            </w:ins>
            <m:sSub>
              <m:sSubPr>
                <m:ctrlPr>
                  <w:ins w:id="102" w:author="Adriana Carvalho" w:date="2018-04-28T18:16:00Z">
                    <w:rPr>
                      <w:rFonts w:ascii="Cambria Math" w:hAnsi="Cambria Math" w:cs="Arial"/>
                      <w:b/>
                    </w:rPr>
                  </w:ins>
                </m:ctrlPr>
              </m:sSubPr>
              <m:e>
                <m:d>
                  <m:dPr>
                    <m:ctrlPr>
                      <w:ins w:id="103" w:author="Adriana Carvalho" w:date="2018-04-28T18:16:00Z">
                        <w:rPr>
                          <w:rFonts w:ascii="Cambria Math" w:hAnsi="Cambria Math" w:cs="Arial"/>
                          <w:b/>
                        </w:rPr>
                      </w:ins>
                    </m:ctrlPr>
                  </m:dPr>
                  <m:e>
                    <w:ins w:id="104" w:author="Adriana Carvalho" w:date="2018-04-28T18:16:00Z">
                      <m:r>
                        <m:rPr>
                          <m:sty m:val="b"/>
                        </m:rPr>
                        <w:rPr>
                          <w:rFonts w:ascii="Cambria Math" w:hAnsi="Cambria Math" w:cs="Arial"/>
                          <w:rPrChange w:id="105" w:author="Adriana Carvalho" w:date="2018-04-28T18:50:00Z">
                            <w:rPr>
                              <w:rFonts w:ascii="Cambria Math" w:hAnsi="Cambria Math" w:cs="Arial"/>
                              <w:sz w:val="28"/>
                            </w:rPr>
                          </w:rPrChange>
                        </w:rPr>
                        <m:t>CN</m:t>
                      </m:r>
                    </w:ins>
                  </m:e>
                </m:d>
              </m:e>
              <m:sub>
                <w:ins w:id="106" w:author="Adriana Carvalho" w:date="2018-04-28T18:16:00Z">
                  <m:r>
                    <m:rPr>
                      <m:sty m:val="b"/>
                    </m:rPr>
                    <w:rPr>
                      <w:rFonts w:ascii="Cambria Math" w:hAnsi="Cambria Math" w:cs="Arial"/>
                      <w:rPrChange w:id="107" w:author="Adriana Carvalho" w:date="2018-04-28T18:50:00Z">
                        <w:rPr>
                          <w:rFonts w:ascii="Cambria Math" w:hAnsi="Cambria Math" w:cs="Arial"/>
                          <w:sz w:val="28"/>
                        </w:rPr>
                      </w:rPrChange>
                    </w:rPr>
                    <m:t>6</m:t>
                  </m:r>
                </w:ins>
              </m:sub>
            </m:sSub>
            <w:ins w:id="108" w:author="Adriana Carvalho" w:date="2018-04-28T18:16:00Z">
              <m:r>
                <m:rPr>
                  <m:sty m:val="b"/>
                </m:rPr>
                <w:rPr>
                  <w:rFonts w:ascii="Cambria Math" w:hAnsi="Cambria Math" w:cs="Arial"/>
                  <w:rPrChange w:id="109" w:author="Adriana Carvalho" w:date="2018-04-28T18:50:00Z">
                    <w:rPr>
                      <w:rFonts w:ascii="Cambria Math" w:hAnsi="Cambria Math" w:cs="Arial"/>
                      <w:sz w:val="28"/>
                    </w:rPr>
                  </w:rPrChange>
                </w:rPr>
                <m:t>]</m:t>
              </m:r>
            </w:ins>
          </m:e>
          <m:sup>
            <w:ins w:id="110" w:author="Adriana Carvalho" w:date="2018-04-28T18:16:00Z">
              <m:r>
                <m:rPr>
                  <m:sty m:val="b"/>
                </m:rPr>
                <w:rPr>
                  <w:rFonts w:ascii="Cambria Math" w:hAnsi="Cambria Math" w:cs="Arial"/>
                  <w:rPrChange w:id="111" w:author="Adriana Carvalho" w:date="2018-04-28T18:50:00Z">
                    <w:rPr>
                      <w:rFonts w:ascii="Cambria Math" w:hAnsi="Cambria Math" w:cs="Arial"/>
                      <w:sz w:val="28"/>
                    </w:rPr>
                  </w:rPrChange>
                </w:rPr>
                <m:t>4-</m:t>
              </m:r>
            </w:ins>
          </m:sup>
        </m:sSup>
      </m:oMath>
      <w:ins w:id="112" w:author="Adriana Carvalho" w:date="2018-04-28T18:16:00Z">
        <w:r w:rsidR="00CE66B6">
          <w:rPr>
            <w:rFonts w:eastAsiaTheme="minorEastAsia" w:cs="Arial"/>
            <w:b/>
          </w:rPr>
          <w:tab/>
        </w:r>
        <w:r w:rsidR="00CE66B6">
          <w:rPr>
            <w:rFonts w:cs="Arial"/>
          </w:rPr>
          <w:tab/>
        </w:r>
        <w:r w:rsidR="00CE66B6" w:rsidRPr="00E03DB8">
          <w:rPr>
            <w:rFonts w:cs="Arial"/>
          </w:rPr>
          <w:tab/>
        </w:r>
        <w:r w:rsidR="00CE66B6">
          <w:rPr>
            <w:rFonts w:cs="Arial"/>
          </w:rPr>
          <w:tab/>
        </w:r>
        <w:r w:rsidR="53A29BAE">
          <w:t>(1)</w:t>
        </w:r>
      </w:ins>
    </w:p>
    <w:p w:rsidR="00F35612" w:rsidRDefault="75589953" w:rsidP="75589953">
      <w:pPr>
        <w:ind w:firstLine="709"/>
        <w:rPr>
          <w:highlight w:val="yellow"/>
        </w:rPr>
      </w:pPr>
      <w:r w:rsidRPr="75589953">
        <w:rPr>
          <w:highlight w:val="yellow"/>
        </w:rPr>
        <w:t xml:space="preserve">O perfil </w:t>
      </w:r>
      <w:ins w:id="113" w:author="Adriana Carvalho" w:date="2018-04-28T20:23:00Z">
        <w:r>
          <w:t>voltamétric</w:t>
        </w:r>
      </w:ins>
      <w:r w:rsidRPr="75589953">
        <w:rPr>
          <w:highlight w:val="yellow"/>
        </w:rPr>
        <w:t>o</w:t>
      </w:r>
      <w:ins w:id="114" w:author="Adriana Carvalho" w:date="2018-04-28T20:23:00Z">
        <w:r>
          <w:t xml:space="preserve"> para esse sistema </w:t>
        </w:r>
      </w:ins>
      <w:ins w:id="115" w:author="Adriana Carvalho" w:date="2018-04-28T20:24:00Z">
        <w:r>
          <w:t xml:space="preserve">(Figura 9.a) apresentou </w:t>
        </w:r>
      </w:ins>
      <w:ins w:id="116" w:author="Adriana Carvalho" w:date="2018-04-28T20:26:00Z">
        <w:r>
          <w:t xml:space="preserve">respostas elétricas </w:t>
        </w:r>
      </w:ins>
      <w:ins w:id="117" w:author="Adriana Carvalho" w:date="2018-04-28T20:27:00Z">
        <w:r>
          <w:t>com a</w:t>
        </w:r>
      </w:ins>
      <w:ins w:id="118" w:author="Adriana Carvalho" w:date="2018-04-28T20:28:00Z">
        <w:r>
          <w:t xml:space="preserve"> presença dos</w:t>
        </w:r>
      </w:ins>
      <w:ins w:id="119" w:author="Adriana Carvalho" w:date="2018-04-28T20:25:00Z">
        <w:r>
          <w:t xml:space="preserve"> picos de oxidação</w:t>
        </w:r>
      </w:ins>
      <w:ins w:id="120" w:author="Adriana Carvalho" w:date="2018-04-28T20:52:00Z">
        <w:r>
          <w:t xml:space="preserve"> </w:t>
        </w:r>
      </w:ins>
      <w:ins w:id="121" w:author="Adriana Carvalho" w:date="2018-04-28T20:25:00Z">
        <w:r>
          <w:t>e redução</w:t>
        </w:r>
      </w:ins>
      <w:ins w:id="122" w:author="Adriana Carvalho" w:date="2018-04-28T20:53:00Z">
        <w:r>
          <w:t xml:space="preserve"> </w:t>
        </w:r>
      </w:ins>
      <w:r w:rsidRPr="75589953">
        <w:rPr>
          <w:highlight w:val="yellow"/>
        </w:rPr>
        <w:t>da sonda</w:t>
      </w:r>
      <w:ins w:id="123" w:author="Adriana Carvalho" w:date="2018-04-28T20:28:00Z">
        <w:r>
          <w:t xml:space="preserve">. </w:t>
        </w:r>
      </w:ins>
      <w:ins w:id="124" w:author="Adriana Carvalho" w:date="2018-04-28T19:51:00Z">
        <w:r>
          <w:t>Uma reação redox idealmente reversível pos</w:t>
        </w:r>
      </w:ins>
      <w:ins w:id="125" w:author="Adriana Carvalho" w:date="2018-04-28T19:52:00Z">
        <w:r>
          <w:t xml:space="preserve">sui como característica principal a </w:t>
        </w:r>
      </w:ins>
      <w:ins w:id="126" w:author="Adriana Carvalho" w:date="2018-04-28T19:53:00Z">
        <w:r>
          <w:t>diferença</w:t>
        </w:r>
      </w:ins>
      <w:ins w:id="127" w:author="Adriana Carvalho" w:date="2018-04-28T19:52:00Z">
        <w:r>
          <w:t xml:space="preserve"> entre os</w:t>
        </w:r>
      </w:ins>
      <w:ins w:id="128" w:author="Adriana Carvalho" w:date="2018-04-28T20:54:00Z">
        <w:r>
          <w:t xml:space="preserve"> potenciais</w:t>
        </w:r>
      </w:ins>
      <w:ins w:id="129" w:author="Adriana Carvalho" w:date="2018-04-28T20:55:00Z">
        <w:r>
          <w:t xml:space="preserve"> dos picos</w:t>
        </w:r>
      </w:ins>
      <w:ins w:id="130" w:author="Adriana Carvalho" w:date="2018-04-28T20:54:00Z">
        <w:r>
          <w:t xml:space="preserve"> anódicos</w:t>
        </w:r>
      </w:ins>
      <w:ins w:id="131" w:author="Adriana Carvalho" w:date="2018-04-28T19:52:00Z">
        <w:r>
          <w:t xml:space="preserve"> </w:t>
        </w:r>
      </w:ins>
      <w:ins w:id="132" w:author="Adriana Carvalho" w:date="2018-04-28T20:54:00Z">
        <w:r>
          <w:t>(</w:t>
        </w:r>
      </w:ins>
      <w:ins w:id="133" w:author="Adriana Carvalho" w:date="2018-04-28T20:28:00Z">
        <w:r>
          <w:t>E</w:t>
        </w:r>
        <w:r w:rsidRPr="006B6973">
          <w:rPr>
            <w:vertAlign w:val="subscript"/>
          </w:rPr>
          <w:t>PA</w:t>
        </w:r>
      </w:ins>
      <w:ins w:id="134" w:author="Adriana Carvalho" w:date="2018-04-28T20:54:00Z">
        <w:r>
          <w:t>)</w:t>
        </w:r>
      </w:ins>
      <w:ins w:id="135" w:author="Adriana Carvalho" w:date="2018-04-28T20:28:00Z">
        <w:r>
          <w:t xml:space="preserve"> e</w:t>
        </w:r>
      </w:ins>
      <w:ins w:id="136" w:author="Adriana Carvalho" w:date="2018-04-28T20:55:00Z">
        <w:r>
          <w:t xml:space="preserve"> catódicos</w:t>
        </w:r>
      </w:ins>
      <w:ins w:id="137" w:author="Adriana Carvalho" w:date="2018-04-28T20:28:00Z">
        <w:r>
          <w:t xml:space="preserve"> </w:t>
        </w:r>
      </w:ins>
      <w:ins w:id="138" w:author="Adriana Carvalho" w:date="2018-04-28T20:55:00Z">
        <w:r>
          <w:t>(</w:t>
        </w:r>
      </w:ins>
      <w:ins w:id="139" w:author="Adriana Carvalho" w:date="2018-04-28T20:28:00Z">
        <w:r>
          <w:t>E</w:t>
        </w:r>
        <w:r w:rsidRPr="006B6973">
          <w:rPr>
            <w:vertAlign w:val="subscript"/>
          </w:rPr>
          <w:t>P</w:t>
        </w:r>
      </w:ins>
      <w:ins w:id="140" w:author="Adriana Carvalho" w:date="2018-04-28T20:29:00Z">
        <w:r w:rsidRPr="006B6973">
          <w:rPr>
            <w:vertAlign w:val="subscript"/>
          </w:rPr>
          <w:t>C</w:t>
        </w:r>
      </w:ins>
      <w:ins w:id="141" w:author="Adriana Carvalho" w:date="2018-04-28T20:55:00Z">
        <w:r>
          <w:t xml:space="preserve">) </w:t>
        </w:r>
      </w:ins>
      <w:ins w:id="142" w:author="Adriana Carvalho" w:date="2018-04-28T19:54:00Z">
        <w:r>
          <w:t>constante em função da velocidade de varredura.</w:t>
        </w:r>
      </w:ins>
      <w:ins w:id="143" w:author="Adriana Carvalho" w:date="2018-04-28T20:19:00Z">
        <w:r>
          <w:t xml:space="preserve"> </w:t>
        </w:r>
      </w:ins>
    </w:p>
    <w:p w:rsidR="00F35612" w:rsidRDefault="75589953" w:rsidP="53A29BAE">
      <w:pPr>
        <w:ind w:firstLine="709"/>
        <w:rPr>
          <w:ins w:id="144" w:author="Adriana Carvalho" w:date="2018-04-28T00:00:00Z"/>
          <w:rFonts w:eastAsiaTheme="minorEastAsia" w:cs="Arial"/>
        </w:rPr>
      </w:pPr>
      <w:ins w:id="145" w:author="Adriana Carvalho" w:date="2018-04-28T20:20:00Z">
        <w:r>
          <w:t xml:space="preserve">Segundo a equação de </w:t>
        </w:r>
        <w:proofErr w:type="spellStart"/>
        <w:r>
          <w:t>Ne</w:t>
        </w:r>
      </w:ins>
      <w:ins w:id="146" w:author="Adriana Carvalho" w:date="2018-04-28T20:55:00Z">
        <w:r>
          <w:t>rn</w:t>
        </w:r>
      </w:ins>
      <w:ins w:id="147" w:author="Adriana Carvalho" w:date="2018-04-28T20:57:00Z">
        <w:r>
          <w:t>s</w:t>
        </w:r>
      </w:ins>
      <w:ins w:id="148" w:author="Adriana Carvalho" w:date="2018-04-28T20:20:00Z">
        <w:r>
          <w:t>t</w:t>
        </w:r>
        <w:proofErr w:type="spellEnd"/>
        <w:r>
          <w:t>, esse valor</w:t>
        </w:r>
      </w:ins>
      <w:ins w:id="149" w:author="Adriana Carvalho" w:date="2018-04-28T20:58:00Z">
        <w:r>
          <w:t>,</w:t>
        </w:r>
      </w:ins>
      <w:ins w:id="150" w:author="Adriana Carvalho" w:date="2018-04-28T20:21:00Z">
        <w:r>
          <w:t xml:space="preserve"> para reações envolvendo a transferência </w:t>
        </w:r>
      </w:ins>
      <w:ins w:id="151" w:author="Adriana Carvalho" w:date="2018-04-28T20:22:00Z">
        <w:r>
          <w:t>de um elétron, é de 0,059 V [4].</w:t>
        </w:r>
      </w:ins>
      <w:ins w:id="152" w:author="Adriana Carvalho" w:date="2018-04-28T20:59:00Z">
        <w:r>
          <w:t xml:space="preserve"> Outro fator que indica a reversibilidade da transferência de elétron </w:t>
        </w:r>
      </w:ins>
      <w:ins w:id="153" w:author="Adriana Carvalho" w:date="2018-04-28T21:00:00Z">
        <w:r>
          <w:t>é</w:t>
        </w:r>
      </w:ins>
      <w:ins w:id="154" w:author="Adriana Carvalho" w:date="2018-04-28T20:59:00Z">
        <w:r>
          <w:t xml:space="preserve"> quando a razão entre as correntes de pico é igual a um.</w:t>
        </w:r>
      </w:ins>
      <w:ins w:id="155" w:author="Adriana Carvalho" w:date="2018-04-28T21:01:00Z">
        <w:r>
          <w:t xml:space="preserve"> </w:t>
        </w:r>
      </w:ins>
      <w:ins w:id="156" w:author="Adriana Carvalho" w:date="2018-04-28T20:59:00Z">
        <w:r>
          <w:t xml:space="preserve"> Outro fator que indica a reversibilidade da transferência de elétron </w:t>
        </w:r>
      </w:ins>
      <w:ins w:id="157" w:author="Adriana Carvalho" w:date="2018-04-28T21:00:00Z">
        <w:r>
          <w:t>é</w:t>
        </w:r>
      </w:ins>
      <w:ins w:id="158" w:author="Adriana Carvalho" w:date="2018-04-28T20:59:00Z">
        <w:r>
          <w:t xml:space="preserve"> quando a razão entre as correntes de pico é igual a um.</w:t>
        </w:r>
      </w:ins>
    </w:p>
    <w:p w:rsidR="001317F5" w:rsidRDefault="75589953">
      <w:pPr>
        <w:ind w:firstLine="709"/>
        <w:rPr>
          <w:rFonts w:eastAsiaTheme="minorEastAsia" w:cs="Arial"/>
        </w:rPr>
      </w:pPr>
      <w:ins w:id="159" w:author="Adriana Carvalho" w:date="2018-04-28T21:24:00Z">
        <w:r>
          <w:t xml:space="preserve">A partir dos parâmetros </w:t>
        </w:r>
      </w:ins>
      <w:ins w:id="160" w:author="Adriana Carvalho" w:date="2018-05-02T03:15:00Z">
        <w:r>
          <w:t>obtid</w:t>
        </w:r>
      </w:ins>
      <w:ins w:id="161" w:author="Adriana Carvalho" w:date="2018-05-02T03:16:00Z">
        <w:r>
          <w:t>os</w:t>
        </w:r>
      </w:ins>
      <w:ins w:id="162" w:author="Adriana Carvalho" w:date="2018-04-28T21:24:00Z">
        <w:r>
          <w:t xml:space="preserve"> </w:t>
        </w:r>
      </w:ins>
      <w:ins w:id="163" w:author="Adriana Carvalho" w:date="2018-05-02T03:16:00Z">
        <w:r>
          <w:t>no voltamograma (Figura 9.a) d</w:t>
        </w:r>
      </w:ins>
      <w:ins w:id="164" w:author="Adriana Carvalho" w:date="2018-05-02T03:17:00Z">
        <w:r>
          <w:t>as</w:t>
        </w:r>
      </w:ins>
      <w:ins w:id="165" w:author="Adriana Carvalho" w:date="2018-04-28T21:24:00Z">
        <w:r>
          <w:t xml:space="preserve"> densidades de corrente de pico anódico (</w:t>
        </w:r>
        <w:proofErr w:type="spellStart"/>
        <w:r>
          <w:t>j</w:t>
        </w:r>
        <w:r w:rsidRPr="006B6973">
          <w:rPr>
            <w:vertAlign w:val="subscript"/>
          </w:rPr>
          <w:t>PA</w:t>
        </w:r>
        <w:proofErr w:type="spellEnd"/>
        <w:r>
          <w:t>) e catódico (</w:t>
        </w:r>
        <w:proofErr w:type="spellStart"/>
        <w:r>
          <w:t>j</w:t>
        </w:r>
        <w:r w:rsidRPr="006B6973">
          <w:rPr>
            <w:vertAlign w:val="subscript"/>
          </w:rPr>
          <w:t>PC</w:t>
        </w:r>
        <w:proofErr w:type="spellEnd"/>
        <w:r>
          <w:t>), juntamente com os E</w:t>
        </w:r>
        <w:r w:rsidRPr="006B6973">
          <w:rPr>
            <w:vertAlign w:val="subscript"/>
          </w:rPr>
          <w:t>PA</w:t>
        </w:r>
        <w:r>
          <w:t xml:space="preserve"> e E</w:t>
        </w:r>
        <w:r w:rsidRPr="006B6973">
          <w:rPr>
            <w:vertAlign w:val="subscript"/>
          </w:rPr>
          <w:t>PC</w:t>
        </w:r>
        <w:r>
          <w:t xml:space="preserve"> e sua </w:t>
        </w:r>
        <w:r>
          <w:lastRenderedPageBreak/>
          <w:t>diferença (∆E</w:t>
        </w:r>
        <w:r w:rsidRPr="006B6973">
          <w:rPr>
            <w:vertAlign w:val="subscript"/>
          </w:rPr>
          <w:t>P</w:t>
        </w:r>
        <w:r>
          <w:t>), a razão |</w:t>
        </w:r>
      </w:ins>
      <w:r w:rsidR="006B6973">
        <w:t xml:space="preserve"> </w:t>
      </w:r>
      <w:proofErr w:type="spellStart"/>
      <w:ins w:id="166" w:author="Adriana Carvalho" w:date="2018-05-02T01:54:00Z">
        <w:r>
          <w:t>j</w:t>
        </w:r>
      </w:ins>
      <w:ins w:id="167" w:author="Adriana Carvalho" w:date="2018-04-28T21:24:00Z">
        <w:r w:rsidRPr="006B6973">
          <w:rPr>
            <w:vertAlign w:val="subscript"/>
          </w:rPr>
          <w:t>PA</w:t>
        </w:r>
        <w:proofErr w:type="spellEnd"/>
        <w:r>
          <w:t>/</w:t>
        </w:r>
      </w:ins>
      <w:proofErr w:type="spellStart"/>
      <w:r w:rsidR="006B6973">
        <w:t>j</w:t>
      </w:r>
      <w:ins w:id="168" w:author="Adriana Carvalho" w:date="2018-04-28T21:24:00Z">
        <w:r w:rsidRPr="006B6973">
          <w:rPr>
            <w:vertAlign w:val="subscript"/>
          </w:rPr>
          <w:t>PC</w:t>
        </w:r>
      </w:ins>
      <w:proofErr w:type="spellEnd"/>
      <w:r w:rsidR="006B6973">
        <w:rPr>
          <w:vertAlign w:val="subscript"/>
        </w:rPr>
        <w:t xml:space="preserve"> </w:t>
      </w:r>
      <w:ins w:id="169" w:author="Adriana Carvalho" w:date="2018-04-28T21:24:00Z">
        <w:r>
          <w:t>| = 1,05 ± 0,09 e ∆E</w:t>
        </w:r>
        <w:r w:rsidRPr="006B6973">
          <w:rPr>
            <w:vertAlign w:val="subscript"/>
          </w:rPr>
          <w:t>P</w:t>
        </w:r>
        <w:r>
          <w:t xml:space="preserve"> = 0,073 ± 0,004. </w:t>
        </w:r>
      </w:ins>
      <w:ins w:id="170" w:author="Adriana Carvalho" w:date="2018-04-28T21:25:00Z">
        <w:r>
          <w:t>O erro associado a ∆E</w:t>
        </w:r>
        <w:r w:rsidRPr="006B6973">
          <w:rPr>
            <w:vertAlign w:val="subscript"/>
          </w:rPr>
          <w:t>P</w:t>
        </w:r>
        <w:r>
          <w:t xml:space="preserve"> </w:t>
        </w:r>
      </w:ins>
      <w:ins w:id="171" w:author="Adriana Carvalho" w:date="2018-04-28T21:26:00Z">
        <w:r>
          <w:t>está relacionada</w:t>
        </w:r>
      </w:ins>
      <w:ins w:id="172" w:author="Adriana Carvalho" w:date="2018-04-28T21:24:00Z">
        <w:r>
          <w:t xml:space="preserve">± 0,004. </w:t>
        </w:r>
      </w:ins>
      <w:ins w:id="173" w:author="Adriana Carvalho" w:date="2018-04-28T21:25:00Z">
        <w:r>
          <w:t>O erro associado a ∆E</w:t>
        </w:r>
        <w:r w:rsidRPr="006B6973">
          <w:rPr>
            <w:vertAlign w:val="subscript"/>
          </w:rPr>
          <w:t>P</w:t>
        </w:r>
        <w:r>
          <w:t xml:space="preserve"> </w:t>
        </w:r>
      </w:ins>
      <w:ins w:id="174" w:author="Adriana Carvalho" w:date="2018-04-28T21:26:00Z">
        <w:r>
          <w:t>está relacionada</w:t>
        </w:r>
      </w:ins>
    </w:p>
    <w:p w:rsidR="003252F4" w:rsidRPr="009B18CB" w:rsidRDefault="75589953" w:rsidP="53A29BAE">
      <w:pPr>
        <w:pStyle w:val="Legenda"/>
        <w:keepNext/>
        <w:spacing w:line="360" w:lineRule="auto"/>
        <w:rPr>
          <w:rFonts w:ascii="Arial" w:hAnsi="Arial" w:cs="Arial"/>
          <w:b w:val="0"/>
          <w:bCs w:val="0"/>
          <w:color w:val="auto"/>
          <w:sz w:val="20"/>
          <w:szCs w:val="20"/>
        </w:rPr>
      </w:pPr>
      <w:r w:rsidRPr="75589953">
        <w:rPr>
          <w:rFonts w:ascii="Arial" w:hAnsi="Arial" w:cs="Arial"/>
          <w:color w:val="auto"/>
          <w:sz w:val="20"/>
          <w:szCs w:val="20"/>
        </w:rPr>
        <w:t xml:space="preserve">Figura 9. 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</w:rPr>
        <w:t xml:space="preserve">a) Voltamograma Cíclico e b) representação Nyquist da EIE da superfície de ouro após o </w:t>
      </w:r>
      <w:r w:rsidRPr="006B6973">
        <w:rPr>
          <w:rFonts w:ascii="Arial" w:hAnsi="Arial" w:cs="Arial"/>
          <w:b w:val="0"/>
          <w:bCs w:val="0"/>
          <w:color w:val="auto"/>
          <w:sz w:val="20"/>
          <w:szCs w:val="20"/>
        </w:rPr>
        <w:t xml:space="preserve">tratamento. </w:t>
      </w:r>
      <w:ins w:id="175" w:author="Adriana Carvalho" w:date="2018-04-28T18:51:00Z">
        <w:r w:rsidRPr="006B6973">
          <w:rPr>
            <w:rFonts w:ascii="Arial" w:hAnsi="Arial" w:cs="Arial"/>
            <w:b w:val="0"/>
            <w:color w:val="auto"/>
            <w:sz w:val="20"/>
            <w:szCs w:val="20"/>
          </w:rPr>
          <w:t>Solução e</w:t>
        </w:r>
      </w:ins>
      <w:del w:id="176" w:author="Adriana Carvalho" w:date="2018-04-28T18:51:00Z">
        <w:r w:rsidRPr="006B6973">
          <w:rPr>
            <w:rFonts w:ascii="Arial" w:hAnsi="Arial" w:cs="Arial"/>
            <w:b w:val="0"/>
            <w:color w:val="auto"/>
            <w:sz w:val="20"/>
            <w:szCs w:val="20"/>
          </w:rPr>
          <w:delText>E</w:delText>
        </w:r>
      </w:del>
      <w:r w:rsidRPr="006B6973">
        <w:rPr>
          <w:rFonts w:ascii="Arial" w:hAnsi="Arial" w:cs="Arial"/>
          <w:b w:val="0"/>
          <w:bCs w:val="0"/>
          <w:color w:val="auto"/>
          <w:sz w:val="20"/>
          <w:szCs w:val="20"/>
        </w:rPr>
        <w:t>letr</w:t>
      </w:r>
      <w:ins w:id="177" w:author="Adriana Carvalho" w:date="2018-04-28T18:51:00Z">
        <w:r w:rsidRPr="006B6973">
          <w:rPr>
            <w:rFonts w:ascii="Arial" w:hAnsi="Arial" w:cs="Arial"/>
            <w:b w:val="0"/>
            <w:color w:val="auto"/>
            <w:sz w:val="20"/>
            <w:szCs w:val="20"/>
          </w:rPr>
          <w:t>o</w:t>
        </w:r>
      </w:ins>
      <w:del w:id="178" w:author="Adriana Carvalho" w:date="2018-04-28T18:51:00Z">
        <w:r w:rsidRPr="006B6973">
          <w:rPr>
            <w:rFonts w:ascii="Arial" w:hAnsi="Arial" w:cs="Arial"/>
            <w:b w:val="0"/>
            <w:color w:val="auto"/>
            <w:sz w:val="20"/>
            <w:szCs w:val="20"/>
          </w:rPr>
          <w:delText>ó</w:delText>
        </w:r>
      </w:del>
      <w:r w:rsidRPr="006B6973">
        <w:rPr>
          <w:rFonts w:ascii="Arial" w:hAnsi="Arial" w:cs="Arial"/>
          <w:b w:val="0"/>
          <w:bCs w:val="0"/>
          <w:color w:val="auto"/>
          <w:sz w:val="20"/>
          <w:szCs w:val="20"/>
        </w:rPr>
        <w:t>l</w:t>
      </w:r>
      <w:ins w:id="179" w:author="Adriana Carvalho" w:date="2018-04-28T18:51:00Z">
        <w:r w:rsidRPr="006B6973">
          <w:rPr>
            <w:rFonts w:ascii="Arial" w:hAnsi="Arial" w:cs="Arial"/>
            <w:b w:val="0"/>
            <w:color w:val="auto"/>
            <w:sz w:val="20"/>
            <w:szCs w:val="20"/>
          </w:rPr>
          <w:t>í</w:t>
        </w:r>
      </w:ins>
      <w:del w:id="180" w:author="Adriana Carvalho" w:date="2018-04-28T18:51:00Z">
        <w:r w:rsidRPr="006B6973">
          <w:rPr>
            <w:rFonts w:ascii="Arial" w:hAnsi="Arial" w:cs="Arial"/>
            <w:b w:val="0"/>
            <w:color w:val="auto"/>
            <w:sz w:val="20"/>
            <w:szCs w:val="20"/>
          </w:rPr>
          <w:delText>i</w:delText>
        </w:r>
      </w:del>
      <w:r w:rsidRPr="006B6973">
        <w:rPr>
          <w:rFonts w:ascii="Arial" w:hAnsi="Arial" w:cs="Arial"/>
          <w:b w:val="0"/>
          <w:bCs w:val="0"/>
          <w:color w:val="auto"/>
          <w:sz w:val="20"/>
          <w:szCs w:val="20"/>
        </w:rPr>
        <w:t>t</w:t>
      </w:r>
      <w:ins w:id="181" w:author="Adriana Carvalho" w:date="2018-04-28T18:51:00Z">
        <w:r w:rsidRPr="006B6973">
          <w:rPr>
            <w:rFonts w:ascii="Arial" w:hAnsi="Arial" w:cs="Arial"/>
            <w:b w:val="0"/>
            <w:color w:val="auto"/>
            <w:sz w:val="20"/>
            <w:szCs w:val="20"/>
          </w:rPr>
          <w:t>ic</w:t>
        </w:r>
      </w:ins>
      <w:ins w:id="182" w:author="Adriana Carvalho" w:date="2018-04-28T18:59:00Z">
        <w:r w:rsidRPr="006B6973">
          <w:rPr>
            <w:rFonts w:ascii="Arial" w:hAnsi="Arial" w:cs="Arial"/>
            <w:b w:val="0"/>
            <w:color w:val="auto"/>
            <w:sz w:val="20"/>
            <w:szCs w:val="20"/>
          </w:rPr>
          <w:t>a</w:t>
        </w:r>
      </w:ins>
      <w:del w:id="183" w:author="Adriana Carvalho" w:date="2018-04-28T18:51:00Z">
        <w:r w:rsidRPr="006B6973">
          <w:rPr>
            <w:rFonts w:ascii="Arial" w:hAnsi="Arial" w:cs="Arial"/>
            <w:b w:val="0"/>
            <w:color w:val="auto"/>
            <w:sz w:val="20"/>
            <w:szCs w:val="20"/>
          </w:rPr>
          <w:delText>o</w:delText>
        </w:r>
      </w:del>
      <w:r w:rsidRPr="006B6973">
        <w:rPr>
          <w:rFonts w:ascii="Arial" w:hAnsi="Arial" w:cs="Arial"/>
          <w:b w:val="0"/>
          <w:bCs w:val="0"/>
          <w:color w:val="auto"/>
          <w:sz w:val="20"/>
          <w:szCs w:val="20"/>
        </w:rPr>
        <w:t xml:space="preserve">: </w:t>
      </w:r>
      <w:r w:rsidRPr="006B6973">
        <w:rPr>
          <w:rFonts w:ascii="Arial" w:hAnsi="Arial" w:cs="Arial"/>
          <w:b w:val="0"/>
          <w:bCs w:val="0"/>
          <w:color w:val="auto"/>
          <w:sz w:val="20"/>
          <w:szCs w:val="20"/>
          <w:lang w:val="pt-BR"/>
        </w:rPr>
        <w:t xml:space="preserve">0,1 mol 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lang w:val="pt-BR"/>
        </w:rPr>
        <w:t>L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vertAlign w:val="superscript"/>
          <w:lang w:val="pt-BR"/>
        </w:rPr>
        <w:t>-1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lang w:val="pt-BR"/>
        </w:rPr>
        <w:t xml:space="preserve"> de KCl em 1 mmol L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vertAlign w:val="superscript"/>
          <w:lang w:val="pt-BR"/>
        </w:rPr>
        <w:t>-1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lang w:val="pt-BR"/>
        </w:rPr>
        <w:t xml:space="preserve"> de K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vertAlign w:val="subscript"/>
          <w:lang w:val="pt-BR"/>
        </w:rPr>
        <w:t>4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lang w:val="pt-BR"/>
        </w:rPr>
        <w:t>Fe(CN)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vertAlign w:val="subscript"/>
          <w:lang w:val="pt-BR"/>
        </w:rPr>
        <w:t>6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lang w:val="pt-BR"/>
        </w:rPr>
        <w:t>/K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vertAlign w:val="subscript"/>
          <w:lang w:val="pt-BR"/>
        </w:rPr>
        <w:t>3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lang w:val="pt-BR"/>
        </w:rPr>
        <w:t>Fe(CN)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vertAlign w:val="subscript"/>
          <w:lang w:val="pt-BR"/>
        </w:rPr>
        <w:t>6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lang w:val="pt-BR"/>
        </w:rPr>
        <w:t xml:space="preserve">. pH = 7. T=25 °C. </w:t>
      </w:r>
      <w:r w:rsidRPr="75589953">
        <w:rPr>
          <w:rFonts w:ascii="Arial" w:hAnsi="Arial" w:cs="Arial"/>
          <w:b w:val="0"/>
          <w:bCs w:val="0"/>
          <w:i/>
          <w:iCs/>
          <w:color w:val="auto"/>
          <w:sz w:val="20"/>
          <w:szCs w:val="20"/>
          <w:lang w:val="pt-BR"/>
        </w:rPr>
        <w:t>v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lang w:val="pt-BR"/>
        </w:rPr>
        <w:t>=100 mV s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vertAlign w:val="superscript"/>
          <w:lang w:val="pt-BR"/>
        </w:rPr>
        <w:t>-1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lang w:val="pt-BR"/>
        </w:rPr>
        <w:t>. E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vertAlign w:val="subscript"/>
          <w:lang w:val="pt-BR"/>
        </w:rPr>
        <w:t>DC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lang w:val="pt-BR"/>
        </w:rPr>
        <w:t>=220 mV.</w:t>
      </w:r>
    </w:p>
    <w:p w:rsidR="00E03DB8" w:rsidRPr="006B6973" w:rsidDel="00DC24CB" w:rsidRDefault="003252F4" w:rsidP="006B6973">
      <w:pPr>
        <w:jc w:val="center"/>
        <w:rPr>
          <w:del w:id="184" w:author="Adriana Carvalho" w:date="2018-04-28T00:00:00Z"/>
          <w:rFonts w:cs="Arial"/>
        </w:rPr>
      </w:pPr>
      <w:r w:rsidRPr="003252F4">
        <w:rPr>
          <w:rFonts w:cs="Arial"/>
          <w:noProof/>
          <w:lang w:eastAsia="pt-BR"/>
        </w:rPr>
        <w:drawing>
          <wp:inline distT="0" distB="0" distL="0" distR="0">
            <wp:extent cx="5760000" cy="2240030"/>
            <wp:effectExtent l="0" t="0" r="0" b="825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Au.png"/>
                    <pic:cNvPicPr/>
                  </pic:nvPicPr>
                  <pic:blipFill rotWithShape="1">
                    <a:blip r:embed="rId11"/>
                    <a:srcRect l="5983" t="24027" r="7378" b="16073"/>
                    <a:stretch/>
                  </pic:blipFill>
                  <pic:spPr bwMode="auto">
                    <a:xfrm>
                      <a:off x="0" y="0"/>
                      <a:ext cx="5760000" cy="2240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  <a:ext uri="{53640926-AAD7-44d8-BBD7-CCE9431645EC}">
                        <a14:shadowObscured xmlns:a16="http://schemas.microsoft.com/office/drawing/2014/main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p14="http://schemas.microsoft.com/office/word/2010/wordprocessingDrawing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/>
                      </a:ext>
                    </a:extLst>
                  </pic:spPr>
                </pic:pic>
              </a:graphicData>
            </a:graphic>
          </wp:inline>
        </w:drawing>
      </w:r>
      <w:del w:id="185" w:author="Adriana Carvalho" w:date="2018-04-28T21:05:00Z">
        <w:r w:rsidR="53A29BAE">
          <w:delText xml:space="preserve">A reação de </w:delText>
        </w:r>
      </w:del>
      <w:del w:id="186" w:author="Adriana Carvalho" w:date="2018-04-28T18:09:00Z">
        <w:r w:rsidR="53A29BAE">
          <w:delText>ó</w:delText>
        </w:r>
      </w:del>
      <w:del w:id="187" w:author="Adriana Carvalho" w:date="2018-04-28T21:05:00Z">
        <w:r w:rsidR="53A29BAE">
          <w:delText>xi</w:delText>
        </w:r>
      </w:del>
      <w:del w:id="188" w:author="Adriana Carvalho" w:date="2018-04-28T18:09:00Z">
        <w:r w:rsidR="53A29BAE">
          <w:delText>do-r</w:delText>
        </w:r>
      </w:del>
      <w:del w:id="189" w:author="Adriana Carvalho" w:date="2018-04-28T21:05:00Z">
        <w:r w:rsidR="53A29BAE">
          <w:delText xml:space="preserve">edução da sonda eletroquímica utilizada, apresentada na equação (1), provoca o aparecimento de dois picos, anódico e catódico. Esse processo de transferência de elétron (TE) pode ser considerado reversível quando a razão entre as correntes de pico é igual a um. A partir dos parâmetros obtidos através do ajuste de linha de base no voltamograma cíclico (Figura 9.a) e </w:delText>
        </w:r>
      </w:del>
      <w:del w:id="190" w:author="Adriana Carvalho" w:date="2018-04-28T21:01:00Z">
        <w:r w:rsidR="53A29BAE">
          <w:delText>apresentados na tabela 1, contendo as densidades de corrente de pico anódico (JPA) e catódico (JPC), juntamente com os potenciais de pico anódico (EPA) e catódico (EPC) e suas diferenças (∆JP e ∆EP) respectivamente, a razão |JPA/JPC| = 1,05</w:delText>
        </w:r>
      </w:del>
      <w:del w:id="191" w:author="Adriana Carvalho" w:date="2018-04-28T18:35:00Z">
        <w:r w:rsidR="53A29BAE">
          <w:delText>326</w:delText>
        </w:r>
      </w:del>
      <w:del w:id="192" w:author="Adriana Carvalho" w:date="2018-04-28T21:01:00Z">
        <w:r w:rsidR="53A29BAE">
          <w:delText xml:space="preserve"> ± 0,0</w:delText>
        </w:r>
      </w:del>
      <w:del w:id="193" w:author="Adriana Carvalho" w:date="2018-04-28T18:35:00Z">
        <w:r w:rsidR="53A29BAE">
          <w:delText>8846</w:delText>
        </w:r>
      </w:del>
      <w:del w:id="194" w:author="Adriana Carvalho" w:date="2018-04-28T21:01:00Z">
        <w:r w:rsidR="53A29BAE">
          <w:delText xml:space="preserve">. </w:delText>
        </w:r>
      </w:del>
    </w:p>
    <w:p w:rsidR="003433F5" w:rsidRPr="00E03DB8" w:rsidDel="00CE66B6" w:rsidRDefault="00684AA4" w:rsidP="006B6973">
      <w:pPr>
        <w:rPr>
          <w:del w:id="195" w:author="Adriana Carvalho" w:date="2018-04-28T00:00:00Z"/>
          <w:rFonts w:cs="Arial"/>
        </w:rPr>
      </w:pPr>
      <m:oMath>
        <m:sSup>
          <m:sSupPr>
            <m:ctrlPr>
              <w:del w:id="196" w:author="Adriana Carvalho" w:date="2018-04-28T18:15:00Z">
                <w:rPr>
                  <w:rFonts w:ascii="Cambria Math" w:hAnsi="Cambria Math" w:cs="Arial"/>
                  <w:b/>
                  <w:sz w:val="28"/>
                </w:rPr>
              </w:del>
            </m:ctrlPr>
          </m:sSupPr>
          <m:e>
            <w:del w:id="197" w:author="Adriana Carvalho" w:date="2018-04-28T18:15:00Z">
              <m:r>
                <m:rPr>
                  <m:sty m:val="b"/>
                </m:rPr>
                <w:rPr>
                  <w:rFonts w:ascii="Cambria Math" w:hAnsi="Cambria Math" w:cs="Arial"/>
                  <w:sz w:val="28"/>
                </w:rPr>
                <m:t>[Fe</m:t>
              </m:r>
            </w:del>
            <m:sSub>
              <m:sSubPr>
                <m:ctrlPr>
                  <w:del w:id="198" w:author="Adriana Carvalho" w:date="2018-04-28T18:15:00Z">
                    <w:rPr>
                      <w:rFonts w:ascii="Cambria Math" w:hAnsi="Cambria Math" w:cs="Arial"/>
                      <w:b/>
                      <w:sz w:val="28"/>
                    </w:rPr>
                  </w:del>
                </m:ctrlPr>
              </m:sSubPr>
              <m:e>
                <m:d>
                  <m:dPr>
                    <m:ctrlPr>
                      <w:del w:id="199" w:author="Adriana Carvalho" w:date="2018-04-28T18:15:00Z">
                        <w:rPr>
                          <w:rFonts w:ascii="Cambria Math" w:hAnsi="Cambria Math" w:cs="Arial"/>
                          <w:b/>
                          <w:sz w:val="28"/>
                        </w:rPr>
                      </w:del>
                    </m:ctrlPr>
                  </m:dPr>
                  <m:e>
                    <w:del w:id="200" w:author="Adriana Carvalho" w:date="2018-04-28T18:15:00Z">
                      <m:r>
                        <m:rPr>
                          <m:sty m:val="b"/>
                        </m:rPr>
                        <w:rPr>
                          <w:rFonts w:ascii="Cambria Math" w:hAnsi="Cambria Math" w:cs="Arial"/>
                          <w:sz w:val="28"/>
                        </w:rPr>
                        <m:t>CN</m:t>
                      </m:r>
                    </w:del>
                  </m:e>
                </m:d>
              </m:e>
              <m:sub>
                <w:del w:id="201" w:author="Adriana Carvalho" w:date="2018-04-28T18:15:00Z">
                  <m:r>
                    <m:rPr>
                      <m:sty m:val="b"/>
                    </m:rPr>
                    <w:rPr>
                      <w:rFonts w:ascii="Cambria Math" w:hAnsi="Cambria Math" w:cs="Arial"/>
                      <w:sz w:val="28"/>
                    </w:rPr>
                    <m:t>6</m:t>
                  </m:r>
                </w:del>
              </m:sub>
            </m:sSub>
            <w:del w:id="202" w:author="Adriana Carvalho" w:date="2018-04-28T18:15:00Z">
              <m:r>
                <m:rPr>
                  <m:sty m:val="b"/>
                </m:rPr>
                <w:rPr>
                  <w:rFonts w:ascii="Cambria Math" w:hAnsi="Cambria Math" w:cs="Arial"/>
                  <w:sz w:val="28"/>
                </w:rPr>
                <m:t>]</m:t>
              </m:r>
            </w:del>
          </m:e>
          <m:sup>
            <w:del w:id="203" w:author="Adriana Carvalho" w:date="2018-04-28T02:44:00Z">
              <m:r>
                <m:rPr>
                  <m:sty m:val="b"/>
                </m:rPr>
                <w:rPr>
                  <w:rFonts w:ascii="Cambria Math" w:hAnsi="Cambria Math" w:cs="Arial"/>
                  <w:sz w:val="28"/>
                </w:rPr>
                <m:t>4+</m:t>
              </m:r>
            </w:del>
          </m:sup>
        </m:sSup>
        <w:del w:id="204" w:author="Adriana Carvalho" w:date="2018-04-28T18:15:00Z">
          <m:r>
            <m:rPr>
              <m:sty m:val="b"/>
            </m:rPr>
            <w:rPr>
              <w:rFonts w:ascii="Cambria Math" w:hAnsi="Cambria Math" w:cs="Arial"/>
              <w:sz w:val="28"/>
            </w:rPr>
            <m:t xml:space="preserve">+ </m:t>
          </m:r>
        </w:del>
        <m:sSup>
          <m:sSupPr>
            <m:ctrlPr>
              <w:del w:id="205" w:author="Adriana Carvalho" w:date="2018-04-28T18:15:00Z">
                <w:rPr>
                  <w:rFonts w:ascii="Cambria Math" w:hAnsi="Cambria Math" w:cs="Arial"/>
                  <w:b/>
                  <w:sz w:val="28"/>
                </w:rPr>
              </w:del>
            </m:ctrlPr>
          </m:sSupPr>
          <m:e>
            <w:del w:id="206" w:author="Adriana Carvalho" w:date="2018-04-28T18:15:00Z">
              <m:r>
                <m:rPr>
                  <m:sty m:val="b"/>
                </m:rPr>
                <w:rPr>
                  <w:rFonts w:ascii="Cambria Math" w:hAnsi="Cambria Math" w:cs="Arial"/>
                  <w:sz w:val="28"/>
                </w:rPr>
                <m:t>e</m:t>
              </m:r>
            </w:del>
          </m:e>
          <m:sup>
            <w:del w:id="207" w:author="Adriana Carvalho" w:date="2018-04-28T18:15:00Z">
              <m:r>
                <m:rPr>
                  <m:sty m:val="b"/>
                </m:rPr>
                <w:rPr>
                  <w:rFonts w:ascii="Cambria Math" w:hAnsi="Cambria Math" w:cs="Arial"/>
                  <w:sz w:val="28"/>
                </w:rPr>
                <m:t>-</m:t>
              </m:r>
            </w:del>
          </m:sup>
        </m:sSup>
        <w:del w:id="208" w:author="Adriana Carvalho" w:date="2018-04-28T18:15:00Z">
          <m:r>
            <m:rPr>
              <m:sty m:val="b"/>
            </m:rPr>
            <w:rPr>
              <w:rFonts w:ascii="Cambria Math" w:hAnsi="Cambria Math" w:cs="Arial"/>
              <w:sz w:val="28"/>
            </w:rPr>
            <m:t xml:space="preserve"> ⇄</m:t>
          </m:r>
          <w:bookmarkStart w:id="209" w:name="_Hlk512290402"/>
        </w:del>
        <m:sSup>
          <m:sSupPr>
            <m:ctrlPr>
              <w:del w:id="210" w:author="Adriana Carvalho" w:date="2018-04-28T18:15:00Z">
                <w:rPr>
                  <w:rFonts w:ascii="Cambria Math" w:hAnsi="Cambria Math" w:cs="Arial"/>
                  <w:b/>
                  <w:sz w:val="28"/>
                </w:rPr>
              </w:del>
            </m:ctrlPr>
          </m:sSupPr>
          <m:e>
            <w:del w:id="211" w:author="Adriana Carvalho" w:date="2018-04-28T18:15:00Z">
              <m:r>
                <m:rPr>
                  <m:sty m:val="b"/>
                </m:rPr>
                <w:rPr>
                  <w:rFonts w:ascii="Cambria Math" w:hAnsi="Cambria Math" w:cs="Arial"/>
                  <w:sz w:val="28"/>
                </w:rPr>
                <m:t>[Fe</m:t>
              </m:r>
            </w:del>
            <m:sSub>
              <m:sSubPr>
                <m:ctrlPr>
                  <w:del w:id="212" w:author="Adriana Carvalho" w:date="2018-04-28T18:15:00Z">
                    <w:rPr>
                      <w:rFonts w:ascii="Cambria Math" w:hAnsi="Cambria Math" w:cs="Arial"/>
                      <w:b/>
                      <w:sz w:val="28"/>
                    </w:rPr>
                  </w:del>
                </m:ctrlPr>
              </m:sSubPr>
              <m:e>
                <m:d>
                  <m:dPr>
                    <m:ctrlPr>
                      <w:del w:id="213" w:author="Adriana Carvalho" w:date="2018-04-28T18:15:00Z">
                        <w:rPr>
                          <w:rFonts w:ascii="Cambria Math" w:hAnsi="Cambria Math" w:cs="Arial"/>
                          <w:b/>
                          <w:sz w:val="28"/>
                        </w:rPr>
                      </w:del>
                    </m:ctrlPr>
                  </m:dPr>
                  <m:e>
                    <w:del w:id="214" w:author="Adriana Carvalho" w:date="2018-04-28T18:15:00Z">
                      <m:r>
                        <m:rPr>
                          <m:sty m:val="b"/>
                        </m:rPr>
                        <w:rPr>
                          <w:rFonts w:ascii="Cambria Math" w:hAnsi="Cambria Math" w:cs="Arial"/>
                          <w:sz w:val="28"/>
                        </w:rPr>
                        <m:t>CN</m:t>
                      </m:r>
                    </w:del>
                  </m:e>
                </m:d>
              </m:e>
              <m:sub>
                <w:del w:id="215" w:author="Adriana Carvalho" w:date="2018-04-28T18:15:00Z">
                  <m:r>
                    <m:rPr>
                      <m:sty m:val="b"/>
                    </m:rPr>
                    <w:rPr>
                      <w:rFonts w:ascii="Cambria Math" w:hAnsi="Cambria Math" w:cs="Arial"/>
                      <w:sz w:val="28"/>
                    </w:rPr>
                    <m:t>6</m:t>
                  </m:r>
                </w:del>
              </m:sub>
            </m:sSub>
            <w:del w:id="216" w:author="Adriana Carvalho" w:date="2018-04-28T18:15:00Z">
              <m:r>
                <m:rPr>
                  <m:sty m:val="b"/>
                </m:rPr>
                <w:rPr>
                  <w:rFonts w:ascii="Cambria Math" w:hAnsi="Cambria Math" w:cs="Arial"/>
                  <w:sz w:val="28"/>
                </w:rPr>
                <m:t>]</m:t>
              </m:r>
            </w:del>
          </m:e>
          <m:sup>
            <w:del w:id="217" w:author="Adriana Carvalho" w:date="2018-04-28T02:44:00Z">
              <m:r>
                <m:rPr>
                  <m:sty m:val="b"/>
                </m:rPr>
                <w:rPr>
                  <w:rFonts w:ascii="Cambria Math" w:hAnsi="Cambria Math" w:cs="Arial"/>
                  <w:sz w:val="28"/>
                </w:rPr>
                <m:t>3+</m:t>
              </m:r>
            </w:del>
          </m:sup>
        </m:sSup>
      </m:oMath>
      <w:bookmarkEnd w:id="209"/>
      <w:del w:id="218" w:author="Adriana Carvalho" w:date="2018-04-28T18:15:00Z">
        <w:r w:rsidR="003433F5" w:rsidDel="00CE66B6">
          <w:rPr>
            <w:rFonts w:eastAsiaTheme="minorEastAsia" w:cs="Arial"/>
            <w:b/>
          </w:rPr>
          <w:tab/>
        </w:r>
        <w:r w:rsidR="003433F5" w:rsidDel="00CE66B6">
          <w:rPr>
            <w:rFonts w:cs="Arial"/>
          </w:rPr>
          <w:tab/>
        </w:r>
        <w:r w:rsidR="003433F5" w:rsidRPr="00E03DB8" w:rsidDel="00CE66B6">
          <w:rPr>
            <w:rFonts w:cs="Arial"/>
          </w:rPr>
          <w:tab/>
        </w:r>
        <w:r w:rsidR="00C8769C" w:rsidDel="00CE66B6">
          <w:rPr>
            <w:rFonts w:cs="Arial"/>
          </w:rPr>
          <w:tab/>
        </w:r>
        <w:r w:rsidR="53A29BAE">
          <w:delText>(1)</w:delText>
        </w:r>
      </w:del>
    </w:p>
    <w:p w:rsidR="006F7B8E" w:rsidDel="00DC24CB" w:rsidRDefault="75589953" w:rsidP="006B6973">
      <w:pPr>
        <w:rPr>
          <w:del w:id="219" w:author="Adriana Carvalho" w:date="2018-04-28T00:00:00Z"/>
          <w:rFonts w:eastAsiaTheme="minorEastAsia" w:cs="Arial"/>
        </w:rPr>
      </w:pPr>
      <w:del w:id="220" w:author="Adriana Carvalho" w:date="2018-04-28T21:05:00Z">
        <w:r>
          <w:delText>Dessa forma, a equação de Nernst pode representar o rápido processo de TE e pode ser escrita como</w:delText>
        </w:r>
      </w:del>
    </w:p>
    <w:p w:rsidR="003433F5" w:rsidRPr="003433F5" w:rsidDel="00DC24CB" w:rsidRDefault="00113317" w:rsidP="006B6973">
      <w:pPr>
        <w:rPr>
          <w:del w:id="221" w:author="Adriana Carvalho" w:date="2018-04-28T00:00:00Z"/>
          <w:rFonts w:eastAsiaTheme="minorEastAsia" w:cs="Arial"/>
          <w:b/>
          <w:bCs/>
        </w:rPr>
      </w:pPr>
      <m:oMath>
        <w:del w:id="222" w:author="Adriana Carvalho" w:date="2018-04-28T21:05:00Z">
          <m:r>
            <m:rPr>
              <m:sty m:val="b"/>
            </m:rPr>
            <w:rPr>
              <w:rFonts w:ascii="Cambria Math" w:eastAsiaTheme="minorEastAsia" w:hAnsi="Cambria Math" w:cs="Arial"/>
              <w:sz w:val="28"/>
            </w:rPr>
            <m:t>E=</m:t>
          </m:r>
        </w:del>
        <m:sSup>
          <m:sSupPr>
            <m:ctrlPr>
              <w:del w:id="223" w:author="Adriana Carvalho" w:date="2018-04-28T21:05:00Z">
                <w:rPr>
                  <w:rFonts w:ascii="Cambria Math" w:eastAsiaTheme="minorEastAsia" w:hAnsi="Cambria Math" w:cs="Arial"/>
                  <w:b/>
                  <w:sz w:val="28"/>
                </w:rPr>
              </w:del>
            </m:ctrlPr>
          </m:sSupPr>
          <m:e>
            <w:del w:id="224" w:author="Adriana Carvalho" w:date="2018-04-28T21:05:00Z">
              <m:r>
                <m:rPr>
                  <m:sty m:val="b"/>
                </m:rPr>
                <w:rPr>
                  <w:rFonts w:ascii="Cambria Math" w:eastAsiaTheme="minorEastAsia" w:hAnsi="Cambria Math" w:cs="Arial"/>
                  <w:sz w:val="28"/>
                </w:rPr>
                <m:t>E</m:t>
              </m:r>
            </w:del>
          </m:e>
          <m:sup>
            <w:del w:id="225" w:author="Adriana Carvalho" w:date="2018-04-28T21:05:00Z">
              <m:r>
                <m:rPr>
                  <m:sty m:val="b"/>
                </m:rPr>
                <w:rPr>
                  <w:rFonts w:ascii="Cambria Math" w:eastAsiaTheme="minorEastAsia" w:hAnsi="Cambria Math" w:cs="Arial"/>
                  <w:sz w:val="28"/>
                </w:rPr>
                <m:t>0'</m:t>
              </m:r>
            </w:del>
          </m:sup>
        </m:sSup>
        <w:del w:id="226" w:author="Adriana Carvalho" w:date="2018-04-28T21:05:00Z">
          <m:r>
            <m:rPr>
              <m:sty m:val="b"/>
            </m:rPr>
            <w:rPr>
              <w:rFonts w:ascii="Cambria Math" w:eastAsiaTheme="minorEastAsia" w:hAnsi="Cambria Math" w:cs="Arial"/>
              <w:sz w:val="28"/>
            </w:rPr>
            <m:t>+</m:t>
          </m:r>
        </w:del>
        <m:f>
          <m:fPr>
            <m:ctrlPr>
              <w:del w:id="227" w:author="Adriana Carvalho" w:date="2018-04-28T21:05:00Z">
                <w:rPr>
                  <w:rFonts w:ascii="Cambria Math" w:eastAsiaTheme="minorEastAsia" w:hAnsi="Cambria Math" w:cs="Arial"/>
                  <w:b/>
                  <w:sz w:val="28"/>
                </w:rPr>
              </w:del>
            </m:ctrlPr>
          </m:fPr>
          <m:num>
            <w:del w:id="228" w:author="Adriana Carvalho" w:date="2018-04-28T21:05:00Z">
              <m:r>
                <m:rPr>
                  <m:sty m:val="b"/>
                </m:rPr>
                <w:rPr>
                  <w:rFonts w:ascii="Cambria Math" w:eastAsiaTheme="minorEastAsia" w:hAnsi="Cambria Math" w:cs="Arial"/>
                  <w:sz w:val="28"/>
                </w:rPr>
                <m:t>0,059</m:t>
              </m:r>
            </w:del>
          </m:num>
          <m:den>
            <w:del w:id="229" w:author="Adriana Carvalho" w:date="2018-04-28T21:05:00Z">
              <m:r>
                <m:rPr>
                  <m:sty m:val="b"/>
                </m:rPr>
                <w:rPr>
                  <w:rFonts w:ascii="Cambria Math" w:eastAsiaTheme="minorEastAsia" w:hAnsi="Cambria Math" w:cs="Arial"/>
                  <w:sz w:val="28"/>
                </w:rPr>
                <m:t>n</m:t>
              </m:r>
            </w:del>
          </m:den>
        </m:f>
        <w:bookmarkStart w:id="230" w:name="_Hlk512290420"/>
        <m:func>
          <m:funcPr>
            <m:ctrlPr>
              <w:del w:id="231" w:author="Adriana Carvalho" w:date="2018-04-28T21:05:00Z">
                <w:rPr>
                  <w:rFonts w:ascii="Cambria Math" w:eastAsiaTheme="minorEastAsia" w:hAnsi="Cambria Math" w:cs="Arial"/>
                  <w:b/>
                  <w:sz w:val="28"/>
                </w:rPr>
              </w:del>
            </m:ctrlPr>
          </m:funcPr>
          <m:fName>
            <w:del w:id="232" w:author="Adriana Carvalho" w:date="2018-04-28T21:05:00Z">
              <m:r>
                <m:rPr>
                  <m:sty m:val="b"/>
                </m:rPr>
                <w:rPr>
                  <w:rFonts w:ascii="Cambria Math" w:hAnsi="Cambria Math" w:cs="Arial"/>
                  <w:sz w:val="28"/>
                </w:rPr>
                <m:t>log</m:t>
              </m:r>
            </w:del>
          </m:fName>
          <m:e>
            <w:bookmarkStart w:id="233" w:name="_Hlk512290477"/>
            <m:f>
              <m:fPr>
                <m:ctrlPr>
                  <w:del w:id="234" w:author="Adriana Carvalho" w:date="2018-04-28T21:05:00Z">
                    <w:rPr>
                      <w:rFonts w:ascii="Cambria Math" w:eastAsiaTheme="minorEastAsia" w:hAnsi="Cambria Math" w:cs="Arial"/>
                      <w:b/>
                      <w:sz w:val="28"/>
                    </w:rPr>
                  </w:del>
                </m:ctrlPr>
              </m:fPr>
              <m:num>
                <w:del w:id="235" w:author="Adriana Carvalho" w:date="2018-04-28T21:05:00Z">
                  <m:r>
                    <m:rPr>
                      <m:sty m:val="b"/>
                    </m:rPr>
                    <w:rPr>
                      <w:rFonts w:ascii="Cambria Math" w:eastAsiaTheme="minorEastAsia" w:hAnsi="Cambria Math" w:cs="Arial"/>
                      <w:sz w:val="28"/>
                    </w:rPr>
                    <m:t>[</m:t>
                  </m:r>
                </w:del>
                <m:sSup>
                  <m:sSupPr>
                    <m:ctrlPr>
                      <w:del w:id="236" w:author="Adriana Carvalho" w:date="2018-04-28T21:05:00Z">
                        <w:rPr>
                          <w:rFonts w:ascii="Cambria Math" w:hAnsi="Cambria Math" w:cs="Arial"/>
                          <w:b/>
                          <w:sz w:val="28"/>
                        </w:rPr>
                      </w:del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del w:id="237" w:author="Adriana Carvalho" w:date="2018-04-28T21:05:00Z">
                            <w:rPr>
                              <w:rFonts w:ascii="Cambria Math" w:hAnsi="Cambria Math" w:cs="Arial"/>
                              <w:b/>
                              <w:sz w:val="28"/>
                            </w:rPr>
                          </w:del>
                        </m:ctrlPr>
                      </m:dPr>
                      <m:e>
                        <w:del w:id="238" w:author="Adriana Carvalho" w:date="2018-04-28T21:05:00Z"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="Arial"/>
                              <w:sz w:val="28"/>
                            </w:rPr>
                            <m:t>Fe</m:t>
                          </m:r>
                        </w:del>
                        <m:sSub>
                          <m:sSubPr>
                            <m:ctrlPr>
                              <w:del w:id="239" w:author="Adriana Carvalho" w:date="2018-04-28T21:05:00Z">
                                <w:rPr>
                                  <w:rFonts w:ascii="Cambria Math" w:hAnsi="Cambria Math" w:cs="Arial"/>
                                  <w:b/>
                                  <w:sz w:val="28"/>
                                </w:rPr>
                              </w:del>
                            </m:ctrlPr>
                          </m:sSubPr>
                          <m:e>
                            <m:d>
                              <m:dPr>
                                <m:ctrlPr>
                                  <w:del w:id="240" w:author="Adriana Carvalho" w:date="2018-04-28T21:05:00Z">
                                    <w:rPr>
                                      <w:rFonts w:ascii="Cambria Math" w:hAnsi="Cambria Math" w:cs="Arial"/>
                                      <w:b/>
                                      <w:sz w:val="28"/>
                                    </w:rPr>
                                  </w:del>
                                </m:ctrlPr>
                              </m:dPr>
                              <m:e>
                                <w:del w:id="241" w:author="Adriana Carvalho" w:date="2018-04-28T21:05:00Z"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 w:cs="Arial"/>
                                      <w:sz w:val="28"/>
                                    </w:rPr>
                                    <m:t>CN</m:t>
                                  </m:r>
                                </w:del>
                              </m:e>
                            </m:d>
                          </m:e>
                          <m:sub>
                            <w:del w:id="242" w:author="Adriana Carvalho" w:date="2018-04-28T21:05:00Z"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Arial"/>
                                  <w:sz w:val="28"/>
                                </w:rPr>
                                <m:t>6</m:t>
                              </m:r>
                            </w:del>
                          </m:sub>
                        </m:sSub>
                      </m:e>
                    </m:d>
                  </m:e>
                  <m:sup>
                    <w:del w:id="243" w:author="Adriana Carvalho" w:date="2018-04-28T16:18:00Z">
                      <m:r>
                        <m:rPr>
                          <m:sty m:val="b"/>
                        </m:rPr>
                        <w:rPr>
                          <w:rFonts w:ascii="Cambria Math" w:hAnsi="Cambria Math" w:cs="Arial"/>
                          <w:sz w:val="28"/>
                        </w:rPr>
                        <m:t>3</m:t>
                      </m:r>
                    </w:del>
                    <w:del w:id="244" w:author="Adriana Carvalho" w:date="2018-04-28T16:17:00Z">
                      <m:r>
                        <m:rPr>
                          <m:sty m:val="b"/>
                        </m:rPr>
                        <w:rPr>
                          <w:rFonts w:ascii="Cambria Math" w:hAnsi="Cambria Math" w:cs="Arial"/>
                          <w:sz w:val="28"/>
                        </w:rPr>
                        <m:t>+</m:t>
                      </m:r>
                    </w:del>
                  </m:sup>
                </m:sSup>
                <w:del w:id="245" w:author="Adriana Carvalho" w:date="2018-04-28T21:05:00Z">
                  <m:r>
                    <m:rPr>
                      <m:sty m:val="b"/>
                    </m:rPr>
                    <w:rPr>
                      <w:rFonts w:ascii="Cambria Math" w:hAnsi="Cambria Math" w:cs="Arial"/>
                      <w:sz w:val="28"/>
                    </w:rPr>
                    <m:t>]</m:t>
                  </m:r>
                </w:del>
              </m:num>
              <m:den>
                <w:del w:id="246" w:author="Adriana Carvalho" w:date="2018-04-28T21:05:00Z">
                  <m:r>
                    <m:rPr>
                      <m:sty m:val="b"/>
                    </m:rPr>
                    <w:rPr>
                      <w:rFonts w:ascii="Cambria Math" w:eastAsiaTheme="minorEastAsia" w:hAnsi="Cambria Math" w:cs="Arial"/>
                      <w:sz w:val="28"/>
                    </w:rPr>
                    <m:t>[</m:t>
                  </m:r>
                </w:del>
                <m:sSup>
                  <m:sSupPr>
                    <m:ctrlPr>
                      <w:del w:id="247" w:author="Adriana Carvalho" w:date="2018-04-28T21:05:00Z">
                        <w:rPr>
                          <w:rFonts w:ascii="Cambria Math" w:hAnsi="Cambria Math" w:cs="Arial"/>
                          <w:b/>
                          <w:sz w:val="28"/>
                        </w:rPr>
                      </w:del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del w:id="248" w:author="Adriana Carvalho" w:date="2018-04-28T21:05:00Z">
                            <w:rPr>
                              <w:rFonts w:ascii="Cambria Math" w:hAnsi="Cambria Math" w:cs="Arial"/>
                              <w:b/>
                              <w:sz w:val="28"/>
                            </w:rPr>
                          </w:del>
                        </m:ctrlPr>
                      </m:dPr>
                      <m:e>
                        <w:del w:id="249" w:author="Adriana Carvalho" w:date="2018-04-28T21:05:00Z"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="Arial"/>
                              <w:sz w:val="28"/>
                            </w:rPr>
                            <m:t>Fe</m:t>
                          </m:r>
                        </w:del>
                        <m:sSub>
                          <m:sSubPr>
                            <m:ctrlPr>
                              <w:del w:id="250" w:author="Adriana Carvalho" w:date="2018-04-28T21:05:00Z">
                                <w:rPr>
                                  <w:rFonts w:ascii="Cambria Math" w:hAnsi="Cambria Math" w:cs="Arial"/>
                                  <w:b/>
                                  <w:sz w:val="28"/>
                                </w:rPr>
                              </w:del>
                            </m:ctrlPr>
                          </m:sSubPr>
                          <m:e>
                            <m:d>
                              <m:dPr>
                                <m:ctrlPr>
                                  <w:del w:id="251" w:author="Adriana Carvalho" w:date="2018-04-28T21:05:00Z">
                                    <w:rPr>
                                      <w:rFonts w:ascii="Cambria Math" w:hAnsi="Cambria Math" w:cs="Arial"/>
                                      <w:b/>
                                      <w:sz w:val="28"/>
                                    </w:rPr>
                                  </w:del>
                                </m:ctrlPr>
                              </m:dPr>
                              <m:e>
                                <w:del w:id="252" w:author="Adriana Carvalho" w:date="2018-04-28T21:05:00Z"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 w:cs="Arial"/>
                                      <w:sz w:val="28"/>
                                    </w:rPr>
                                    <m:t>CN</m:t>
                                  </m:r>
                                </w:del>
                              </m:e>
                            </m:d>
                          </m:e>
                          <m:sub>
                            <w:del w:id="253" w:author="Adriana Carvalho" w:date="2018-04-28T21:05:00Z"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Arial"/>
                                  <w:sz w:val="28"/>
                                </w:rPr>
                                <m:t>6</m:t>
                              </m:r>
                            </w:del>
                          </m:sub>
                        </m:sSub>
                      </m:e>
                    </m:d>
                  </m:e>
                  <m:sup>
                    <w:del w:id="254" w:author="Adriana Carvalho" w:date="2018-04-28T16:18:00Z">
                      <m:r>
                        <m:rPr>
                          <m:sty m:val="b"/>
                        </m:rPr>
                        <w:rPr>
                          <w:rFonts w:ascii="Cambria Math" w:hAnsi="Cambria Math" w:cs="Arial"/>
                          <w:sz w:val="28"/>
                        </w:rPr>
                        <m:t>4+</m:t>
                      </m:r>
                    </w:del>
                  </m:sup>
                </m:sSup>
                <w:del w:id="255" w:author="Adriana Carvalho" w:date="2018-04-28T21:05:00Z">
                  <m:r>
                    <m:rPr>
                      <m:sty m:val="b"/>
                    </m:rPr>
                    <w:rPr>
                      <w:rFonts w:ascii="Cambria Math" w:hAnsi="Cambria Math" w:cs="Arial"/>
                      <w:sz w:val="28"/>
                    </w:rPr>
                    <m:t>]</m:t>
                  </m:r>
                </w:del>
              </m:den>
            </m:f>
            <w:bookmarkEnd w:id="233"/>
          </m:e>
        </m:func>
        <w:bookmarkEnd w:id="230"/>
        <w:del w:id="256" w:author="Adriana Carvalho" w:date="2018-04-28T21:05:00Z">
          <m:r>
            <m:rPr>
              <m:sty m:val="b"/>
            </m:rPr>
            <w:rPr>
              <w:rFonts w:ascii="Cambria Math" w:eastAsiaTheme="minorEastAsia" w:hAnsi="Cambria Math" w:cs="Arial"/>
              <w:sz w:val="28"/>
            </w:rPr>
            <m:t>-</m:t>
          </m:r>
        </w:del>
        <m:sSub>
          <m:sSubPr>
            <m:ctrlPr>
              <w:del w:id="257" w:author="Adriana Carvalho" w:date="2018-04-28T21:05:00Z">
                <w:rPr>
                  <w:rFonts w:ascii="Cambria Math" w:eastAsiaTheme="minorEastAsia" w:hAnsi="Cambria Math" w:cs="Arial"/>
                  <w:b/>
                  <w:sz w:val="28"/>
                </w:rPr>
              </w:del>
            </m:ctrlPr>
          </m:sSubPr>
          <m:e>
            <w:del w:id="258" w:author="Adriana Carvalho" w:date="2018-04-28T21:05:00Z">
              <m:r>
                <m:rPr>
                  <m:sty m:val="b"/>
                </m:rPr>
                <w:rPr>
                  <w:rFonts w:ascii="Cambria Math" w:eastAsiaTheme="minorEastAsia" w:hAnsi="Cambria Math" w:cs="Arial"/>
                  <w:sz w:val="28"/>
                </w:rPr>
                <m:t>E</m:t>
              </m:r>
            </w:del>
          </m:e>
          <m:sub>
            <w:del w:id="259" w:author="Adriana Carvalho" w:date="2018-04-28T21:05:00Z">
              <m:r>
                <m:rPr>
                  <m:sty m:val="b"/>
                </m:rPr>
                <w:rPr>
                  <w:rFonts w:ascii="Cambria Math" w:eastAsiaTheme="minorEastAsia" w:hAnsi="Cambria Math" w:cs="Arial"/>
                  <w:sz w:val="28"/>
                </w:rPr>
                <m:t>Ref</m:t>
              </m:r>
            </w:del>
          </m:sub>
        </m:sSub>
      </m:oMath>
      <w:del w:id="260" w:author="Adriana Carvalho" w:date="2018-04-28T21:05:00Z">
        <w:r w:rsidR="003433F5" w:rsidDel="00DC24CB">
          <w:rPr>
            <w:rFonts w:eastAsiaTheme="minorEastAsia" w:cs="Arial"/>
            <w:b/>
          </w:rPr>
          <w:tab/>
        </w:r>
        <w:r w:rsidR="003433F5" w:rsidDel="00DC24CB">
          <w:rPr>
            <w:rFonts w:eastAsiaTheme="minorEastAsia" w:cs="Arial"/>
            <w:b/>
          </w:rPr>
          <w:tab/>
        </w:r>
        <w:r w:rsidR="003433F5" w:rsidDel="00DC24CB">
          <w:rPr>
            <w:rFonts w:eastAsiaTheme="minorEastAsia" w:cs="Arial"/>
            <w:b/>
          </w:rPr>
          <w:tab/>
        </w:r>
        <w:r w:rsidR="53A29BAE">
          <w:delText>(2)</w:delText>
        </w:r>
      </w:del>
    </w:p>
    <w:p w:rsidR="00C8769C" w:rsidDel="00DC24CB" w:rsidRDefault="75589953" w:rsidP="006B6973">
      <w:pPr>
        <w:rPr>
          <w:del w:id="261" w:author="Adriana Carvalho" w:date="2018-04-28T00:00:00Z"/>
          <w:rFonts w:eastAsiaTheme="minorEastAsia" w:cs="Arial"/>
        </w:rPr>
      </w:pPr>
      <w:del w:id="262" w:author="Adriana Carvalho" w:date="2018-04-28T21:05:00Z">
        <w:r>
          <w:delText>sendo E o potencial aplicado na célula eletroquímica entre os eletrodos de trabalho e auxiliar, E0’ o potencial formal padrão da reação da equação (1), n o número de elétrons envolvidos no processo e ERef o potencial padrão do eletrodo de referência utilizado.</w:delText>
        </w:r>
      </w:del>
    </w:p>
    <w:p w:rsidR="00C8769C" w:rsidDel="00DC24CB" w:rsidRDefault="53A29BAE" w:rsidP="006B6973">
      <w:pPr>
        <w:rPr>
          <w:del w:id="263" w:author="Adriana Carvalho" w:date="2018-04-28T00:00:00Z"/>
          <w:rFonts w:eastAsiaTheme="minorEastAsia" w:cs="Arial"/>
        </w:rPr>
      </w:pPr>
      <w:del w:id="264" w:author="Adriana Carvalho" w:date="2018-04-28T21:05:00Z">
        <w:r>
          <w:delText xml:space="preserve">A separação dos potenciais de pico (∆EP) para processos reversíveis é de </w:delText>
        </w:r>
      </w:del>
    </w:p>
    <w:p w:rsidR="00C8769C" w:rsidDel="00DC24CB" w:rsidRDefault="00684AA4" w:rsidP="006B6973">
      <w:pPr>
        <w:rPr>
          <w:del w:id="265" w:author="Adriana Carvalho" w:date="2018-04-28T00:00:00Z"/>
          <w:rFonts w:eastAsiaTheme="minorEastAsia" w:cs="Arial"/>
        </w:rPr>
      </w:pPr>
      <m:oMath>
        <m:f>
          <m:fPr>
            <m:ctrlPr>
              <w:del w:id="266" w:author="Adriana Carvalho" w:date="2018-04-28T21:05:00Z">
                <w:rPr>
                  <w:rFonts w:ascii="Cambria Math" w:eastAsiaTheme="minorEastAsia" w:hAnsi="Cambria Math" w:cs="Arial"/>
                  <w:b/>
                  <w:sz w:val="28"/>
                </w:rPr>
              </w:del>
            </m:ctrlPr>
          </m:fPr>
          <m:num>
            <w:del w:id="267" w:author="Adriana Carvalho" w:date="2018-04-28T21:05:00Z">
              <m:r>
                <m:rPr>
                  <m:sty m:val="b"/>
                </m:rPr>
                <w:rPr>
                  <w:rFonts w:ascii="Cambria Math" w:eastAsiaTheme="minorEastAsia" w:hAnsi="Cambria Math" w:cs="Arial"/>
                  <w:sz w:val="28"/>
                </w:rPr>
                <m:t>0,05</m:t>
              </m:r>
            </w:del>
            <w:del w:id="268" w:author="Adriana Carvalho" w:date="2018-04-28T19:15:00Z">
              <m:r>
                <m:rPr>
                  <m:sty m:val="b"/>
                </m:rPr>
                <w:rPr>
                  <w:rFonts w:ascii="Cambria Math" w:eastAsiaTheme="minorEastAsia" w:hAnsi="Cambria Math" w:cs="Arial"/>
                  <w:sz w:val="28"/>
                </w:rPr>
                <m:t>91</m:t>
              </m:r>
            </w:del>
          </m:num>
          <m:den>
            <w:del w:id="269" w:author="Adriana Carvalho" w:date="2018-04-28T21:05:00Z">
              <m:r>
                <m:rPr>
                  <m:sty m:val="b"/>
                </m:rPr>
                <w:rPr>
                  <w:rFonts w:ascii="Cambria Math" w:eastAsiaTheme="minorEastAsia" w:hAnsi="Cambria Math" w:cs="Arial"/>
                  <w:sz w:val="28"/>
                </w:rPr>
                <m:t>n</m:t>
              </m:r>
            </w:del>
          </m:den>
        </m:f>
        <w:del w:id="270" w:author="Adriana Carvalho" w:date="2018-04-28T21:05:00Z">
          <m:r>
            <m:rPr>
              <m:sty m:val="b"/>
            </m:rPr>
            <w:rPr>
              <w:rFonts w:ascii="Cambria Math" w:eastAsiaTheme="minorEastAsia" w:hAnsi="Cambria Math" w:cs="Arial"/>
              <w:sz w:val="28"/>
            </w:rPr>
            <m:t xml:space="preserve"> V</m:t>
          </m:r>
        </w:del>
      </m:oMath>
      <w:del w:id="271" w:author="Adriana Carvalho" w:date="2018-04-28T21:05:00Z">
        <w:r w:rsidR="00C8769C" w:rsidRPr="00C8769C" w:rsidDel="00DC24CB">
          <w:rPr>
            <w:rFonts w:eastAsiaTheme="minorEastAsia" w:cs="Arial"/>
          </w:rPr>
          <w:tab/>
        </w:r>
        <w:r w:rsidR="00C8769C" w:rsidDel="00DC24CB">
          <w:rPr>
            <w:rFonts w:eastAsiaTheme="minorEastAsia" w:cs="Arial"/>
          </w:rPr>
          <w:tab/>
        </w:r>
        <w:r w:rsidR="00C8769C" w:rsidDel="00DC24CB">
          <w:rPr>
            <w:rFonts w:eastAsiaTheme="minorEastAsia" w:cs="Arial"/>
          </w:rPr>
          <w:tab/>
        </w:r>
        <w:r w:rsidR="00C8769C" w:rsidDel="00DC24CB">
          <w:rPr>
            <w:rFonts w:eastAsiaTheme="minorEastAsia" w:cs="Arial"/>
          </w:rPr>
          <w:tab/>
        </w:r>
        <w:r w:rsidR="00C8769C" w:rsidDel="00DC24CB">
          <w:rPr>
            <w:rFonts w:eastAsiaTheme="minorEastAsia" w:cs="Arial"/>
          </w:rPr>
          <w:tab/>
        </w:r>
        <w:r w:rsidR="53A29BAE">
          <w:delText>(3)</w:delText>
        </w:r>
      </w:del>
    </w:p>
    <w:p w:rsidR="00094698" w:rsidRPr="006B6973" w:rsidRDefault="53A29BAE" w:rsidP="006B6973">
      <w:pPr>
        <w:rPr>
          <w:rFonts w:ascii="Cambria" w:eastAsiaTheme="minorEastAsia" w:hAnsi="Cambria" w:cs="Arial"/>
          <w:color w:val="4F81BD"/>
          <w:sz w:val="18"/>
        </w:rPr>
      </w:pPr>
      <w:del w:id="272" w:author="Adriana Carvalho" w:date="2018-04-28T21:05:00Z">
        <w:r>
          <w:delText>sendo para a equação (1), com apenas um elétron envolvido, 0,059</w:delText>
        </w:r>
      </w:del>
      <w:del w:id="273" w:author="Adriana Carvalho" w:date="2018-04-28T20:14:00Z">
        <w:r>
          <w:delText>1</w:delText>
        </w:r>
      </w:del>
      <w:del w:id="274" w:author="Adriana Carvalho" w:date="2018-04-28T21:05:00Z">
        <w:r>
          <w:delText xml:space="preserve"> V. A diferença entre esse valor teórico e o experimental (Tabela 1) pode ser provocada pelas irregularidades contidas no eletrodo</w:delText>
        </w:r>
      </w:del>
    </w:p>
    <w:p w:rsidR="002C5129" w:rsidRPr="002C5129" w:rsidRDefault="75589953" w:rsidP="002C5129">
      <w:pPr>
        <w:ind w:firstLine="709"/>
        <w:rPr>
          <w:lang w:val="pt-PT"/>
        </w:rPr>
      </w:pPr>
      <w:r w:rsidRPr="75589953">
        <w:rPr>
          <w:lang w:val="pt-PT"/>
        </w:rPr>
        <w:t>Outros dados obtidos no voltamograma (Figura 9.a) foram as resistências referentes as regiões lineares da curva</w:t>
      </w:r>
      <w:ins w:id="275" w:author="Adriana Carvalho" w:date="2018-04-28T21:06:00Z">
        <w:r>
          <w:t xml:space="preserve"> </w:t>
        </w:r>
      </w:ins>
      <w:r w:rsidR="006B6973">
        <w:t>correspondentes</w:t>
      </w:r>
      <w:ins w:id="276" w:author="Adriana Carvalho" w:date="2018-04-28T21:06:00Z">
        <w:r>
          <w:t xml:space="preserve"> aos potencias de sobretensão</w:t>
        </w:r>
      </w:ins>
      <w:r w:rsidRPr="75589953">
        <w:rPr>
          <w:lang w:val="pt-PT"/>
        </w:rPr>
        <w:t>,</w:t>
      </w:r>
      <w:ins w:id="277" w:author="Adriana Carvalho" w:date="2018-04-28T21:06:00Z">
        <w:r>
          <w:t xml:space="preserve"> </w:t>
        </w:r>
      </w:ins>
      <w:del w:id="278" w:author="Adriana Carvalho" w:date="2018-04-28T21:05:00Z">
        <w:r>
          <w:delText xml:space="preserve"> </w:delText>
        </w:r>
      </w:del>
      <w:r w:rsidRPr="75589953">
        <w:rPr>
          <w:lang w:val="pt-PT"/>
        </w:rPr>
        <w:t xml:space="preserve">nos picos </w:t>
      </w:r>
      <w:r>
        <w:t>anódicos (R</w:t>
      </w:r>
      <w:r w:rsidRPr="75589953">
        <w:rPr>
          <w:vertAlign w:val="subscript"/>
        </w:rPr>
        <w:t>PA</w:t>
      </w:r>
      <w:r>
        <w:t>) e catódicos (R</w:t>
      </w:r>
      <w:r w:rsidRPr="75589953">
        <w:rPr>
          <w:vertAlign w:val="subscript"/>
        </w:rPr>
        <w:t>PC</w:t>
      </w:r>
      <w:r>
        <w:t xml:space="preserve">), mostrados na tabela </w:t>
      </w:r>
      <w:r w:rsidR="006B6973">
        <w:t>1</w:t>
      </w:r>
      <w:r>
        <w:t>. Essas resistências podem ser consideradas um somatório de diversas contribuições resistivas envolvidas nas etapas do mecanismo de transferência de elétrons para o eletrodo de ouro.</w:t>
      </w:r>
    </w:p>
    <w:p w:rsidR="003252F4" w:rsidRPr="003252F4" w:rsidRDefault="003252F4" w:rsidP="53A29BAE">
      <w:pPr>
        <w:pStyle w:val="Legenda"/>
        <w:keepNext/>
        <w:spacing w:line="360" w:lineRule="auto"/>
        <w:rPr>
          <w:rFonts w:ascii="Arial" w:hAnsi="Arial" w:cs="Arial"/>
          <w:color w:val="auto"/>
          <w:sz w:val="20"/>
          <w:szCs w:val="20"/>
        </w:rPr>
      </w:pPr>
      <w:r w:rsidRPr="53A29BAE">
        <w:rPr>
          <w:rFonts w:ascii="Arial" w:hAnsi="Arial" w:cs="Arial"/>
          <w:color w:val="auto"/>
          <w:sz w:val="20"/>
          <w:szCs w:val="20"/>
        </w:rPr>
        <w:t xml:space="preserve">Tabela </w:t>
      </w:r>
      <w:r w:rsidR="006B6973">
        <w:rPr>
          <w:rFonts w:ascii="Arial" w:hAnsi="Arial" w:cs="Arial"/>
          <w:color w:val="auto"/>
          <w:sz w:val="20"/>
          <w:szCs w:val="20"/>
        </w:rPr>
        <w:t>1</w:t>
      </w:r>
      <w:r w:rsidRPr="53A29BAE">
        <w:rPr>
          <w:rFonts w:ascii="Arial" w:hAnsi="Arial" w:cs="Arial"/>
          <w:color w:val="auto"/>
          <w:sz w:val="20"/>
          <w:szCs w:val="20"/>
        </w:rPr>
        <w:t xml:space="preserve">. </w:t>
      </w:r>
      <w:r w:rsidR="00A65A06" w:rsidRPr="53A29BAE">
        <w:rPr>
          <w:rFonts w:ascii="Arial" w:hAnsi="Arial" w:cs="Arial"/>
          <w:b w:val="0"/>
          <w:bCs w:val="0"/>
          <w:color w:val="auto"/>
          <w:sz w:val="20"/>
          <w:szCs w:val="20"/>
        </w:rPr>
        <w:t>Resistências</w:t>
      </w:r>
      <w:r w:rsidRPr="53A29BAE">
        <w:rPr>
          <w:rFonts w:ascii="Arial" w:hAnsi="Arial" w:cs="Arial"/>
          <w:b w:val="0"/>
          <w:bCs w:val="0"/>
          <w:color w:val="auto"/>
          <w:sz w:val="20"/>
          <w:szCs w:val="20"/>
        </w:rPr>
        <w:t xml:space="preserve"> obtid</w:t>
      </w:r>
      <w:r w:rsidR="00A65A06" w:rsidRPr="53A29BAE">
        <w:rPr>
          <w:rFonts w:ascii="Arial" w:hAnsi="Arial" w:cs="Arial"/>
          <w:b w:val="0"/>
          <w:bCs w:val="0"/>
          <w:color w:val="auto"/>
          <w:sz w:val="20"/>
          <w:szCs w:val="20"/>
        </w:rPr>
        <w:t>a</w:t>
      </w:r>
      <w:r w:rsidRPr="53A29BAE">
        <w:rPr>
          <w:rFonts w:ascii="Arial" w:hAnsi="Arial" w:cs="Arial"/>
          <w:b w:val="0"/>
          <w:bCs w:val="0"/>
          <w:color w:val="auto"/>
          <w:sz w:val="20"/>
          <w:szCs w:val="20"/>
        </w:rPr>
        <w:t xml:space="preserve">s dos picos </w:t>
      </w:r>
      <w:bookmarkStart w:id="279" w:name="_Hlk512292565"/>
      <w:r w:rsidRPr="53A29BAE">
        <w:rPr>
          <w:rFonts w:ascii="Arial" w:hAnsi="Arial" w:cs="Arial"/>
          <w:b w:val="0"/>
          <w:bCs w:val="0"/>
          <w:color w:val="auto"/>
          <w:sz w:val="20"/>
          <w:szCs w:val="20"/>
        </w:rPr>
        <w:t>anódicos (R</w:t>
      </w:r>
      <w:r w:rsidRPr="53A29BAE">
        <w:rPr>
          <w:rFonts w:ascii="Arial" w:hAnsi="Arial" w:cs="Arial"/>
          <w:b w:val="0"/>
          <w:bCs w:val="0"/>
          <w:color w:val="auto"/>
          <w:sz w:val="20"/>
          <w:szCs w:val="20"/>
          <w:vertAlign w:val="subscript"/>
        </w:rPr>
        <w:t>PA</w:t>
      </w:r>
      <w:r w:rsidRPr="53A29BAE">
        <w:rPr>
          <w:rFonts w:ascii="Arial" w:hAnsi="Arial" w:cs="Arial"/>
          <w:b w:val="0"/>
          <w:bCs w:val="0"/>
          <w:color w:val="auto"/>
          <w:sz w:val="20"/>
          <w:szCs w:val="20"/>
        </w:rPr>
        <w:t>) e catódicos (R</w:t>
      </w:r>
      <w:r w:rsidRPr="53A29BAE">
        <w:rPr>
          <w:rFonts w:ascii="Arial" w:hAnsi="Arial" w:cs="Arial"/>
          <w:b w:val="0"/>
          <w:bCs w:val="0"/>
          <w:color w:val="auto"/>
          <w:sz w:val="20"/>
          <w:szCs w:val="20"/>
          <w:vertAlign w:val="subscript"/>
        </w:rPr>
        <w:t>PC</w:t>
      </w:r>
      <w:r w:rsidRPr="53A29BAE">
        <w:rPr>
          <w:rFonts w:ascii="Arial" w:hAnsi="Arial" w:cs="Arial"/>
          <w:b w:val="0"/>
          <w:bCs w:val="0"/>
          <w:color w:val="auto"/>
          <w:sz w:val="20"/>
          <w:szCs w:val="20"/>
        </w:rPr>
        <w:t xml:space="preserve">) </w:t>
      </w:r>
      <w:bookmarkEnd w:id="279"/>
      <w:r w:rsidRPr="53A29BAE">
        <w:rPr>
          <w:rFonts w:ascii="Arial" w:hAnsi="Arial" w:cs="Arial"/>
          <w:b w:val="0"/>
          <w:bCs w:val="0"/>
          <w:color w:val="auto"/>
          <w:sz w:val="20"/>
          <w:szCs w:val="20"/>
        </w:rPr>
        <w:t>do voltamograma cíclico da superfície de ouro após o tratamento (EAu)</w:t>
      </w:r>
      <w:r w:rsidR="009B18CB" w:rsidRPr="53A29BAE">
        <w:rPr>
          <w:rFonts w:ascii="Arial" w:hAnsi="Arial" w:cs="Arial"/>
          <w:b w:val="0"/>
          <w:bCs w:val="0"/>
          <w:color w:val="auto"/>
          <w:sz w:val="20"/>
          <w:szCs w:val="20"/>
        </w:rPr>
        <w:t>.</w:t>
      </w:r>
    </w:p>
    <w:tbl>
      <w:tblPr>
        <w:tblStyle w:val="Tabelacomgrade"/>
        <w:tblW w:w="5000" w:type="pct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/>
        <w:tblPrChange w:id="280" w:author="Adriana Carvalho" w:date="2018-05-02T02:07:00Z">
          <w:tblPr>
            <w:tblStyle w:val="Tabelacomgrade"/>
            <w:tblW w:w="5000" w:type="pct"/>
            <w:jc w:val="center"/>
            <w:tblBorders>
              <w:left w:val="none" w:sz="0" w:space="0" w:color="auto"/>
              <w:right w:val="none" w:sz="0" w:space="0" w:color="auto"/>
              <w:insideV w:val="none" w:sz="0" w:space="0" w:color="auto"/>
            </w:tblBorders>
            <w:tblLook w:val="04A0"/>
          </w:tblPr>
        </w:tblPrChange>
      </w:tblPr>
      <w:tblGrid>
        <w:gridCol w:w="985"/>
        <w:gridCol w:w="4123"/>
        <w:gridCol w:w="4179"/>
        <w:tblGridChange w:id="281">
          <w:tblGrid>
            <w:gridCol w:w="360"/>
            <w:gridCol w:w="360"/>
            <w:gridCol w:w="360"/>
          </w:tblGrid>
        </w:tblGridChange>
      </w:tblGrid>
      <w:tr w:rsidR="003252F4" w:rsidRPr="00BF6CA0" w:rsidTr="00BF6CA0">
        <w:trPr>
          <w:trHeight w:val="737"/>
          <w:jc w:val="center"/>
          <w:trPrChange w:id="282" w:author="Adriana Carvalho" w:date="2018-05-02T02:07:00Z">
            <w:trPr>
              <w:jc w:val="center"/>
            </w:trPr>
          </w:trPrChange>
        </w:trPr>
        <w:tc>
          <w:tcPr>
            <w:tcW w:w="530" w:type="pct"/>
            <w:tcBorders>
              <w:top w:val="single" w:sz="4" w:space="0" w:color="auto"/>
            </w:tcBorders>
            <w:vAlign w:val="center"/>
            <w:tcPrChange w:id="283" w:author="Adriana Carvalho" w:date="2018-05-02T02:07:00Z">
              <w:tcPr>
                <w:tcW w:w="734" w:type="pct"/>
                <w:tcBorders>
                  <w:top w:val="single" w:sz="18" w:space="0" w:color="auto"/>
                </w:tcBorders>
                <w:vAlign w:val="center"/>
              </w:tcPr>
            </w:tcPrChange>
          </w:tcPr>
          <w:p w:rsidR="003252F4" w:rsidRPr="00BF6CA0" w:rsidRDefault="00684AA4">
            <w:pPr>
              <w:spacing w:after="160" w:line="360" w:lineRule="auto"/>
              <w:jc w:val="center"/>
              <w:rPr>
                <w:rFonts w:cs="Arial"/>
                <w:b/>
                <w:bCs/>
                <w:sz w:val="18"/>
                <w:szCs w:val="20"/>
                <w:rPrChange w:id="284" w:author="Adriana Carvalho" w:date="2018-05-02T00:00:00Z">
                  <w:rPr>
                    <w:rFonts w:eastAsiaTheme="minorHAnsi" w:cs="Arial"/>
                    <w:b/>
                    <w:bCs/>
                    <w:sz w:val="22"/>
                    <w:szCs w:val="22"/>
                  </w:rPr>
                </w:rPrChange>
              </w:rPr>
            </w:pPr>
            <w:r w:rsidRPr="00684AA4">
              <w:rPr>
                <w:rFonts w:cs="Arial"/>
                <w:b/>
                <w:bCs/>
                <w:sz w:val="18"/>
                <w:szCs w:val="20"/>
                <w:rPrChange w:id="285" w:author="Adriana Carvalho" w:date="2018-05-02T02:05:00Z">
                  <w:rPr>
                    <w:rFonts w:cs="Arial"/>
                    <w:b/>
                    <w:bCs/>
                  </w:rPr>
                </w:rPrChange>
              </w:rPr>
              <w:t>Sistema</w:t>
            </w:r>
          </w:p>
        </w:tc>
        <w:tc>
          <w:tcPr>
            <w:tcW w:w="2220" w:type="pct"/>
            <w:tcBorders>
              <w:top w:val="single" w:sz="4" w:space="0" w:color="auto"/>
              <w:bottom w:val="single" w:sz="4" w:space="0" w:color="auto"/>
            </w:tcBorders>
            <w:vAlign w:val="center"/>
            <w:tcPrChange w:id="286" w:author="Adriana Carvalho" w:date="2018-05-02T02:07:00Z">
              <w:tcPr>
                <w:tcW w:w="2133" w:type="pct"/>
                <w:tcBorders>
                  <w:top w:val="single" w:sz="18" w:space="0" w:color="auto"/>
                  <w:bottom w:val="single" w:sz="4" w:space="0" w:color="auto"/>
                </w:tcBorders>
                <w:vAlign w:val="center"/>
              </w:tcPr>
            </w:tcPrChange>
          </w:tcPr>
          <w:p w:rsidR="003252F4" w:rsidRPr="00BF6CA0" w:rsidRDefault="00684AA4">
            <w:pPr>
              <w:spacing w:after="160" w:line="360" w:lineRule="auto"/>
              <w:jc w:val="center"/>
              <w:rPr>
                <w:rFonts w:cs="Arial"/>
                <w:b/>
                <w:bCs/>
                <w:sz w:val="18"/>
                <w:szCs w:val="20"/>
                <w:rPrChange w:id="287" w:author="Adriana Carvalho" w:date="2018-05-02T00:00:00Z">
                  <w:rPr>
                    <w:rFonts w:eastAsiaTheme="minorHAnsi" w:cs="Arial"/>
                    <w:b/>
                    <w:bCs/>
                    <w:szCs w:val="22"/>
                  </w:rPr>
                </w:rPrChange>
              </w:rPr>
            </w:pPr>
            <w:r w:rsidRPr="00684AA4">
              <w:rPr>
                <w:rFonts w:cs="Arial"/>
                <w:b/>
                <w:bCs/>
                <w:sz w:val="18"/>
                <w:szCs w:val="20"/>
                <w:rPrChange w:id="288" w:author="Adriana Carvalho" w:date="2018-05-02T02:05:00Z">
                  <w:rPr>
                    <w:rFonts w:cs="Arial"/>
                    <w:b/>
                    <w:bCs/>
                  </w:rPr>
                </w:rPrChange>
              </w:rPr>
              <w:t>R</w:t>
            </w:r>
            <w:r w:rsidRPr="00684AA4">
              <w:rPr>
                <w:rFonts w:cs="Arial"/>
                <w:b/>
                <w:bCs/>
                <w:sz w:val="18"/>
                <w:szCs w:val="20"/>
                <w:vertAlign w:val="subscript"/>
                <w:rPrChange w:id="289" w:author="Adriana Carvalho" w:date="2018-05-02T02:05:00Z">
                  <w:rPr>
                    <w:rFonts w:cs="Arial"/>
                    <w:b/>
                    <w:bCs/>
                    <w:vertAlign w:val="subscript"/>
                  </w:rPr>
                </w:rPrChange>
              </w:rPr>
              <w:t>PA</w:t>
            </w:r>
            <w:r w:rsidRPr="00684AA4">
              <w:rPr>
                <w:rFonts w:cs="Arial"/>
                <w:b/>
                <w:bCs/>
                <w:sz w:val="18"/>
                <w:szCs w:val="20"/>
                <w:rPrChange w:id="290" w:author="Adriana Carvalho" w:date="2018-05-02T02:05:00Z">
                  <w:rPr>
                    <w:rFonts w:cs="Arial"/>
                    <w:b/>
                    <w:bCs/>
                  </w:rPr>
                </w:rPrChange>
              </w:rPr>
              <w:t xml:space="preserve"> (Ω)</w:t>
            </w:r>
          </w:p>
        </w:tc>
        <w:tc>
          <w:tcPr>
            <w:tcW w:w="2250" w:type="pct"/>
            <w:tcBorders>
              <w:top w:val="single" w:sz="4" w:space="0" w:color="auto"/>
            </w:tcBorders>
            <w:vAlign w:val="center"/>
            <w:tcPrChange w:id="291" w:author="Adriana Carvalho" w:date="2018-05-02T02:07:00Z">
              <w:tcPr>
                <w:tcW w:w="2133" w:type="pct"/>
                <w:tcBorders>
                  <w:top w:val="single" w:sz="18" w:space="0" w:color="auto"/>
                </w:tcBorders>
                <w:vAlign w:val="center"/>
              </w:tcPr>
            </w:tcPrChange>
          </w:tcPr>
          <w:p w:rsidR="003252F4" w:rsidRPr="00BF6CA0" w:rsidRDefault="00684AA4">
            <w:pPr>
              <w:spacing w:after="160" w:line="360" w:lineRule="auto"/>
              <w:jc w:val="center"/>
              <w:rPr>
                <w:rFonts w:cs="Arial"/>
                <w:b/>
                <w:bCs/>
                <w:sz w:val="18"/>
                <w:szCs w:val="20"/>
                <w:rPrChange w:id="292" w:author="Adriana Carvalho" w:date="2018-05-02T00:00:00Z">
                  <w:rPr>
                    <w:rFonts w:eastAsiaTheme="minorHAnsi" w:cs="Arial"/>
                    <w:b/>
                    <w:bCs/>
                    <w:szCs w:val="22"/>
                  </w:rPr>
                </w:rPrChange>
              </w:rPr>
            </w:pPr>
            <w:r w:rsidRPr="00684AA4">
              <w:rPr>
                <w:rFonts w:cs="Arial"/>
                <w:b/>
                <w:bCs/>
                <w:sz w:val="18"/>
                <w:szCs w:val="20"/>
                <w:rPrChange w:id="293" w:author="Adriana Carvalho" w:date="2018-05-02T02:05:00Z">
                  <w:rPr>
                    <w:rFonts w:cs="Arial"/>
                    <w:b/>
                    <w:bCs/>
                  </w:rPr>
                </w:rPrChange>
              </w:rPr>
              <w:t>R</w:t>
            </w:r>
            <w:r w:rsidRPr="00684AA4">
              <w:rPr>
                <w:rFonts w:cs="Arial"/>
                <w:b/>
                <w:bCs/>
                <w:sz w:val="18"/>
                <w:szCs w:val="20"/>
                <w:vertAlign w:val="subscript"/>
                <w:rPrChange w:id="294" w:author="Adriana Carvalho" w:date="2018-05-02T02:05:00Z">
                  <w:rPr>
                    <w:rFonts w:cs="Arial"/>
                    <w:b/>
                    <w:bCs/>
                    <w:vertAlign w:val="subscript"/>
                  </w:rPr>
                </w:rPrChange>
              </w:rPr>
              <w:t>PC</w:t>
            </w:r>
            <w:r w:rsidRPr="00684AA4">
              <w:rPr>
                <w:rFonts w:cs="Arial"/>
                <w:b/>
                <w:bCs/>
                <w:sz w:val="18"/>
                <w:szCs w:val="20"/>
                <w:rPrChange w:id="295" w:author="Adriana Carvalho" w:date="2018-05-02T02:05:00Z">
                  <w:rPr>
                    <w:rFonts w:cs="Arial"/>
                    <w:b/>
                    <w:bCs/>
                  </w:rPr>
                </w:rPrChange>
              </w:rPr>
              <w:t xml:space="preserve"> (Ω)</w:t>
            </w:r>
          </w:p>
        </w:tc>
      </w:tr>
      <w:tr w:rsidR="003252F4" w:rsidRPr="00BF6CA0" w:rsidTr="00BF6CA0">
        <w:trPr>
          <w:trHeight w:val="737"/>
          <w:jc w:val="center"/>
          <w:trPrChange w:id="296" w:author="Adriana Carvalho" w:date="2018-05-02T02:07:00Z">
            <w:trPr>
              <w:jc w:val="center"/>
            </w:trPr>
          </w:trPrChange>
        </w:trPr>
        <w:tc>
          <w:tcPr>
            <w:tcW w:w="530" w:type="pct"/>
            <w:tcBorders>
              <w:bottom w:val="single" w:sz="4" w:space="0" w:color="auto"/>
            </w:tcBorders>
            <w:vAlign w:val="center"/>
            <w:tcPrChange w:id="297" w:author="Adriana Carvalho" w:date="2018-05-02T02:07:00Z">
              <w:tcPr>
                <w:tcW w:w="734" w:type="pct"/>
                <w:tcBorders>
                  <w:bottom w:val="single" w:sz="18" w:space="0" w:color="auto"/>
                </w:tcBorders>
                <w:vAlign w:val="center"/>
              </w:tcPr>
            </w:tcPrChange>
          </w:tcPr>
          <w:p w:rsidR="003252F4" w:rsidRPr="00BF6CA0" w:rsidRDefault="00684AA4">
            <w:pPr>
              <w:spacing w:after="160" w:line="360" w:lineRule="auto"/>
              <w:jc w:val="center"/>
              <w:rPr>
                <w:rFonts w:cs="Arial"/>
                <w:b/>
                <w:sz w:val="18"/>
                <w:szCs w:val="20"/>
                <w:rPrChange w:id="298" w:author="Adriana Carvalho" w:date="2018-05-02T00:00:00Z">
                  <w:rPr>
                    <w:rFonts w:eastAsiaTheme="minorHAnsi" w:cs="Arial"/>
                    <w:sz w:val="18"/>
                    <w:szCs w:val="18"/>
                  </w:rPr>
                </w:rPrChange>
              </w:rPr>
            </w:pPr>
            <w:proofErr w:type="spellStart"/>
            <w:r w:rsidRPr="00684AA4">
              <w:rPr>
                <w:rFonts w:cs="Arial"/>
                <w:b/>
                <w:sz w:val="18"/>
                <w:szCs w:val="20"/>
                <w:rPrChange w:id="299" w:author="Adriana Carvalho" w:date="2018-05-02T02:05:00Z">
                  <w:rPr>
                    <w:rFonts w:cs="Arial"/>
                    <w:sz w:val="18"/>
                    <w:szCs w:val="18"/>
                  </w:rPr>
                </w:rPrChange>
              </w:rPr>
              <w:t>EAu</w:t>
            </w:r>
            <w:proofErr w:type="spellEnd"/>
          </w:p>
        </w:tc>
        <w:tc>
          <w:tcPr>
            <w:tcW w:w="2220" w:type="pct"/>
            <w:tcBorders>
              <w:top w:val="single" w:sz="4" w:space="0" w:color="auto"/>
              <w:bottom w:val="single" w:sz="4" w:space="0" w:color="auto"/>
            </w:tcBorders>
            <w:vAlign w:val="center"/>
            <w:tcPrChange w:id="300" w:author="Adriana Carvalho" w:date="2018-05-02T02:07:00Z">
              <w:tcPr>
                <w:tcW w:w="2133" w:type="pct"/>
                <w:tcBorders>
                  <w:top w:val="single" w:sz="4" w:space="0" w:color="auto"/>
                  <w:bottom w:val="single" w:sz="18" w:space="0" w:color="auto"/>
                </w:tcBorders>
                <w:vAlign w:val="center"/>
              </w:tcPr>
            </w:tcPrChange>
          </w:tcPr>
          <w:p w:rsidR="003252F4" w:rsidRPr="00BF6CA0" w:rsidRDefault="00684AA4">
            <w:pPr>
              <w:spacing w:after="160" w:line="360" w:lineRule="auto"/>
              <w:jc w:val="center"/>
              <w:rPr>
                <w:rFonts w:cs="Arial"/>
                <w:sz w:val="18"/>
                <w:szCs w:val="20"/>
                <w:vertAlign w:val="superscript"/>
                <w:rPrChange w:id="301" w:author="Adriana Carvalho" w:date="2018-05-02T00:00:00Z">
                  <w:rPr>
                    <w:rFonts w:eastAsiaTheme="minorHAnsi" w:cs="Arial"/>
                    <w:sz w:val="18"/>
                    <w:szCs w:val="18"/>
                  </w:rPr>
                </w:rPrChange>
              </w:rPr>
            </w:pPr>
            <w:r w:rsidRPr="00684AA4">
              <w:rPr>
                <w:rFonts w:cs="Arial"/>
                <w:sz w:val="18"/>
                <w:szCs w:val="20"/>
              </w:rPr>
              <w:t>6</w:t>
            </w:r>
            <w:ins w:id="302" w:author="Adriana Carvalho" w:date="2018-04-28T21:07:00Z">
              <w:r w:rsidR="53A29BAE" w:rsidRPr="00BF6CA0">
                <w:rPr>
                  <w:sz w:val="18"/>
                  <w:szCs w:val="20"/>
                </w:rPr>
                <w:t>,6 x 10</w:t>
              </w:r>
            </w:ins>
            <w:ins w:id="303" w:author="Adriana Carvalho" w:date="2018-04-28T21:08:00Z">
              <w:r w:rsidR="53A29BAE" w:rsidRPr="00BF6CA0">
                <w:rPr>
                  <w:sz w:val="18"/>
                  <w:szCs w:val="20"/>
                </w:rPr>
                <w:t>3</w:t>
              </w:r>
            </w:ins>
            <w:ins w:id="304" w:author="Adriana Carvalho" w:date="2018-04-28T21:07:00Z">
              <w:r w:rsidR="53A29BAE" w:rsidRPr="00BF6CA0">
                <w:rPr>
                  <w:sz w:val="18"/>
                  <w:szCs w:val="20"/>
                </w:rPr>
                <w:t xml:space="preserve"> </w:t>
              </w:r>
            </w:ins>
            <w:del w:id="305" w:author="Adriana Carvalho" w:date="2018-04-28T21:07:00Z">
              <w:r w:rsidR="53A29BAE" w:rsidRPr="00BF6CA0">
                <w:rPr>
                  <w:sz w:val="18"/>
                  <w:szCs w:val="20"/>
                </w:rPr>
                <w:delText>573,032821</w:delText>
              </w:r>
            </w:del>
            <w:r w:rsidRPr="00684AA4">
              <w:rPr>
                <w:rFonts w:cs="Arial"/>
                <w:sz w:val="18"/>
                <w:szCs w:val="20"/>
              </w:rPr>
              <w:t xml:space="preserve"> ± </w:t>
            </w:r>
            <w:del w:id="306" w:author="Adriana Carvalho" w:date="2018-04-28T21:07:00Z">
              <w:r w:rsidR="53A29BAE" w:rsidRPr="00BF6CA0">
                <w:rPr>
                  <w:sz w:val="18"/>
                  <w:szCs w:val="20"/>
                </w:rPr>
                <w:delText>168,468710</w:delText>
              </w:r>
            </w:del>
            <w:ins w:id="307" w:author="Adriana Carvalho" w:date="2018-04-28T21:08:00Z">
              <w:r w:rsidR="53A29BAE" w:rsidRPr="00BF6CA0">
                <w:rPr>
                  <w:sz w:val="18"/>
                  <w:szCs w:val="20"/>
                </w:rPr>
                <w:t>0,2</w:t>
              </w:r>
            </w:ins>
            <w:ins w:id="308" w:author="Adriana Carvalho" w:date="2018-04-28T21:07:00Z">
              <w:r w:rsidR="53A29BAE" w:rsidRPr="00BF6CA0">
                <w:rPr>
                  <w:sz w:val="18"/>
                  <w:szCs w:val="20"/>
                </w:rPr>
                <w:t xml:space="preserve"> x 10</w:t>
              </w:r>
            </w:ins>
            <w:ins w:id="309" w:author="Adriana Carvalho" w:date="2018-04-28T21:08:00Z">
              <w:r w:rsidR="53A29BAE" w:rsidRPr="00BF6CA0">
                <w:rPr>
                  <w:sz w:val="18"/>
                  <w:szCs w:val="20"/>
                </w:rPr>
                <w:t>3</w:t>
              </w:r>
            </w:ins>
          </w:p>
        </w:tc>
        <w:tc>
          <w:tcPr>
            <w:tcW w:w="2250" w:type="pct"/>
            <w:tcBorders>
              <w:bottom w:val="single" w:sz="4" w:space="0" w:color="auto"/>
            </w:tcBorders>
            <w:vAlign w:val="center"/>
            <w:tcPrChange w:id="310" w:author="Adriana Carvalho" w:date="2018-05-02T02:07:00Z">
              <w:tcPr>
                <w:tcW w:w="2133" w:type="pct"/>
                <w:tcBorders>
                  <w:bottom w:val="single" w:sz="18" w:space="0" w:color="auto"/>
                </w:tcBorders>
                <w:vAlign w:val="center"/>
              </w:tcPr>
            </w:tcPrChange>
          </w:tcPr>
          <w:p w:rsidR="003252F4" w:rsidRPr="00BF6CA0" w:rsidRDefault="53A29BAE">
            <w:pPr>
              <w:spacing w:after="160" w:line="360" w:lineRule="auto"/>
              <w:jc w:val="center"/>
              <w:rPr>
                <w:rFonts w:cs="Arial"/>
                <w:sz w:val="18"/>
                <w:szCs w:val="20"/>
                <w:vertAlign w:val="superscript"/>
                <w:rPrChange w:id="311" w:author="Adriana Carvalho" w:date="2018-05-02T00:00:00Z">
                  <w:rPr>
                    <w:rFonts w:eastAsiaTheme="minorHAnsi" w:cs="Arial"/>
                    <w:sz w:val="18"/>
                    <w:szCs w:val="18"/>
                  </w:rPr>
                </w:rPrChange>
              </w:rPr>
            </w:pPr>
            <w:del w:id="312" w:author="Adriana Carvalho" w:date="2018-04-28T21:08:00Z">
              <w:r w:rsidRPr="00BF6CA0">
                <w:rPr>
                  <w:sz w:val="18"/>
                  <w:szCs w:val="20"/>
                </w:rPr>
                <w:delText>6426,244001</w:delText>
              </w:r>
            </w:del>
            <w:ins w:id="313" w:author="Adriana Carvalho" w:date="2018-04-28T21:08:00Z">
              <w:r w:rsidRPr="00BF6CA0">
                <w:rPr>
                  <w:sz w:val="18"/>
                  <w:szCs w:val="20"/>
                </w:rPr>
                <w:t>6,4 x 103</w:t>
              </w:r>
            </w:ins>
            <w:r w:rsidR="00684AA4" w:rsidRPr="00684AA4">
              <w:rPr>
                <w:rFonts w:cs="Arial"/>
                <w:sz w:val="18"/>
                <w:szCs w:val="20"/>
              </w:rPr>
              <w:t xml:space="preserve"> ± </w:t>
            </w:r>
            <w:del w:id="314" w:author="Adriana Carvalho" w:date="2018-04-28T21:08:00Z">
              <w:r w:rsidRPr="00BF6CA0">
                <w:rPr>
                  <w:sz w:val="18"/>
                  <w:szCs w:val="20"/>
                </w:rPr>
                <w:delText>187,725823</w:delText>
              </w:r>
            </w:del>
            <w:ins w:id="315" w:author="Adriana Carvalho" w:date="2018-04-28T21:08:00Z">
              <w:r w:rsidRPr="00BF6CA0">
                <w:rPr>
                  <w:sz w:val="18"/>
                  <w:szCs w:val="20"/>
                </w:rPr>
                <w:t>0,2 x 103</w:t>
              </w:r>
            </w:ins>
          </w:p>
        </w:tc>
      </w:tr>
    </w:tbl>
    <w:p w:rsidR="003252F4" w:rsidRDefault="003252F4" w:rsidP="00A73356">
      <w:pPr>
        <w:rPr>
          <w:rFonts w:cs="Arial"/>
        </w:rPr>
      </w:pPr>
    </w:p>
    <w:p w:rsidR="008502A5" w:rsidRPr="008502A5" w:rsidRDefault="75589953" w:rsidP="008502A5">
      <w:pPr>
        <w:ind w:firstLine="709"/>
        <w:rPr>
          <w:rFonts w:cs="Arial"/>
        </w:rPr>
      </w:pPr>
      <w:r w:rsidRPr="75589953">
        <w:rPr>
          <w:rFonts w:cs="Arial"/>
        </w:rPr>
        <w:t>A representação Nyquist da EIE (Figura 9.b) demonstrou um comportamento linear, não sendo observada a presença de semicírculo na curva, ou seja, possuindo R</w:t>
      </w:r>
      <w:r w:rsidRPr="75589953">
        <w:rPr>
          <w:rFonts w:cs="Arial"/>
          <w:vertAlign w:val="subscript"/>
        </w:rPr>
        <w:t>TE</w:t>
      </w:r>
      <w:r w:rsidRPr="75589953">
        <w:rPr>
          <w:rFonts w:cs="Arial"/>
        </w:rPr>
        <w:t xml:space="preserve"> não significativa. </w:t>
      </w:r>
    </w:p>
    <w:p w:rsidR="003252F4" w:rsidRDefault="53A29BAE" w:rsidP="00A73356">
      <w:pPr>
        <w:pStyle w:val="Ttulo2"/>
        <w:rPr>
          <w:rFonts w:cs="Arial"/>
        </w:rPr>
      </w:pPr>
      <w:bookmarkStart w:id="316" w:name="_Toc511585179"/>
      <w:r w:rsidRPr="53A29BAE">
        <w:rPr>
          <w:rFonts w:cs="Arial"/>
        </w:rPr>
        <w:lastRenderedPageBreak/>
        <w:t>MODIFICAÇÃO</w:t>
      </w:r>
      <w:r w:rsidR="006B6973">
        <w:rPr>
          <w:rFonts w:cs="Arial"/>
        </w:rPr>
        <w:t xml:space="preserve"> E CARACTERIZAÇÃO</w:t>
      </w:r>
      <w:r w:rsidRPr="53A29BAE">
        <w:rPr>
          <w:rFonts w:cs="Arial"/>
        </w:rPr>
        <w:t xml:space="preserve"> DA SUPERFÍCIE DE OURO</w:t>
      </w:r>
      <w:bookmarkEnd w:id="316"/>
    </w:p>
    <w:p w:rsidR="006B6973" w:rsidRDefault="006B6973" w:rsidP="006B6973">
      <w:pPr>
        <w:pStyle w:val="Ttulo3"/>
      </w:pPr>
      <w:r>
        <w:t xml:space="preserve">Formação da </w:t>
      </w:r>
      <w:proofErr w:type="spellStart"/>
      <w:r w:rsidRPr="00B75565">
        <w:t>Self-assembled</w:t>
      </w:r>
      <w:proofErr w:type="spellEnd"/>
      <w:r w:rsidRPr="00B75565">
        <w:t xml:space="preserve"> </w:t>
      </w:r>
      <w:proofErr w:type="spellStart"/>
      <w:r w:rsidRPr="00B75565">
        <w:t>Monolayer</w:t>
      </w:r>
      <w:proofErr w:type="spellEnd"/>
      <w:r>
        <w:t xml:space="preserve"> (SAM)</w:t>
      </w:r>
    </w:p>
    <w:p w:rsidR="008502A5" w:rsidRDefault="75589953" w:rsidP="008502A5">
      <w:pPr>
        <w:ind w:firstLine="709"/>
        <w:rPr>
          <w:ins w:id="317" w:author="Adriana Carvalho" w:date="2018-04-27T00:00:00Z"/>
        </w:rPr>
      </w:pPr>
      <w:r>
        <w:t xml:space="preserve">A modificação da superfície por SAM ocorre por ligação covalente das moléculas de alcanotióis, contendo grupos terminais carregados ou positivamente (Cis) ou negativamente (AMP). Essa interação entre os alcanotióis e a superfície de ouro de </w:t>
      </w:r>
      <w:proofErr w:type="spellStart"/>
      <w:r>
        <w:t>quimissorção</w:t>
      </w:r>
      <w:proofErr w:type="spellEnd"/>
      <w:r>
        <w:t xml:space="preserve"> envolve a ligação específica e forte entre enxofre e ouro, sendo uma modificação bastante estável. Uma forma de compreender essa ligação é através da teoria de ácidos e bases de Lewis, sendo o ouro uma espécie com densidade eletrônica elevada quando comparada com a do enxofre, sendo então uma base, e o enxofre um ácido.</w:t>
      </w:r>
    </w:p>
    <w:p w:rsidR="00E43E4C" w:rsidRPr="006B6973" w:rsidRDefault="75589953" w:rsidP="53A29BAE">
      <w:pPr>
        <w:spacing w:before="240" w:after="240"/>
        <w:rPr>
          <w:ins w:id="318" w:author="Adriana Carvalho" w:date="2018-04-27T00:00:00Z"/>
          <w:rFonts w:cs="Arial"/>
          <w:noProof/>
          <w:sz w:val="20"/>
          <w:szCs w:val="20"/>
          <w:lang w:eastAsia="pt-BR"/>
        </w:rPr>
      </w:pPr>
      <w:ins w:id="319" w:author="Adriana Carvalho" w:date="2018-04-27T22:18:00Z">
        <w:r w:rsidRPr="006B6973">
          <w:rPr>
            <w:b/>
            <w:sz w:val="20"/>
            <w:szCs w:val="20"/>
          </w:rPr>
          <w:t>Figura 6.</w:t>
        </w:r>
        <w:r w:rsidRPr="006B6973">
          <w:rPr>
            <w:sz w:val="20"/>
            <w:szCs w:val="20"/>
          </w:rPr>
          <w:t xml:space="preserve"> Representação das superfícies transdutoras modificadas por SAM de Cis (à esquerda) e SAM de AMP (à direita)</w:t>
        </w:r>
      </w:ins>
      <w:r w:rsidR="00BF6CA0">
        <w:rPr>
          <w:sz w:val="20"/>
          <w:szCs w:val="20"/>
        </w:rPr>
        <w:t>.</w:t>
      </w:r>
    </w:p>
    <w:p w:rsidR="00E43E4C" w:rsidRPr="003252F4" w:rsidDel="00A847DE" w:rsidRDefault="001317F5" w:rsidP="00E43E4C">
      <w:pPr>
        <w:spacing w:before="240" w:after="240"/>
        <w:jc w:val="center"/>
        <w:rPr>
          <w:ins w:id="320" w:author="Adriana Carvalho" w:date="2018-04-27T22:18:00Z"/>
          <w:del w:id="321" w:author="Adriana Carvalho" w:date="2018-04-28T18:03:00Z"/>
          <w:rFonts w:cs="Arial"/>
          <w:noProof/>
          <w:lang w:eastAsia="pt-BR"/>
        </w:rPr>
      </w:pPr>
      <w:ins w:id="322" w:author="Adriana Carvalho" w:date="2018-04-27T22:18:00Z">
        <w:r>
          <w:rPr>
            <w:rFonts w:cs="Arial"/>
            <w:noProof/>
            <w:lang w:eastAsia="pt-BR"/>
          </w:rPr>
          <w:drawing>
            <wp:inline distT="0" distB="0" distL="0" distR="0">
              <wp:extent cx="5040000" cy="2660340"/>
              <wp:effectExtent l="0" t="0" r="8255" b="6985"/>
              <wp:docPr id="15" name="Imagem 5">
                <a:extLst xmlns:a="http://schemas.openxmlformats.org/drawingml/2006/main">
                  <a:ext uri="{FF2B5EF4-FFF2-40B4-BE49-F238E27FC236}">
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78686BD5-BE6E-43D7-BB32-166C33DB2012}"/>
                  </a:ext>
                </a:extLst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Imagem 5">
                        <a:extLst>
                          <a:ext uri="{FF2B5EF4-FFF2-40B4-BE49-F238E27FC236}">
  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78686BD5-BE6E-43D7-BB32-166C33DB2012}"/>
                          </a:ext>
                        </a:extLst>
                      </pic:cNvPr>
                      <pic:cNvPicPr>
                        <a:picLocks noChangeAspect="1"/>
                      </pic:cNvPicPr>
                    </pic:nvPicPr>
                    <pic:blipFill rotWithShape="1">
                      <a:blip r:embed="rId12"/>
                      <a:srcRect l="11941" t="23819" r="18337" b="10755"/>
                      <a:stretch/>
                    </pic:blipFill>
                    <pic:spPr bwMode="auto">
                      <a:xfrm>
                        <a:off x="0" y="0"/>
                        <a:ext cx="5040000" cy="2660340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  </a:ext>
                        <a:ext uri="{53640926-AAD7-44d8-BBD7-CCE9431645EC}">
                          <a14:shadowObscured xmlns:a16="http://schemas.microsoft.com/office/drawing/2014/main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p14="http://schemas.microsoft.com/office/word/2010/wordprocessingDrawing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:rsidR="001317F5" w:rsidRDefault="001317F5">
      <w:pPr>
        <w:spacing w:before="240" w:after="240"/>
        <w:jc w:val="center"/>
        <w:pPrChange w:id="323" w:author="Adriana Carvalho" w:date="2018-04-28T18:03:00Z">
          <w:pPr>
            <w:ind w:firstLine="709"/>
          </w:pPr>
        </w:pPrChange>
      </w:pPr>
    </w:p>
    <w:p w:rsidR="003252F4" w:rsidRDefault="75589953" w:rsidP="53A29BAE">
      <w:pPr>
        <w:pStyle w:val="Legenda"/>
        <w:keepNext/>
        <w:spacing w:line="360" w:lineRule="auto"/>
        <w:rPr>
          <w:ins w:id="324" w:author="Adriana Carvalho" w:date="2018-04-28T00:00:00Z"/>
          <w:rFonts w:ascii="Arial" w:hAnsi="Arial" w:cs="Arial"/>
          <w:b w:val="0"/>
          <w:bCs w:val="0"/>
          <w:color w:val="auto"/>
          <w:sz w:val="20"/>
          <w:szCs w:val="20"/>
          <w:lang w:val="pt-BR"/>
        </w:rPr>
      </w:pPr>
      <w:r w:rsidRPr="75589953">
        <w:rPr>
          <w:rFonts w:ascii="Arial" w:hAnsi="Arial" w:cs="Arial"/>
          <w:color w:val="auto"/>
          <w:sz w:val="20"/>
          <w:szCs w:val="20"/>
        </w:rPr>
        <w:lastRenderedPageBreak/>
        <w:t>Figura 10.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</w:rPr>
        <w:t xml:space="preserve"> a) Voltamograma Cíclico das superfícies modificadas por SAM Cis (a’) e por SAM AMP (a’’). b) Representação Nyquist da EIE das superfícies modificadas por SAM Cis (b’) e por SAM AMP (b’’). Solução</w:t>
      </w:r>
      <w:r w:rsidR="00BF6CA0">
        <w:rPr>
          <w:rFonts w:ascii="Arial" w:hAnsi="Arial" w:cs="Arial"/>
          <w:b w:val="0"/>
          <w:bCs w:val="0"/>
          <w:color w:val="auto"/>
          <w:sz w:val="20"/>
          <w:szCs w:val="20"/>
        </w:rPr>
        <w:t xml:space="preserve"> eletrolítica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</w:rPr>
        <w:t xml:space="preserve">: 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lang w:val="pt-BR"/>
        </w:rPr>
        <w:t>0,1 mol L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vertAlign w:val="superscript"/>
          <w:lang w:val="pt-BR"/>
        </w:rPr>
        <w:t>-1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lang w:val="pt-BR"/>
        </w:rPr>
        <w:t xml:space="preserve"> de KCl em 1 mmol L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vertAlign w:val="superscript"/>
          <w:lang w:val="pt-BR"/>
        </w:rPr>
        <w:t>-1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lang w:val="pt-BR"/>
        </w:rPr>
        <w:t xml:space="preserve"> de K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vertAlign w:val="subscript"/>
          <w:lang w:val="pt-BR"/>
        </w:rPr>
        <w:t>4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lang w:val="pt-BR"/>
        </w:rPr>
        <w:t>Fe(CN)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vertAlign w:val="subscript"/>
          <w:lang w:val="pt-BR"/>
        </w:rPr>
        <w:t>6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lang w:val="pt-BR"/>
        </w:rPr>
        <w:t>/K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vertAlign w:val="subscript"/>
          <w:lang w:val="pt-BR"/>
        </w:rPr>
        <w:t>3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lang w:val="pt-BR"/>
        </w:rPr>
        <w:t>Fe(CN)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vertAlign w:val="subscript"/>
          <w:lang w:val="pt-BR"/>
        </w:rPr>
        <w:t>6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lang w:val="pt-BR"/>
        </w:rPr>
        <w:t xml:space="preserve">. pH = 7. T = 25 °C. </w:t>
      </w:r>
      <w:r w:rsidRPr="75589953">
        <w:rPr>
          <w:rFonts w:ascii="Arial" w:hAnsi="Arial" w:cs="Arial"/>
          <w:b w:val="0"/>
          <w:bCs w:val="0"/>
          <w:i/>
          <w:iCs/>
          <w:color w:val="auto"/>
          <w:sz w:val="20"/>
          <w:szCs w:val="20"/>
          <w:lang w:val="pt-BR"/>
        </w:rPr>
        <w:t>v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lang w:val="pt-BR"/>
        </w:rPr>
        <w:t xml:space="preserve"> = 100 mV s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vertAlign w:val="superscript"/>
          <w:lang w:val="pt-BR"/>
        </w:rPr>
        <w:t>-1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lang w:val="pt-BR"/>
        </w:rPr>
        <w:t>. E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vertAlign w:val="subscript"/>
          <w:lang w:val="pt-BR"/>
        </w:rPr>
        <w:t>DC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lang w:val="pt-BR"/>
        </w:rPr>
        <w:t>=220 mV.</w:t>
      </w:r>
      <w:del w:id="325" w:author="Adriana Carvalho" w:date="2018-04-28T18:38:00Z">
        <w:r w:rsidR="001317F5">
          <w:rPr>
            <w:noProof/>
            <w:lang w:val="pt-BR" w:eastAsia="pt-BR"/>
          </w:rPr>
          <w:drawing>
            <wp:inline distT="0" distB="0" distL="0" distR="0">
              <wp:extent cx="3608675" cy="2029880"/>
              <wp:effectExtent l="0" t="0" r="0" b="8890"/>
              <wp:docPr id="1531476597" name="pictur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"/>
                      <pic:cNvPicPr/>
                    </pic:nvPicPr>
                    <pic:blipFill>
                      <a:blip r:embed="rId13">
                        <a:extLst>
                          <a:ext uri="{53640926-AAD7-44d8-BBD7-CCE9431645EC}">
                            <a14:shadowObscured xmlns:a16="http://schemas.microsoft.com/office/drawing/2014/main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p14="http://schemas.microsoft.com/office/word/2010/wordprocessingDrawing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8675" cy="20298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1317F5" w:rsidRDefault="001317F5">
      <w:pPr>
        <w:rPr>
          <w:b/>
          <w:rPrChange w:id="326" w:author="Adriana Carvalho" w:date="2018-04-28T18:38:00Z">
            <w:rPr>
              <w:rFonts w:ascii="Arial" w:hAnsi="Arial" w:cs="Arial"/>
              <w:b w:val="0"/>
              <w:color w:val="auto"/>
              <w:sz w:val="20"/>
              <w:lang w:val="pt-BR"/>
            </w:rPr>
          </w:rPrChange>
        </w:rPr>
        <w:pPrChange w:id="327" w:author="Adriana Carvalho" w:date="2018-04-28T18:38:00Z">
          <w:pPr>
            <w:pStyle w:val="Legenda"/>
            <w:keepNext/>
            <w:spacing w:line="360" w:lineRule="auto"/>
          </w:pPr>
        </w:pPrChange>
      </w:pPr>
      <w:ins w:id="328" w:author="Adriana Carvalho" w:date="2018-04-28T18:38:00Z">
        <w:r>
          <w:rPr>
            <w:rFonts w:cs="Arial"/>
            <w:b/>
            <w:noProof/>
            <w:sz w:val="20"/>
            <w:lang w:eastAsia="pt-BR"/>
            <w:rPrChange w:id="329" w:author="Unknown">
              <w:rPr>
                <w:b w:val="0"/>
                <w:bCs w:val="0"/>
                <w:noProof/>
                <w:lang w:eastAsia="pt-BR"/>
              </w:rPr>
            </w:rPrChange>
          </w:rPr>
          <w:drawing>
            <wp:inline distT="0" distB="0" distL="0" distR="0">
              <wp:extent cx="5760000" cy="1978022"/>
              <wp:effectExtent l="0" t="0" r="0" b="3810"/>
              <wp:docPr id="20" name="Imagem 2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EAu SAM Cis.png"/>
                      <pic:cNvPicPr/>
                    </pic:nvPicPr>
                    <pic:blipFill rotWithShape="1">
                      <a:blip r:embed="rId13"/>
                      <a:srcRect l="7891" t="26779" r="5070" b="20084"/>
                      <a:stretch/>
                    </pic:blipFill>
                    <pic:spPr bwMode="auto">
                      <a:xfrm>
                        <a:off x="0" y="0"/>
                        <a:ext cx="5760000" cy="1978022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  </a:ext>
                        <a:ext uri="{53640926-AAD7-44d8-BBD7-CCE9431645EC}">
                          <a14:shadowObscured xmlns:a16="http://schemas.microsoft.com/office/drawing/2014/main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p14="http://schemas.microsoft.com/office/word/2010/wordprocessingDrawing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:rsidR="001D4515" w:rsidRDefault="75589953" w:rsidP="00613AA3">
      <w:pPr>
        <w:ind w:firstLine="709"/>
      </w:pPr>
      <w:r>
        <w:t xml:space="preserve">É observado visualmente no voltamograma para os sistemas modificados por SAM (Figura 10.a) que a </w:t>
      </w:r>
      <w:proofErr w:type="spellStart"/>
      <w:ins w:id="330" w:author="Adriana Carvalho" w:date="2018-05-02T01:56:00Z">
        <w:r>
          <w:t>j</w:t>
        </w:r>
      </w:ins>
      <w:del w:id="331" w:author="Adriana Carvalho" w:date="2018-05-02T01:56:00Z">
        <w:r>
          <w:delText>J</w:delText>
        </w:r>
      </w:del>
      <w:r w:rsidRPr="75589953">
        <w:rPr>
          <w:vertAlign w:val="subscript"/>
        </w:rPr>
        <w:t>PA</w:t>
      </w:r>
      <w:proofErr w:type="spellEnd"/>
      <w:r>
        <w:t xml:space="preserve"> para a curva de </w:t>
      </w:r>
      <w:proofErr w:type="spellStart"/>
      <w:r>
        <w:t>EAu</w:t>
      </w:r>
      <w:proofErr w:type="spellEnd"/>
      <w:r>
        <w:t xml:space="preserve">/SAM AMP é maior do que a de </w:t>
      </w:r>
      <w:proofErr w:type="spellStart"/>
      <w:r>
        <w:t>EAu</w:t>
      </w:r>
      <w:proofErr w:type="spellEnd"/>
      <w:r>
        <w:t xml:space="preserve">/SAM </w:t>
      </w:r>
      <w:proofErr w:type="spellStart"/>
      <w:r>
        <w:t>Cis</w:t>
      </w:r>
      <w:proofErr w:type="spellEnd"/>
      <w:r>
        <w:t xml:space="preserve">. Porém, quando tratamos estatisticamente (teste t, 95%) os parâmetros mostrados na tabela 3, não há mudanças significativas entre os dois sistemas. </w:t>
      </w:r>
    </w:p>
    <w:p w:rsidR="00425E48" w:rsidRPr="00425E48" w:rsidRDefault="75589953" w:rsidP="00425E48">
      <w:pPr>
        <w:ind w:firstLine="709"/>
        <w:rPr>
          <w:lang w:val="pt-PT"/>
        </w:rPr>
      </w:pPr>
      <w:r w:rsidRPr="75589953">
        <w:rPr>
          <w:lang w:val="pt-PT"/>
        </w:rPr>
        <w:t>A resistência obtida no voltamograma (Tabela 4) apresenta maior valor médio para o sistema EAu/SAM Cis, porém, como nos resultados anteriores, estatisticamente, os valores de R</w:t>
      </w:r>
      <w:r w:rsidRPr="75589953">
        <w:rPr>
          <w:vertAlign w:val="subscript"/>
          <w:lang w:val="pt-PT"/>
        </w:rPr>
        <w:t>PA</w:t>
      </w:r>
      <w:r w:rsidRPr="75589953">
        <w:rPr>
          <w:lang w:val="pt-PT"/>
        </w:rPr>
        <w:t xml:space="preserve"> e R</w:t>
      </w:r>
      <w:r w:rsidRPr="75589953">
        <w:rPr>
          <w:vertAlign w:val="subscript"/>
          <w:lang w:val="pt-PT"/>
        </w:rPr>
        <w:t>PC</w:t>
      </w:r>
      <w:r w:rsidRPr="75589953">
        <w:rPr>
          <w:lang w:val="pt-PT"/>
        </w:rPr>
        <w:t xml:space="preserve"> para os dois sistemas não difere.</w:t>
      </w:r>
    </w:p>
    <w:p w:rsidR="00086FC1" w:rsidRPr="00086FC1" w:rsidRDefault="00086FC1" w:rsidP="53A29BAE">
      <w:pPr>
        <w:pStyle w:val="Legenda"/>
        <w:keepNext/>
        <w:spacing w:line="360" w:lineRule="auto"/>
        <w:rPr>
          <w:rFonts w:ascii="Arial" w:hAnsi="Arial" w:cs="Arial"/>
          <w:b w:val="0"/>
          <w:bCs w:val="0"/>
          <w:color w:val="auto"/>
          <w:sz w:val="20"/>
          <w:szCs w:val="20"/>
        </w:rPr>
      </w:pPr>
      <w:r w:rsidRPr="53A29BAE">
        <w:rPr>
          <w:rFonts w:ascii="Arial" w:hAnsi="Arial" w:cs="Arial"/>
          <w:color w:val="auto"/>
          <w:sz w:val="20"/>
          <w:szCs w:val="20"/>
        </w:rPr>
        <w:t xml:space="preserve">Tabela </w:t>
      </w:r>
      <w:r w:rsidR="00684AA4" w:rsidRPr="53A29BAE">
        <w:fldChar w:fldCharType="begin"/>
      </w:r>
      <w:r w:rsidRPr="00086FC1">
        <w:rPr>
          <w:rFonts w:ascii="Arial" w:hAnsi="Arial" w:cs="Arial"/>
          <w:color w:val="auto"/>
          <w:sz w:val="20"/>
        </w:rPr>
        <w:instrText xml:space="preserve"> SEQ Tabela \* ARABIC </w:instrText>
      </w:r>
      <w:r w:rsidR="00684AA4" w:rsidRPr="00684AA4">
        <w:rPr>
          <w:rFonts w:ascii="Arial" w:hAnsi="Arial" w:cs="Arial"/>
          <w:color w:val="auto"/>
          <w:sz w:val="20"/>
        </w:rPr>
        <w:fldChar w:fldCharType="separate"/>
      </w:r>
      <w:r w:rsidRPr="53A29BAE">
        <w:rPr>
          <w:rFonts w:ascii="Arial" w:hAnsi="Arial" w:cs="Arial"/>
          <w:noProof/>
          <w:color w:val="auto"/>
          <w:sz w:val="20"/>
          <w:szCs w:val="20"/>
        </w:rPr>
        <w:t>3</w:t>
      </w:r>
      <w:r w:rsidR="00684AA4" w:rsidRPr="53A29BAE">
        <w:fldChar w:fldCharType="end"/>
      </w:r>
      <w:r w:rsidRPr="53A29BAE">
        <w:rPr>
          <w:rFonts w:ascii="Arial" w:hAnsi="Arial" w:cs="Arial"/>
          <w:color w:val="auto"/>
          <w:sz w:val="20"/>
          <w:szCs w:val="20"/>
        </w:rPr>
        <w:t>.</w:t>
      </w:r>
      <w:r w:rsidRPr="53A29BAE">
        <w:rPr>
          <w:rFonts w:ascii="Arial" w:hAnsi="Arial" w:cs="Arial"/>
          <w:b w:val="0"/>
          <w:bCs w:val="0"/>
          <w:color w:val="auto"/>
          <w:sz w:val="20"/>
          <w:szCs w:val="20"/>
        </w:rPr>
        <w:t xml:space="preserve"> Parâmetros obtidos da voltametria cíclica para o sistema da superfície de ouro modificada por SAM de Cis e SAM de AMP.</w:t>
      </w:r>
    </w:p>
    <w:tbl>
      <w:tblPr>
        <w:tblStyle w:val="Tabelacomgrade"/>
        <w:tblW w:w="5000" w:type="pct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/>
      </w:tblPr>
      <w:tblGrid>
        <w:gridCol w:w="1363"/>
        <w:gridCol w:w="1583"/>
        <w:gridCol w:w="1480"/>
        <w:gridCol w:w="1625"/>
        <w:gridCol w:w="1653"/>
        <w:gridCol w:w="1583"/>
        <w:tblGridChange w:id="332">
          <w:tblGrid>
            <w:gridCol w:w="360"/>
            <w:gridCol w:w="360"/>
            <w:gridCol w:w="360"/>
            <w:gridCol w:w="283"/>
            <w:gridCol w:w="77"/>
            <w:gridCol w:w="360"/>
            <w:gridCol w:w="360"/>
            <w:gridCol w:w="786"/>
            <w:gridCol w:w="1480"/>
            <w:gridCol w:w="1625"/>
            <w:gridCol w:w="1653"/>
            <w:gridCol w:w="1583"/>
          </w:tblGrid>
        </w:tblGridChange>
      </w:tblGrid>
      <w:tr w:rsidR="00BF6CA0" w:rsidRPr="00BF6CA0" w:rsidTr="00BF6CA0">
        <w:trPr>
          <w:trHeight w:val="737"/>
        </w:trPr>
        <w:tc>
          <w:tcPr>
            <w:tcW w:w="734" w:type="pct"/>
            <w:tcBorders>
              <w:top w:val="single" w:sz="4" w:space="0" w:color="auto"/>
            </w:tcBorders>
            <w:vAlign w:val="center"/>
          </w:tcPr>
          <w:p w:rsidR="000B6724" w:rsidRPr="00BF6CA0" w:rsidRDefault="53A29BAE" w:rsidP="53A29BAE">
            <w:pPr>
              <w:jc w:val="center"/>
              <w:rPr>
                <w:rFonts w:cs="Arial"/>
                <w:b/>
                <w:bCs/>
                <w:sz w:val="18"/>
                <w:szCs w:val="20"/>
              </w:rPr>
            </w:pPr>
            <w:r w:rsidRPr="00BF6CA0">
              <w:rPr>
                <w:rFonts w:cs="Arial"/>
                <w:b/>
                <w:bCs/>
                <w:sz w:val="18"/>
                <w:szCs w:val="20"/>
              </w:rPr>
              <w:t>Sistema</w:t>
            </w:r>
          </w:p>
        </w:tc>
        <w:tc>
          <w:tcPr>
            <w:tcW w:w="852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B6724" w:rsidRPr="00BF6CA0" w:rsidDel="00DE73EF" w:rsidRDefault="75589953" w:rsidP="53A29BAE">
            <w:pPr>
              <w:jc w:val="center"/>
              <w:rPr>
                <w:del w:id="333" w:author="Adriana Carvalho" w:date="2018-05-02T00:00:00Z"/>
                <w:rFonts w:cs="Arial"/>
                <w:b/>
                <w:bCs/>
                <w:sz w:val="18"/>
                <w:szCs w:val="20"/>
                <w:vertAlign w:val="subscript"/>
              </w:rPr>
            </w:pPr>
            <w:proofErr w:type="spellStart"/>
            <w:ins w:id="334" w:author="Adriana Carvalho" w:date="2018-05-02T01:54:00Z">
              <w:r w:rsidRPr="00BF6CA0">
                <w:rPr>
                  <w:sz w:val="18"/>
                  <w:szCs w:val="20"/>
                </w:rPr>
                <w:t>j</w:t>
              </w:r>
            </w:ins>
            <w:del w:id="335" w:author="Adriana Carvalho" w:date="2018-05-02T01:54:00Z">
              <w:r w:rsidRPr="00BF6CA0">
                <w:rPr>
                  <w:sz w:val="18"/>
                  <w:szCs w:val="20"/>
                </w:rPr>
                <w:delText>J</w:delText>
              </w:r>
            </w:del>
            <w:r w:rsidRPr="00BF6CA0">
              <w:rPr>
                <w:rFonts w:cs="Arial"/>
                <w:b/>
                <w:bCs/>
                <w:sz w:val="18"/>
                <w:szCs w:val="20"/>
                <w:vertAlign w:val="subscript"/>
              </w:rPr>
              <w:t>PA</w:t>
            </w:r>
            <w:proofErr w:type="spellEnd"/>
            <w:ins w:id="336" w:author="Adriana Carvalho" w:date="2018-05-02T01:54:00Z">
              <w:r w:rsidRPr="00BF6CA0">
                <w:rPr>
                  <w:sz w:val="18"/>
                  <w:szCs w:val="20"/>
                </w:rPr>
                <w:t xml:space="preserve"> </w:t>
              </w:r>
            </w:ins>
          </w:p>
          <w:p w:rsidR="000B6724" w:rsidRPr="00BF6CA0" w:rsidRDefault="53A29BAE">
            <w:pPr>
              <w:jc w:val="center"/>
              <w:rPr>
                <w:rFonts w:cs="Arial"/>
                <w:b/>
                <w:bCs/>
                <w:sz w:val="18"/>
                <w:szCs w:val="20"/>
              </w:rPr>
            </w:pPr>
            <w:r w:rsidRPr="00BF6CA0">
              <w:rPr>
                <w:rFonts w:cs="Arial"/>
                <w:b/>
                <w:bCs/>
                <w:sz w:val="18"/>
                <w:szCs w:val="20"/>
              </w:rPr>
              <w:t>(A m</w:t>
            </w:r>
            <w:r w:rsidRPr="00BF6CA0">
              <w:rPr>
                <w:rFonts w:cs="Arial"/>
                <w:b/>
                <w:bCs/>
                <w:sz w:val="18"/>
                <w:szCs w:val="20"/>
                <w:vertAlign w:val="superscript"/>
              </w:rPr>
              <w:t>-2</w:t>
            </w:r>
            <w:r w:rsidRPr="00BF6CA0">
              <w:rPr>
                <w:rFonts w:cs="Arial"/>
                <w:b/>
                <w:bCs/>
                <w:sz w:val="18"/>
                <w:szCs w:val="20"/>
              </w:rPr>
              <w:t>)</w:t>
            </w:r>
          </w:p>
        </w:tc>
        <w:tc>
          <w:tcPr>
            <w:tcW w:w="797" w:type="pct"/>
            <w:tcBorders>
              <w:top w:val="single" w:sz="4" w:space="0" w:color="auto"/>
            </w:tcBorders>
            <w:vAlign w:val="center"/>
          </w:tcPr>
          <w:p w:rsidR="000B6724" w:rsidRPr="00BF6CA0" w:rsidDel="00DE73EF" w:rsidRDefault="53A29BAE" w:rsidP="53A29BAE">
            <w:pPr>
              <w:jc w:val="center"/>
              <w:rPr>
                <w:del w:id="337" w:author="Adriana Carvalho" w:date="2018-05-02T00:00:00Z"/>
                <w:rFonts w:cs="Arial"/>
                <w:b/>
                <w:bCs/>
                <w:sz w:val="18"/>
                <w:szCs w:val="20"/>
              </w:rPr>
            </w:pPr>
            <w:r w:rsidRPr="00BF6CA0">
              <w:rPr>
                <w:rFonts w:cs="Arial"/>
                <w:b/>
                <w:bCs/>
                <w:sz w:val="18"/>
                <w:szCs w:val="20"/>
              </w:rPr>
              <w:t>E</w:t>
            </w:r>
            <w:r w:rsidRPr="00BF6CA0">
              <w:rPr>
                <w:rFonts w:cs="Arial"/>
                <w:b/>
                <w:bCs/>
                <w:sz w:val="18"/>
                <w:szCs w:val="20"/>
                <w:vertAlign w:val="subscript"/>
              </w:rPr>
              <w:t>PA</w:t>
            </w:r>
            <w:ins w:id="338" w:author="Adriana Carvalho" w:date="2018-05-02T01:54:00Z">
              <w:r w:rsidRPr="00BF6CA0">
                <w:rPr>
                  <w:sz w:val="18"/>
                  <w:szCs w:val="20"/>
                </w:rPr>
                <w:t xml:space="preserve"> </w:t>
              </w:r>
            </w:ins>
          </w:p>
          <w:p w:rsidR="000B6724" w:rsidRPr="00BF6CA0" w:rsidRDefault="53A29BAE">
            <w:pPr>
              <w:jc w:val="center"/>
              <w:rPr>
                <w:rFonts w:cs="Arial"/>
                <w:b/>
                <w:bCs/>
                <w:sz w:val="18"/>
                <w:szCs w:val="20"/>
              </w:rPr>
            </w:pPr>
            <w:r w:rsidRPr="00BF6CA0">
              <w:rPr>
                <w:rFonts w:cs="Arial"/>
                <w:b/>
                <w:bCs/>
                <w:sz w:val="18"/>
                <w:szCs w:val="20"/>
              </w:rPr>
              <w:t>(V)</w:t>
            </w:r>
          </w:p>
        </w:tc>
        <w:tc>
          <w:tcPr>
            <w:tcW w:w="875" w:type="pct"/>
            <w:tcBorders>
              <w:top w:val="single" w:sz="4" w:space="0" w:color="auto"/>
            </w:tcBorders>
            <w:vAlign w:val="center"/>
          </w:tcPr>
          <w:p w:rsidR="000B6724" w:rsidRPr="00BF6CA0" w:rsidDel="00DE73EF" w:rsidRDefault="75589953" w:rsidP="53A29BAE">
            <w:pPr>
              <w:jc w:val="center"/>
              <w:rPr>
                <w:del w:id="339" w:author="Adriana Carvalho" w:date="2018-05-02T00:00:00Z"/>
                <w:rFonts w:cs="Arial"/>
                <w:b/>
                <w:bCs/>
                <w:sz w:val="18"/>
                <w:szCs w:val="20"/>
              </w:rPr>
            </w:pPr>
            <w:proofErr w:type="spellStart"/>
            <w:ins w:id="340" w:author="Adriana Carvalho" w:date="2018-05-02T01:54:00Z">
              <w:r w:rsidRPr="00BF6CA0">
                <w:rPr>
                  <w:sz w:val="18"/>
                  <w:szCs w:val="20"/>
                </w:rPr>
                <w:t>j</w:t>
              </w:r>
            </w:ins>
            <w:del w:id="341" w:author="Adriana Carvalho" w:date="2018-05-02T01:54:00Z">
              <w:r w:rsidRPr="00BF6CA0">
                <w:rPr>
                  <w:sz w:val="18"/>
                  <w:szCs w:val="20"/>
                </w:rPr>
                <w:delText>J</w:delText>
              </w:r>
            </w:del>
            <w:r w:rsidRPr="00BF6CA0">
              <w:rPr>
                <w:rFonts w:cs="Arial"/>
                <w:b/>
                <w:bCs/>
                <w:sz w:val="18"/>
                <w:szCs w:val="20"/>
                <w:vertAlign w:val="subscript"/>
              </w:rPr>
              <w:t>PC</w:t>
            </w:r>
            <w:proofErr w:type="spellEnd"/>
            <w:ins w:id="342" w:author="Adriana Carvalho" w:date="2018-05-02T01:54:00Z">
              <w:r w:rsidRPr="00BF6CA0">
                <w:rPr>
                  <w:sz w:val="18"/>
                  <w:szCs w:val="20"/>
                </w:rPr>
                <w:t xml:space="preserve"> </w:t>
              </w:r>
            </w:ins>
          </w:p>
          <w:p w:rsidR="000B6724" w:rsidRPr="00BF6CA0" w:rsidRDefault="53A29BAE">
            <w:pPr>
              <w:jc w:val="center"/>
              <w:rPr>
                <w:rFonts w:cs="Arial"/>
                <w:b/>
                <w:bCs/>
                <w:sz w:val="18"/>
                <w:szCs w:val="20"/>
              </w:rPr>
            </w:pPr>
            <w:r w:rsidRPr="00BF6CA0">
              <w:rPr>
                <w:rFonts w:cs="Arial"/>
                <w:b/>
                <w:bCs/>
                <w:sz w:val="18"/>
                <w:szCs w:val="20"/>
              </w:rPr>
              <w:t>(A m</w:t>
            </w:r>
            <w:r w:rsidRPr="00BF6CA0">
              <w:rPr>
                <w:rFonts w:cs="Arial"/>
                <w:b/>
                <w:bCs/>
                <w:sz w:val="18"/>
                <w:szCs w:val="20"/>
                <w:vertAlign w:val="superscript"/>
              </w:rPr>
              <w:t>-2</w:t>
            </w:r>
            <w:r w:rsidRPr="00BF6CA0">
              <w:rPr>
                <w:rFonts w:cs="Arial"/>
                <w:b/>
                <w:bCs/>
                <w:sz w:val="18"/>
                <w:szCs w:val="20"/>
              </w:rPr>
              <w:t>)</w:t>
            </w:r>
          </w:p>
        </w:tc>
        <w:tc>
          <w:tcPr>
            <w:tcW w:w="890" w:type="pct"/>
            <w:tcBorders>
              <w:top w:val="single" w:sz="4" w:space="0" w:color="auto"/>
            </w:tcBorders>
            <w:vAlign w:val="center"/>
          </w:tcPr>
          <w:p w:rsidR="000B6724" w:rsidRPr="00BF6CA0" w:rsidRDefault="53A29BAE" w:rsidP="006B6973">
            <w:pPr>
              <w:jc w:val="center"/>
              <w:rPr>
                <w:rFonts w:cs="Arial"/>
                <w:b/>
                <w:bCs/>
                <w:sz w:val="18"/>
                <w:szCs w:val="20"/>
              </w:rPr>
            </w:pPr>
            <w:r w:rsidRPr="00BF6CA0">
              <w:rPr>
                <w:rFonts w:cs="Arial"/>
                <w:b/>
                <w:bCs/>
                <w:sz w:val="18"/>
                <w:szCs w:val="20"/>
              </w:rPr>
              <w:t>E</w:t>
            </w:r>
            <w:r w:rsidRPr="00BF6CA0">
              <w:rPr>
                <w:rFonts w:cs="Arial"/>
                <w:b/>
                <w:bCs/>
                <w:sz w:val="18"/>
                <w:szCs w:val="20"/>
                <w:vertAlign w:val="subscript"/>
              </w:rPr>
              <w:t>PC</w:t>
            </w:r>
            <w:r w:rsidR="006B6973" w:rsidRPr="00BF6CA0">
              <w:rPr>
                <w:rFonts w:cs="Arial"/>
                <w:b/>
                <w:bCs/>
                <w:sz w:val="18"/>
                <w:szCs w:val="20"/>
                <w:vertAlign w:val="subscript"/>
              </w:rPr>
              <w:t xml:space="preserve"> </w:t>
            </w:r>
            <w:r w:rsidRPr="00BF6CA0">
              <w:rPr>
                <w:rFonts w:cs="Arial"/>
                <w:b/>
                <w:bCs/>
                <w:sz w:val="18"/>
                <w:szCs w:val="20"/>
              </w:rPr>
              <w:t>(V)</w:t>
            </w:r>
          </w:p>
        </w:tc>
        <w:tc>
          <w:tcPr>
            <w:tcW w:w="852" w:type="pct"/>
            <w:tcBorders>
              <w:top w:val="single" w:sz="4" w:space="0" w:color="auto"/>
            </w:tcBorders>
            <w:vAlign w:val="center"/>
          </w:tcPr>
          <w:p w:rsidR="000B6724" w:rsidRPr="00BF6CA0" w:rsidRDefault="53A29BAE" w:rsidP="006B6973">
            <w:pPr>
              <w:jc w:val="center"/>
              <w:rPr>
                <w:rFonts w:cs="Arial"/>
                <w:b/>
                <w:bCs/>
                <w:sz w:val="18"/>
                <w:szCs w:val="20"/>
              </w:rPr>
            </w:pPr>
            <w:r w:rsidRPr="00BF6CA0">
              <w:rPr>
                <w:rFonts w:cs="Arial"/>
                <w:b/>
                <w:bCs/>
                <w:sz w:val="18"/>
                <w:szCs w:val="20"/>
              </w:rPr>
              <w:t>∆E</w:t>
            </w:r>
            <w:r w:rsidRPr="00BF6CA0">
              <w:rPr>
                <w:rFonts w:cs="Arial"/>
                <w:b/>
                <w:bCs/>
                <w:sz w:val="18"/>
                <w:szCs w:val="20"/>
                <w:vertAlign w:val="subscript"/>
              </w:rPr>
              <w:t>P</w:t>
            </w:r>
            <w:r w:rsidR="006B6973" w:rsidRPr="00BF6CA0">
              <w:rPr>
                <w:rFonts w:cs="Arial"/>
                <w:b/>
                <w:bCs/>
                <w:sz w:val="18"/>
                <w:szCs w:val="20"/>
                <w:vertAlign w:val="subscript"/>
              </w:rPr>
              <w:t xml:space="preserve"> </w:t>
            </w:r>
            <w:r w:rsidRPr="00BF6CA0">
              <w:rPr>
                <w:rFonts w:cs="Arial"/>
                <w:b/>
                <w:bCs/>
                <w:sz w:val="18"/>
                <w:szCs w:val="20"/>
              </w:rPr>
              <w:t>(V)</w:t>
            </w:r>
          </w:p>
        </w:tc>
      </w:tr>
      <w:tr w:rsidR="000B6724" w:rsidRPr="00BF6CA0" w:rsidTr="00BF6CA0">
        <w:tblPrEx>
          <w:tblW w:w="5000" w:type="pct"/>
          <w:tblBorders>
            <w:left w:val="none" w:sz="0" w:space="0" w:color="auto"/>
            <w:right w:val="none" w:sz="0" w:space="0" w:color="auto"/>
            <w:insideV w:val="none" w:sz="0" w:space="0" w:color="auto"/>
          </w:tblBorders>
          <w:tblPrExChange w:id="343" w:author="Adriana Carvalho" w:date="2018-05-02T02:06:00Z">
            <w:tblPrEx>
              <w:tblW w:w="5000" w:type="pct"/>
              <w:jc w:val="center"/>
              <w:tblBorders>
                <w:left w:val="none" w:sz="0" w:space="0" w:color="auto"/>
                <w:right w:val="none" w:sz="0" w:space="0" w:color="auto"/>
                <w:insideV w:val="none" w:sz="0" w:space="0" w:color="auto"/>
              </w:tblBorders>
            </w:tblPrEx>
          </w:tblPrExChange>
        </w:tblPrEx>
        <w:trPr>
          <w:trHeight w:val="737"/>
          <w:trPrChange w:id="344" w:author="Adriana Carvalho" w:date="2018-05-02T02:06:00Z">
            <w:trPr>
              <w:gridAfter w:val="0"/>
              <w:trHeight w:val="737"/>
              <w:jc w:val="center"/>
            </w:trPr>
          </w:trPrChange>
        </w:trPr>
        <w:tc>
          <w:tcPr>
            <w:tcW w:w="734" w:type="pct"/>
            <w:vAlign w:val="center"/>
            <w:tcPrChange w:id="345" w:author="Adriana Carvalho" w:date="2018-05-02T02:06:00Z">
              <w:tcPr>
                <w:tcW w:w="682" w:type="pct"/>
                <w:vAlign w:val="center"/>
              </w:tcPr>
            </w:tcPrChange>
          </w:tcPr>
          <w:p w:rsidR="000B6724" w:rsidRPr="00BF6CA0" w:rsidRDefault="75589953" w:rsidP="53A29BAE">
            <w:pPr>
              <w:jc w:val="center"/>
              <w:rPr>
                <w:rFonts w:cs="Arial"/>
                <w:b/>
                <w:sz w:val="18"/>
                <w:szCs w:val="20"/>
              </w:rPr>
            </w:pPr>
            <w:proofErr w:type="spellStart"/>
            <w:r w:rsidRPr="00BF6CA0">
              <w:rPr>
                <w:rFonts w:cs="Arial"/>
                <w:b/>
                <w:sz w:val="18"/>
                <w:szCs w:val="20"/>
              </w:rPr>
              <w:t>EAu</w:t>
            </w:r>
            <w:proofErr w:type="spellEnd"/>
            <w:r w:rsidRPr="00BF6CA0">
              <w:rPr>
                <w:rFonts w:cs="Arial"/>
                <w:b/>
                <w:sz w:val="18"/>
                <w:szCs w:val="20"/>
              </w:rPr>
              <w:t xml:space="preserve">/SAM </w:t>
            </w:r>
            <w:proofErr w:type="spellStart"/>
            <w:r w:rsidRPr="00BF6CA0">
              <w:rPr>
                <w:rFonts w:cs="Arial"/>
                <w:b/>
                <w:sz w:val="18"/>
                <w:szCs w:val="20"/>
              </w:rPr>
              <w:t>Cis</w:t>
            </w:r>
            <w:proofErr w:type="spellEnd"/>
          </w:p>
        </w:tc>
        <w:tc>
          <w:tcPr>
            <w:tcW w:w="852" w:type="pct"/>
            <w:tcBorders>
              <w:top w:val="single" w:sz="4" w:space="0" w:color="auto"/>
              <w:bottom w:val="single" w:sz="4" w:space="0" w:color="auto"/>
            </w:tcBorders>
            <w:vAlign w:val="center"/>
            <w:tcPrChange w:id="346" w:author="Adriana Carvalho" w:date="2018-05-02T02:06:00Z">
              <w:tcPr>
                <w:tcW w:w="718" w:type="pct"/>
                <w:tcBorders>
                  <w:top w:val="single" w:sz="4" w:space="0" w:color="auto"/>
                  <w:bottom w:val="single" w:sz="4" w:space="0" w:color="auto"/>
                </w:tcBorders>
                <w:vAlign w:val="center"/>
              </w:tcPr>
            </w:tcPrChange>
          </w:tcPr>
          <w:p w:rsidR="000B6724" w:rsidRPr="00BF6CA0" w:rsidRDefault="53A29BAE" w:rsidP="53A29BAE">
            <w:pPr>
              <w:jc w:val="center"/>
              <w:rPr>
                <w:rFonts w:cs="Arial"/>
                <w:sz w:val="18"/>
                <w:szCs w:val="20"/>
              </w:rPr>
            </w:pPr>
            <w:r w:rsidRPr="00BF6CA0">
              <w:rPr>
                <w:rFonts w:cs="Arial"/>
                <w:sz w:val="18"/>
                <w:szCs w:val="20"/>
              </w:rPr>
              <w:t>3,</w:t>
            </w:r>
            <w:ins w:id="347" w:author="Adriana Carvalho" w:date="2018-04-28T21:09:00Z">
              <w:r w:rsidRPr="00BF6CA0">
                <w:rPr>
                  <w:sz w:val="18"/>
                  <w:szCs w:val="20"/>
                </w:rPr>
                <w:t>4</w:t>
              </w:r>
            </w:ins>
            <w:del w:id="348" w:author="Adriana Carvalho" w:date="2018-04-28T21:09:00Z">
              <w:r w:rsidRPr="00BF6CA0">
                <w:rPr>
                  <w:sz w:val="18"/>
                  <w:szCs w:val="20"/>
                </w:rPr>
                <w:delText>39627</w:delText>
              </w:r>
            </w:del>
            <w:r w:rsidRPr="00BF6CA0">
              <w:rPr>
                <w:rFonts w:cs="Arial"/>
                <w:sz w:val="18"/>
                <w:szCs w:val="20"/>
              </w:rPr>
              <w:t xml:space="preserve"> ± 0,2</w:t>
            </w:r>
            <w:del w:id="349" w:author="Adriana Carvalho" w:date="2018-04-28T21:09:00Z">
              <w:r w:rsidRPr="00BF6CA0">
                <w:rPr>
                  <w:sz w:val="18"/>
                  <w:szCs w:val="20"/>
                </w:rPr>
                <w:delText>1955</w:delText>
              </w:r>
            </w:del>
          </w:p>
        </w:tc>
        <w:tc>
          <w:tcPr>
            <w:tcW w:w="797" w:type="pct"/>
            <w:vAlign w:val="center"/>
            <w:tcPrChange w:id="350" w:author="Adriana Carvalho" w:date="2018-05-02T02:06:00Z">
              <w:tcPr>
                <w:tcW w:w="665" w:type="pct"/>
                <w:vAlign w:val="center"/>
              </w:tcPr>
            </w:tcPrChange>
          </w:tcPr>
          <w:p w:rsidR="000B6724" w:rsidRPr="00BF6CA0" w:rsidRDefault="53A29BAE" w:rsidP="53A29BAE">
            <w:pPr>
              <w:jc w:val="center"/>
              <w:rPr>
                <w:rFonts w:cs="Arial"/>
                <w:sz w:val="18"/>
                <w:szCs w:val="20"/>
              </w:rPr>
            </w:pPr>
            <w:r w:rsidRPr="00BF6CA0">
              <w:rPr>
                <w:rFonts w:cs="Arial"/>
                <w:sz w:val="18"/>
                <w:szCs w:val="20"/>
              </w:rPr>
              <w:t>0,253</w:t>
            </w:r>
            <w:del w:id="351" w:author="Adriana Carvalho" w:date="2018-04-28T21:09:00Z">
              <w:r w:rsidRPr="00BF6CA0">
                <w:rPr>
                  <w:sz w:val="18"/>
                  <w:szCs w:val="20"/>
                </w:rPr>
                <w:delText>31</w:delText>
              </w:r>
            </w:del>
            <w:r w:rsidRPr="00BF6CA0">
              <w:rPr>
                <w:rFonts w:cs="Arial"/>
                <w:sz w:val="18"/>
                <w:szCs w:val="20"/>
              </w:rPr>
              <w:t xml:space="preserve"> ± 0,003</w:t>
            </w:r>
            <w:del w:id="352" w:author="Adriana Carvalho" w:date="2018-04-28T21:09:00Z">
              <w:r w:rsidRPr="00BF6CA0">
                <w:rPr>
                  <w:sz w:val="18"/>
                  <w:szCs w:val="20"/>
                </w:rPr>
                <w:delText>07</w:delText>
              </w:r>
            </w:del>
          </w:p>
        </w:tc>
        <w:tc>
          <w:tcPr>
            <w:tcW w:w="875" w:type="pct"/>
            <w:vAlign w:val="center"/>
            <w:tcPrChange w:id="353" w:author="Adriana Carvalho" w:date="2018-05-02T02:06:00Z">
              <w:tcPr>
                <w:tcW w:w="733" w:type="pct"/>
                <w:gridSpan w:val="2"/>
                <w:vAlign w:val="center"/>
              </w:tcPr>
            </w:tcPrChange>
          </w:tcPr>
          <w:p w:rsidR="000B6724" w:rsidRPr="00BF6CA0" w:rsidRDefault="53A29BAE" w:rsidP="53A29BAE">
            <w:pPr>
              <w:jc w:val="center"/>
              <w:rPr>
                <w:rFonts w:cs="Arial"/>
                <w:sz w:val="18"/>
                <w:szCs w:val="20"/>
              </w:rPr>
            </w:pPr>
            <w:r w:rsidRPr="00BF6CA0">
              <w:rPr>
                <w:rFonts w:cs="Arial"/>
                <w:sz w:val="18"/>
                <w:szCs w:val="20"/>
              </w:rPr>
              <w:t>-3,</w:t>
            </w:r>
            <w:ins w:id="354" w:author="Adriana Carvalho" w:date="2018-04-28T21:10:00Z">
              <w:r w:rsidRPr="00BF6CA0">
                <w:rPr>
                  <w:sz w:val="18"/>
                  <w:szCs w:val="20"/>
                </w:rPr>
                <w:t>3</w:t>
              </w:r>
            </w:ins>
            <w:del w:id="355" w:author="Adriana Carvalho" w:date="2018-04-28T21:10:00Z">
              <w:r w:rsidRPr="00BF6CA0">
                <w:rPr>
                  <w:sz w:val="18"/>
                  <w:szCs w:val="20"/>
                </w:rPr>
                <w:delText>27754</w:delText>
              </w:r>
            </w:del>
            <w:r w:rsidRPr="00BF6CA0">
              <w:rPr>
                <w:rFonts w:cs="Arial"/>
                <w:sz w:val="18"/>
                <w:szCs w:val="20"/>
              </w:rPr>
              <w:t xml:space="preserve"> ± 0,1</w:t>
            </w:r>
            <w:del w:id="356" w:author="Adriana Carvalho" w:date="2018-04-28T21:10:00Z">
              <w:r w:rsidRPr="00BF6CA0">
                <w:rPr>
                  <w:sz w:val="18"/>
                  <w:szCs w:val="20"/>
                </w:rPr>
                <w:delText>3632</w:delText>
              </w:r>
            </w:del>
          </w:p>
        </w:tc>
        <w:tc>
          <w:tcPr>
            <w:tcW w:w="890" w:type="pct"/>
            <w:vAlign w:val="center"/>
            <w:tcPrChange w:id="357" w:author="Adriana Carvalho" w:date="2018-05-02T02:06:00Z">
              <w:tcPr>
                <w:tcW w:w="742" w:type="pct"/>
                <w:vAlign w:val="center"/>
              </w:tcPr>
            </w:tcPrChange>
          </w:tcPr>
          <w:p w:rsidR="000B6724" w:rsidRPr="00BF6CA0" w:rsidRDefault="53A29BAE" w:rsidP="53A29BAE">
            <w:pPr>
              <w:jc w:val="center"/>
              <w:rPr>
                <w:rFonts w:cs="Arial"/>
                <w:sz w:val="18"/>
                <w:szCs w:val="20"/>
              </w:rPr>
            </w:pPr>
            <w:r w:rsidRPr="00BF6CA0">
              <w:rPr>
                <w:rFonts w:cs="Arial"/>
                <w:sz w:val="18"/>
                <w:szCs w:val="20"/>
              </w:rPr>
              <w:t>0,181</w:t>
            </w:r>
            <w:del w:id="358" w:author="Adriana Carvalho" w:date="2018-04-28T21:10:00Z">
              <w:r w:rsidRPr="00BF6CA0">
                <w:rPr>
                  <w:sz w:val="18"/>
                  <w:szCs w:val="20"/>
                </w:rPr>
                <w:delText>11</w:delText>
              </w:r>
            </w:del>
            <w:r w:rsidRPr="00BF6CA0">
              <w:rPr>
                <w:rFonts w:cs="Arial"/>
                <w:sz w:val="18"/>
                <w:szCs w:val="20"/>
              </w:rPr>
              <w:t xml:space="preserve"> ± 0,002</w:t>
            </w:r>
            <w:del w:id="359" w:author="Adriana Carvalho" w:date="2018-04-28T21:10:00Z">
              <w:r w:rsidRPr="00BF6CA0">
                <w:rPr>
                  <w:sz w:val="18"/>
                  <w:szCs w:val="20"/>
                </w:rPr>
                <w:delText>50</w:delText>
              </w:r>
            </w:del>
          </w:p>
        </w:tc>
        <w:tc>
          <w:tcPr>
            <w:tcW w:w="852" w:type="pct"/>
            <w:vAlign w:val="center"/>
            <w:tcPrChange w:id="360" w:author="Adriana Carvalho" w:date="2018-05-02T02:06:00Z">
              <w:tcPr>
                <w:tcW w:w="719" w:type="pct"/>
                <w:vAlign w:val="center"/>
              </w:tcPr>
            </w:tcPrChange>
          </w:tcPr>
          <w:p w:rsidR="000B6724" w:rsidRPr="00BF6CA0" w:rsidRDefault="53A29BAE" w:rsidP="53A29BAE">
            <w:pPr>
              <w:jc w:val="center"/>
              <w:rPr>
                <w:rFonts w:cs="Arial"/>
                <w:sz w:val="18"/>
                <w:szCs w:val="20"/>
              </w:rPr>
            </w:pPr>
            <w:r w:rsidRPr="00BF6CA0">
              <w:rPr>
                <w:rFonts w:cs="Arial"/>
                <w:sz w:val="18"/>
                <w:szCs w:val="20"/>
              </w:rPr>
              <w:t>0,072</w:t>
            </w:r>
            <w:del w:id="361" w:author="Adriana Carvalho" w:date="2018-04-28T21:10:00Z">
              <w:r w:rsidRPr="00BF6CA0">
                <w:rPr>
                  <w:sz w:val="18"/>
                  <w:szCs w:val="20"/>
                </w:rPr>
                <w:delText>20</w:delText>
              </w:r>
            </w:del>
            <w:r w:rsidRPr="00BF6CA0">
              <w:rPr>
                <w:rFonts w:cs="Arial"/>
                <w:sz w:val="18"/>
                <w:szCs w:val="20"/>
              </w:rPr>
              <w:t xml:space="preserve"> ± 0,00</w:t>
            </w:r>
            <w:ins w:id="362" w:author="Adriana Carvalho" w:date="2018-04-28T21:10:00Z">
              <w:r w:rsidRPr="00BF6CA0">
                <w:rPr>
                  <w:sz w:val="18"/>
                  <w:szCs w:val="20"/>
                </w:rPr>
                <w:t>4</w:t>
              </w:r>
            </w:ins>
            <w:del w:id="363" w:author="Adriana Carvalho" w:date="2018-04-28T21:10:00Z">
              <w:r w:rsidRPr="00BF6CA0">
                <w:rPr>
                  <w:sz w:val="18"/>
                  <w:szCs w:val="20"/>
                </w:rPr>
                <w:delText>396</w:delText>
              </w:r>
            </w:del>
          </w:p>
        </w:tc>
      </w:tr>
      <w:tr w:rsidR="000B6724" w:rsidRPr="00BF6CA0" w:rsidTr="00BF6CA0">
        <w:tblPrEx>
          <w:tblW w:w="5000" w:type="pct"/>
          <w:tblBorders>
            <w:left w:val="none" w:sz="0" w:space="0" w:color="auto"/>
            <w:right w:val="none" w:sz="0" w:space="0" w:color="auto"/>
            <w:insideV w:val="none" w:sz="0" w:space="0" w:color="auto"/>
          </w:tblBorders>
          <w:tblPrExChange w:id="364" w:author="Adriana Carvalho" w:date="2018-05-02T02:06:00Z">
            <w:tblPrEx>
              <w:tblW w:w="5000" w:type="pct"/>
              <w:jc w:val="center"/>
              <w:tblBorders>
                <w:left w:val="none" w:sz="0" w:space="0" w:color="auto"/>
                <w:right w:val="none" w:sz="0" w:space="0" w:color="auto"/>
                <w:insideV w:val="none" w:sz="0" w:space="0" w:color="auto"/>
              </w:tblBorders>
            </w:tblPrEx>
          </w:tblPrExChange>
        </w:tblPrEx>
        <w:trPr>
          <w:trHeight w:val="737"/>
          <w:trPrChange w:id="365" w:author="Adriana Carvalho" w:date="2018-05-02T02:06:00Z">
            <w:trPr>
              <w:gridAfter w:val="0"/>
              <w:trHeight w:val="737"/>
              <w:jc w:val="center"/>
            </w:trPr>
          </w:trPrChange>
        </w:trPr>
        <w:tc>
          <w:tcPr>
            <w:tcW w:w="734" w:type="pct"/>
            <w:tcBorders>
              <w:bottom w:val="single" w:sz="18" w:space="0" w:color="auto"/>
            </w:tcBorders>
            <w:vAlign w:val="center"/>
            <w:tcPrChange w:id="366" w:author="Adriana Carvalho" w:date="2018-05-02T02:06:00Z">
              <w:tcPr>
                <w:tcW w:w="682" w:type="pct"/>
                <w:tcBorders>
                  <w:bottom w:val="single" w:sz="18" w:space="0" w:color="auto"/>
                </w:tcBorders>
                <w:vAlign w:val="center"/>
              </w:tcPr>
            </w:tcPrChange>
          </w:tcPr>
          <w:p w:rsidR="000B6724" w:rsidRPr="00BF6CA0" w:rsidRDefault="75589953" w:rsidP="53A29BAE">
            <w:pPr>
              <w:jc w:val="center"/>
              <w:rPr>
                <w:rFonts w:cs="Arial"/>
                <w:b/>
                <w:sz w:val="18"/>
                <w:szCs w:val="20"/>
              </w:rPr>
            </w:pPr>
            <w:proofErr w:type="spellStart"/>
            <w:r w:rsidRPr="00BF6CA0">
              <w:rPr>
                <w:rFonts w:cs="Arial"/>
                <w:b/>
                <w:sz w:val="18"/>
                <w:szCs w:val="20"/>
              </w:rPr>
              <w:t>EAu</w:t>
            </w:r>
            <w:proofErr w:type="spellEnd"/>
            <w:r w:rsidRPr="00BF6CA0">
              <w:rPr>
                <w:rFonts w:cs="Arial"/>
                <w:b/>
                <w:sz w:val="18"/>
                <w:szCs w:val="20"/>
              </w:rPr>
              <w:t>/SAM AMP</w:t>
            </w:r>
          </w:p>
        </w:tc>
        <w:tc>
          <w:tcPr>
            <w:tcW w:w="852" w:type="pct"/>
            <w:tcBorders>
              <w:top w:val="single" w:sz="4" w:space="0" w:color="auto"/>
              <w:bottom w:val="single" w:sz="18" w:space="0" w:color="auto"/>
            </w:tcBorders>
            <w:vAlign w:val="center"/>
            <w:tcPrChange w:id="367" w:author="Adriana Carvalho" w:date="2018-05-02T02:06:00Z">
              <w:tcPr>
                <w:tcW w:w="718" w:type="pct"/>
                <w:tcBorders>
                  <w:top w:val="single" w:sz="4" w:space="0" w:color="auto"/>
                  <w:bottom w:val="single" w:sz="18" w:space="0" w:color="auto"/>
                </w:tcBorders>
                <w:vAlign w:val="center"/>
              </w:tcPr>
            </w:tcPrChange>
          </w:tcPr>
          <w:p w:rsidR="000B6724" w:rsidRPr="00BF6CA0" w:rsidRDefault="53A29BAE" w:rsidP="53A29BAE">
            <w:pPr>
              <w:jc w:val="center"/>
              <w:rPr>
                <w:rFonts w:cs="Arial"/>
                <w:sz w:val="18"/>
                <w:szCs w:val="20"/>
              </w:rPr>
            </w:pPr>
            <w:r w:rsidRPr="00BF6CA0">
              <w:rPr>
                <w:rFonts w:cs="Arial"/>
                <w:sz w:val="18"/>
                <w:szCs w:val="20"/>
              </w:rPr>
              <w:t>3,4</w:t>
            </w:r>
            <w:del w:id="368" w:author="Adriana Carvalho" w:date="2018-04-28T21:17:00Z">
              <w:r w:rsidRPr="00BF6CA0">
                <w:rPr>
                  <w:sz w:val="18"/>
                  <w:szCs w:val="20"/>
                </w:rPr>
                <w:delText>4613</w:delText>
              </w:r>
            </w:del>
            <w:r w:rsidRPr="00BF6CA0">
              <w:rPr>
                <w:rFonts w:cs="Arial"/>
                <w:sz w:val="18"/>
                <w:szCs w:val="20"/>
              </w:rPr>
              <w:t xml:space="preserve"> ± 0,</w:t>
            </w:r>
            <w:ins w:id="369" w:author="Adriana Carvalho" w:date="2018-04-28T21:17:00Z">
              <w:r w:rsidRPr="00BF6CA0">
                <w:rPr>
                  <w:sz w:val="18"/>
                  <w:szCs w:val="20"/>
                </w:rPr>
                <w:t>2</w:t>
              </w:r>
            </w:ins>
            <w:del w:id="370" w:author="Adriana Carvalho" w:date="2018-04-28T21:17:00Z">
              <w:r w:rsidRPr="00BF6CA0">
                <w:rPr>
                  <w:sz w:val="18"/>
                  <w:szCs w:val="20"/>
                </w:rPr>
                <w:delText>18034</w:delText>
              </w:r>
            </w:del>
          </w:p>
        </w:tc>
        <w:tc>
          <w:tcPr>
            <w:tcW w:w="797" w:type="pct"/>
            <w:tcBorders>
              <w:bottom w:val="single" w:sz="18" w:space="0" w:color="auto"/>
            </w:tcBorders>
            <w:vAlign w:val="center"/>
            <w:tcPrChange w:id="371" w:author="Adriana Carvalho" w:date="2018-05-02T02:06:00Z">
              <w:tcPr>
                <w:tcW w:w="665" w:type="pct"/>
                <w:tcBorders>
                  <w:bottom w:val="single" w:sz="18" w:space="0" w:color="auto"/>
                </w:tcBorders>
                <w:vAlign w:val="center"/>
              </w:tcPr>
            </w:tcPrChange>
          </w:tcPr>
          <w:p w:rsidR="000B6724" w:rsidRPr="00BF6CA0" w:rsidRDefault="53A29BAE" w:rsidP="53A29BAE">
            <w:pPr>
              <w:jc w:val="center"/>
              <w:rPr>
                <w:rFonts w:cs="Arial"/>
                <w:sz w:val="18"/>
                <w:szCs w:val="20"/>
              </w:rPr>
            </w:pPr>
            <w:r w:rsidRPr="00BF6CA0">
              <w:rPr>
                <w:rFonts w:cs="Arial"/>
                <w:sz w:val="18"/>
                <w:szCs w:val="20"/>
              </w:rPr>
              <w:t>0,256</w:t>
            </w:r>
            <w:del w:id="372" w:author="Adriana Carvalho" w:date="2018-04-28T21:17:00Z">
              <w:r w:rsidRPr="00BF6CA0">
                <w:rPr>
                  <w:sz w:val="18"/>
                  <w:szCs w:val="20"/>
                </w:rPr>
                <w:delText>16</w:delText>
              </w:r>
            </w:del>
            <w:r w:rsidRPr="00BF6CA0">
              <w:rPr>
                <w:rFonts w:cs="Arial"/>
                <w:sz w:val="18"/>
                <w:szCs w:val="20"/>
              </w:rPr>
              <w:t xml:space="preserve"> ± 0,005</w:t>
            </w:r>
            <w:del w:id="373" w:author="Adriana Carvalho" w:date="2018-04-28T21:17:00Z">
              <w:r w:rsidRPr="00BF6CA0">
                <w:rPr>
                  <w:sz w:val="18"/>
                  <w:szCs w:val="20"/>
                </w:rPr>
                <w:delText>31</w:delText>
              </w:r>
            </w:del>
          </w:p>
        </w:tc>
        <w:tc>
          <w:tcPr>
            <w:tcW w:w="875" w:type="pct"/>
            <w:tcBorders>
              <w:bottom w:val="single" w:sz="18" w:space="0" w:color="auto"/>
            </w:tcBorders>
            <w:vAlign w:val="center"/>
            <w:tcPrChange w:id="374" w:author="Adriana Carvalho" w:date="2018-05-02T02:06:00Z">
              <w:tcPr>
                <w:tcW w:w="733" w:type="pct"/>
                <w:gridSpan w:val="2"/>
                <w:tcBorders>
                  <w:bottom w:val="single" w:sz="18" w:space="0" w:color="auto"/>
                </w:tcBorders>
                <w:vAlign w:val="center"/>
              </w:tcPr>
            </w:tcPrChange>
          </w:tcPr>
          <w:p w:rsidR="000B6724" w:rsidRPr="00BF6CA0" w:rsidRDefault="53A29BAE" w:rsidP="53A29BAE">
            <w:pPr>
              <w:jc w:val="center"/>
              <w:rPr>
                <w:rFonts w:cs="Arial"/>
                <w:sz w:val="18"/>
                <w:szCs w:val="20"/>
              </w:rPr>
            </w:pPr>
            <w:r w:rsidRPr="00BF6CA0">
              <w:rPr>
                <w:rFonts w:cs="Arial"/>
                <w:sz w:val="18"/>
                <w:szCs w:val="20"/>
              </w:rPr>
              <w:t>-3,3</w:t>
            </w:r>
            <w:del w:id="375" w:author="Adriana Carvalho" w:date="2018-04-28T21:18:00Z">
              <w:r w:rsidRPr="00BF6CA0">
                <w:rPr>
                  <w:sz w:val="18"/>
                  <w:szCs w:val="20"/>
                </w:rPr>
                <w:delText>1617</w:delText>
              </w:r>
            </w:del>
            <w:r w:rsidRPr="00BF6CA0">
              <w:rPr>
                <w:rFonts w:cs="Arial"/>
                <w:sz w:val="18"/>
                <w:szCs w:val="20"/>
              </w:rPr>
              <w:t xml:space="preserve"> ± 0,</w:t>
            </w:r>
            <w:ins w:id="376" w:author="Adriana Carvalho" w:date="2018-04-28T21:18:00Z">
              <w:r w:rsidRPr="00BF6CA0">
                <w:rPr>
                  <w:sz w:val="18"/>
                  <w:szCs w:val="20"/>
                </w:rPr>
                <w:t>2</w:t>
              </w:r>
            </w:ins>
            <w:del w:id="377" w:author="Adriana Carvalho" w:date="2018-04-28T21:18:00Z">
              <w:r w:rsidRPr="00BF6CA0">
                <w:rPr>
                  <w:sz w:val="18"/>
                  <w:szCs w:val="20"/>
                </w:rPr>
                <w:delText>17433</w:delText>
              </w:r>
            </w:del>
          </w:p>
        </w:tc>
        <w:tc>
          <w:tcPr>
            <w:tcW w:w="890" w:type="pct"/>
            <w:tcBorders>
              <w:bottom w:val="single" w:sz="18" w:space="0" w:color="auto"/>
            </w:tcBorders>
            <w:vAlign w:val="center"/>
            <w:tcPrChange w:id="378" w:author="Adriana Carvalho" w:date="2018-05-02T02:06:00Z">
              <w:tcPr>
                <w:tcW w:w="742" w:type="pct"/>
                <w:tcBorders>
                  <w:bottom w:val="single" w:sz="18" w:space="0" w:color="auto"/>
                </w:tcBorders>
                <w:vAlign w:val="center"/>
              </w:tcPr>
            </w:tcPrChange>
          </w:tcPr>
          <w:p w:rsidR="000B6724" w:rsidRPr="00BF6CA0" w:rsidRDefault="53A29BAE" w:rsidP="53A29BAE">
            <w:pPr>
              <w:jc w:val="center"/>
              <w:rPr>
                <w:rFonts w:cs="Arial"/>
                <w:sz w:val="18"/>
                <w:szCs w:val="20"/>
              </w:rPr>
            </w:pPr>
            <w:r w:rsidRPr="00BF6CA0">
              <w:rPr>
                <w:rFonts w:cs="Arial"/>
                <w:sz w:val="18"/>
                <w:szCs w:val="20"/>
              </w:rPr>
              <w:t>0,17</w:t>
            </w:r>
            <w:ins w:id="379" w:author="Adriana Carvalho" w:date="2018-04-28T21:18:00Z">
              <w:r w:rsidRPr="00BF6CA0">
                <w:rPr>
                  <w:sz w:val="18"/>
                  <w:szCs w:val="20"/>
                </w:rPr>
                <w:t>9</w:t>
              </w:r>
            </w:ins>
            <w:del w:id="380" w:author="Adriana Carvalho" w:date="2018-04-28T21:18:00Z">
              <w:r w:rsidRPr="00BF6CA0">
                <w:rPr>
                  <w:sz w:val="18"/>
                  <w:szCs w:val="20"/>
                </w:rPr>
                <w:delText>868</w:delText>
              </w:r>
            </w:del>
            <w:r w:rsidRPr="00BF6CA0">
              <w:rPr>
                <w:rFonts w:cs="Arial"/>
                <w:sz w:val="18"/>
                <w:szCs w:val="20"/>
              </w:rPr>
              <w:t xml:space="preserve"> ± 0,00</w:t>
            </w:r>
            <w:ins w:id="381" w:author="Adriana Carvalho" w:date="2018-04-28T21:18:00Z">
              <w:r w:rsidRPr="00BF6CA0">
                <w:rPr>
                  <w:sz w:val="18"/>
                  <w:szCs w:val="20"/>
                </w:rPr>
                <w:t>6</w:t>
              </w:r>
            </w:ins>
            <w:del w:id="382" w:author="Adriana Carvalho" w:date="2018-04-28T21:18:00Z">
              <w:r w:rsidRPr="00BF6CA0">
                <w:rPr>
                  <w:sz w:val="18"/>
                  <w:szCs w:val="20"/>
                </w:rPr>
                <w:delText>599</w:delText>
              </w:r>
            </w:del>
          </w:p>
        </w:tc>
        <w:tc>
          <w:tcPr>
            <w:tcW w:w="852" w:type="pct"/>
            <w:tcBorders>
              <w:bottom w:val="single" w:sz="18" w:space="0" w:color="auto"/>
            </w:tcBorders>
            <w:vAlign w:val="center"/>
            <w:tcPrChange w:id="383" w:author="Adriana Carvalho" w:date="2018-05-02T02:06:00Z">
              <w:tcPr>
                <w:tcW w:w="719" w:type="pct"/>
                <w:tcBorders>
                  <w:bottom w:val="single" w:sz="18" w:space="0" w:color="auto"/>
                </w:tcBorders>
                <w:vAlign w:val="center"/>
              </w:tcPr>
            </w:tcPrChange>
          </w:tcPr>
          <w:p w:rsidR="000B6724" w:rsidRPr="00BF6CA0" w:rsidRDefault="53A29BAE" w:rsidP="53A29BAE">
            <w:pPr>
              <w:jc w:val="center"/>
              <w:rPr>
                <w:rFonts w:cs="Arial"/>
                <w:sz w:val="18"/>
                <w:szCs w:val="20"/>
              </w:rPr>
            </w:pPr>
            <w:r w:rsidRPr="00BF6CA0">
              <w:rPr>
                <w:rFonts w:cs="Arial"/>
                <w:sz w:val="18"/>
                <w:szCs w:val="20"/>
              </w:rPr>
              <w:t>0,077</w:t>
            </w:r>
            <w:del w:id="384" w:author="Adriana Carvalho" w:date="2018-04-28T21:18:00Z">
              <w:r w:rsidRPr="00BF6CA0">
                <w:rPr>
                  <w:sz w:val="18"/>
                  <w:szCs w:val="20"/>
                </w:rPr>
                <w:delText>48</w:delText>
              </w:r>
            </w:del>
            <w:r w:rsidRPr="00BF6CA0">
              <w:rPr>
                <w:rFonts w:cs="Arial"/>
                <w:sz w:val="18"/>
                <w:szCs w:val="20"/>
              </w:rPr>
              <w:t xml:space="preserve"> ± 0,008</w:t>
            </w:r>
            <w:del w:id="385" w:author="Adriana Carvalho" w:date="2018-04-28T21:18:00Z">
              <w:r w:rsidRPr="00BF6CA0">
                <w:rPr>
                  <w:sz w:val="18"/>
                  <w:szCs w:val="20"/>
                </w:rPr>
                <w:delText>00</w:delText>
              </w:r>
            </w:del>
          </w:p>
        </w:tc>
      </w:tr>
    </w:tbl>
    <w:p w:rsidR="00D34A86" w:rsidRDefault="00D34A86" w:rsidP="00A65A06">
      <w:pPr>
        <w:pStyle w:val="Legenda"/>
        <w:keepNext/>
        <w:spacing w:line="360" w:lineRule="auto"/>
        <w:rPr>
          <w:rFonts w:ascii="Arial" w:hAnsi="Arial" w:cs="Arial"/>
          <w:color w:val="auto"/>
          <w:sz w:val="20"/>
        </w:rPr>
      </w:pPr>
    </w:p>
    <w:p w:rsidR="003252F4" w:rsidRPr="003252F4" w:rsidRDefault="75589953" w:rsidP="53A29BAE">
      <w:pPr>
        <w:pStyle w:val="Legenda"/>
        <w:keepNext/>
        <w:spacing w:line="360" w:lineRule="auto"/>
        <w:rPr>
          <w:rFonts w:ascii="Arial" w:hAnsi="Arial" w:cs="Arial"/>
          <w:color w:val="auto"/>
          <w:sz w:val="20"/>
          <w:szCs w:val="20"/>
        </w:rPr>
      </w:pPr>
      <w:r w:rsidRPr="75589953">
        <w:rPr>
          <w:rFonts w:ascii="Arial" w:hAnsi="Arial" w:cs="Arial"/>
          <w:color w:val="auto"/>
          <w:sz w:val="20"/>
          <w:szCs w:val="20"/>
        </w:rPr>
        <w:t xml:space="preserve">Tabela 4. 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</w:rPr>
        <w:t>Resistências obtidas dos picos anódicos (R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vertAlign w:val="subscript"/>
        </w:rPr>
        <w:t>PA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</w:rPr>
        <w:t>) e catódicos (R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vertAlign w:val="subscript"/>
        </w:rPr>
        <w:t>PC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</w:rPr>
        <w:t>) dos voltamogramas cíclicos das superfícies de ouro modificadas por SAM Cis (EAu/SAM Cis) e por SAM AMP (EAu/SAM AMP).</w:t>
      </w:r>
    </w:p>
    <w:tbl>
      <w:tblPr>
        <w:tblStyle w:val="Tabelacomgrade"/>
        <w:tblW w:w="5000" w:type="pct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/>
        <w:tblPrChange w:id="386" w:author="Adriana Carvalho" w:date="2018-05-02T01:56:00Z">
          <w:tblPr>
            <w:tblStyle w:val="Tabelacomgrade"/>
            <w:tblW w:w="5000" w:type="pct"/>
            <w:jc w:val="center"/>
            <w:tblBorders>
              <w:left w:val="none" w:sz="0" w:space="0" w:color="auto"/>
              <w:right w:val="none" w:sz="0" w:space="0" w:color="auto"/>
              <w:insideV w:val="none" w:sz="0" w:space="0" w:color="auto"/>
            </w:tblBorders>
            <w:tblLook w:val="04A0"/>
          </w:tblPr>
        </w:tblPrChange>
      </w:tblPr>
      <w:tblGrid>
        <w:gridCol w:w="2103"/>
        <w:gridCol w:w="3592"/>
        <w:gridCol w:w="3592"/>
        <w:tblGridChange w:id="387">
          <w:tblGrid>
            <w:gridCol w:w="360"/>
            <w:gridCol w:w="360"/>
            <w:gridCol w:w="360"/>
          </w:tblGrid>
        </w:tblGridChange>
      </w:tblGrid>
      <w:tr w:rsidR="003252F4" w:rsidRPr="00BF6CA0" w:rsidTr="00BF6CA0">
        <w:trPr>
          <w:trHeight w:val="737"/>
          <w:jc w:val="center"/>
          <w:trPrChange w:id="388" w:author="Adriana Carvalho" w:date="2018-05-02T01:56:00Z">
            <w:trPr>
              <w:jc w:val="center"/>
            </w:trPr>
          </w:trPrChange>
        </w:trPr>
        <w:tc>
          <w:tcPr>
            <w:tcW w:w="1132" w:type="pct"/>
            <w:tcBorders>
              <w:top w:val="single" w:sz="4" w:space="0" w:color="auto"/>
            </w:tcBorders>
            <w:vAlign w:val="center"/>
            <w:tcPrChange w:id="389" w:author="Adriana Carvalho" w:date="2018-05-02T01:56:00Z">
              <w:tcPr>
                <w:tcW w:w="1132" w:type="pct"/>
                <w:tcBorders>
                  <w:top w:val="single" w:sz="18" w:space="0" w:color="auto"/>
                </w:tcBorders>
                <w:vAlign w:val="center"/>
              </w:tcPr>
            </w:tcPrChange>
          </w:tcPr>
          <w:p w:rsidR="003252F4" w:rsidRPr="00BF6CA0" w:rsidRDefault="00684AA4" w:rsidP="53A29BAE">
            <w:pPr>
              <w:spacing w:after="160" w:line="360" w:lineRule="auto"/>
              <w:jc w:val="center"/>
              <w:rPr>
                <w:rFonts w:cs="Arial"/>
                <w:b/>
                <w:bCs/>
                <w:sz w:val="18"/>
                <w:szCs w:val="20"/>
                <w:rPrChange w:id="390" w:author="Adriana Carvalho" w:date="2018-05-02T00:00:00Z">
                  <w:rPr>
                    <w:rFonts w:eastAsiaTheme="minorHAnsi" w:cs="Arial"/>
                    <w:b/>
                    <w:bCs/>
                    <w:sz w:val="22"/>
                    <w:szCs w:val="22"/>
                  </w:rPr>
                </w:rPrChange>
              </w:rPr>
            </w:pPr>
            <w:r w:rsidRPr="00684AA4">
              <w:rPr>
                <w:rFonts w:cs="Arial"/>
                <w:b/>
                <w:bCs/>
                <w:sz w:val="18"/>
                <w:szCs w:val="20"/>
                <w:rPrChange w:id="391" w:author="Adriana Carvalho" w:date="2018-05-02T02:03:00Z">
                  <w:rPr>
                    <w:rFonts w:cs="Arial"/>
                    <w:b/>
                    <w:bCs/>
                  </w:rPr>
                </w:rPrChange>
              </w:rPr>
              <w:t>Sistema</w:t>
            </w:r>
          </w:p>
        </w:tc>
        <w:tc>
          <w:tcPr>
            <w:tcW w:w="1934" w:type="pct"/>
            <w:tcBorders>
              <w:top w:val="single" w:sz="4" w:space="0" w:color="auto"/>
              <w:bottom w:val="single" w:sz="4" w:space="0" w:color="auto"/>
            </w:tcBorders>
            <w:vAlign w:val="center"/>
            <w:tcPrChange w:id="392" w:author="Adriana Carvalho" w:date="2018-05-02T01:56:00Z">
              <w:tcPr>
                <w:tcW w:w="1934" w:type="pct"/>
                <w:tcBorders>
                  <w:top w:val="single" w:sz="18" w:space="0" w:color="auto"/>
                  <w:bottom w:val="single" w:sz="4" w:space="0" w:color="auto"/>
                </w:tcBorders>
                <w:vAlign w:val="center"/>
              </w:tcPr>
            </w:tcPrChange>
          </w:tcPr>
          <w:p w:rsidR="003252F4" w:rsidRPr="00BF6CA0" w:rsidRDefault="00684AA4" w:rsidP="53A29BAE">
            <w:pPr>
              <w:spacing w:after="160" w:line="360" w:lineRule="auto"/>
              <w:jc w:val="center"/>
              <w:rPr>
                <w:rFonts w:cs="Arial"/>
                <w:b/>
                <w:bCs/>
                <w:sz w:val="18"/>
                <w:szCs w:val="20"/>
                <w:rPrChange w:id="393" w:author="Adriana Carvalho" w:date="2018-05-02T00:00:00Z">
                  <w:rPr>
                    <w:rFonts w:eastAsiaTheme="minorHAnsi" w:cs="Arial"/>
                    <w:b/>
                    <w:bCs/>
                    <w:sz w:val="22"/>
                    <w:szCs w:val="22"/>
                  </w:rPr>
                </w:rPrChange>
              </w:rPr>
            </w:pPr>
            <w:r w:rsidRPr="00684AA4">
              <w:rPr>
                <w:rFonts w:cs="Arial"/>
                <w:b/>
                <w:bCs/>
                <w:sz w:val="18"/>
                <w:szCs w:val="20"/>
                <w:rPrChange w:id="394" w:author="Adriana Carvalho" w:date="2018-05-02T02:03:00Z">
                  <w:rPr>
                    <w:rFonts w:cs="Arial"/>
                    <w:b/>
                    <w:bCs/>
                  </w:rPr>
                </w:rPrChange>
              </w:rPr>
              <w:t>R</w:t>
            </w:r>
            <w:r w:rsidRPr="00684AA4">
              <w:rPr>
                <w:rFonts w:cs="Arial"/>
                <w:b/>
                <w:bCs/>
                <w:sz w:val="18"/>
                <w:szCs w:val="20"/>
                <w:vertAlign w:val="subscript"/>
                <w:rPrChange w:id="395" w:author="Adriana Carvalho" w:date="2018-05-02T02:03:00Z">
                  <w:rPr>
                    <w:rFonts w:cs="Arial"/>
                    <w:b/>
                    <w:bCs/>
                    <w:vertAlign w:val="subscript"/>
                  </w:rPr>
                </w:rPrChange>
              </w:rPr>
              <w:t>PA</w:t>
            </w:r>
            <w:r w:rsidRPr="00684AA4">
              <w:rPr>
                <w:rFonts w:cs="Arial"/>
                <w:b/>
                <w:bCs/>
                <w:sz w:val="18"/>
                <w:szCs w:val="20"/>
                <w:rPrChange w:id="396" w:author="Adriana Carvalho" w:date="2018-05-02T02:03:00Z">
                  <w:rPr>
                    <w:rFonts w:cs="Arial"/>
                    <w:b/>
                    <w:bCs/>
                  </w:rPr>
                </w:rPrChange>
              </w:rPr>
              <w:t xml:space="preserve"> (Ω)</w:t>
            </w:r>
          </w:p>
        </w:tc>
        <w:tc>
          <w:tcPr>
            <w:tcW w:w="1934" w:type="pct"/>
            <w:tcBorders>
              <w:top w:val="single" w:sz="4" w:space="0" w:color="auto"/>
            </w:tcBorders>
            <w:vAlign w:val="center"/>
            <w:tcPrChange w:id="397" w:author="Adriana Carvalho" w:date="2018-05-02T01:56:00Z">
              <w:tcPr>
                <w:tcW w:w="1934" w:type="pct"/>
                <w:tcBorders>
                  <w:top w:val="single" w:sz="18" w:space="0" w:color="auto"/>
                </w:tcBorders>
                <w:vAlign w:val="center"/>
              </w:tcPr>
            </w:tcPrChange>
          </w:tcPr>
          <w:p w:rsidR="003252F4" w:rsidRPr="00BF6CA0" w:rsidRDefault="00684AA4" w:rsidP="53A29BAE">
            <w:pPr>
              <w:spacing w:after="160" w:line="360" w:lineRule="auto"/>
              <w:jc w:val="center"/>
              <w:rPr>
                <w:rFonts w:cs="Arial"/>
                <w:b/>
                <w:bCs/>
                <w:sz w:val="18"/>
                <w:szCs w:val="20"/>
                <w:rPrChange w:id="398" w:author="Adriana Carvalho" w:date="2018-05-02T00:00:00Z">
                  <w:rPr>
                    <w:rFonts w:eastAsiaTheme="minorHAnsi" w:cs="Arial"/>
                    <w:b/>
                    <w:bCs/>
                    <w:sz w:val="22"/>
                    <w:szCs w:val="22"/>
                  </w:rPr>
                </w:rPrChange>
              </w:rPr>
            </w:pPr>
            <w:r w:rsidRPr="00684AA4">
              <w:rPr>
                <w:rFonts w:cs="Arial"/>
                <w:b/>
                <w:bCs/>
                <w:sz w:val="18"/>
                <w:szCs w:val="20"/>
                <w:rPrChange w:id="399" w:author="Adriana Carvalho" w:date="2018-05-02T02:03:00Z">
                  <w:rPr>
                    <w:rFonts w:cs="Arial"/>
                    <w:b/>
                    <w:bCs/>
                  </w:rPr>
                </w:rPrChange>
              </w:rPr>
              <w:t>R</w:t>
            </w:r>
            <w:r w:rsidRPr="00684AA4">
              <w:rPr>
                <w:rFonts w:cs="Arial"/>
                <w:b/>
                <w:bCs/>
                <w:sz w:val="18"/>
                <w:szCs w:val="20"/>
                <w:vertAlign w:val="subscript"/>
                <w:rPrChange w:id="400" w:author="Adriana Carvalho" w:date="2018-05-02T02:03:00Z">
                  <w:rPr>
                    <w:rFonts w:cs="Arial"/>
                    <w:b/>
                    <w:bCs/>
                    <w:vertAlign w:val="subscript"/>
                  </w:rPr>
                </w:rPrChange>
              </w:rPr>
              <w:t>PC</w:t>
            </w:r>
            <w:r w:rsidRPr="00684AA4">
              <w:rPr>
                <w:rFonts w:cs="Arial"/>
                <w:b/>
                <w:bCs/>
                <w:sz w:val="18"/>
                <w:szCs w:val="20"/>
                <w:rPrChange w:id="401" w:author="Adriana Carvalho" w:date="2018-05-02T02:03:00Z">
                  <w:rPr>
                    <w:rFonts w:cs="Arial"/>
                    <w:b/>
                    <w:bCs/>
                  </w:rPr>
                </w:rPrChange>
              </w:rPr>
              <w:t xml:space="preserve"> (Ω)</w:t>
            </w:r>
          </w:p>
        </w:tc>
      </w:tr>
      <w:tr w:rsidR="00DE73EF" w:rsidRPr="00BF6CA0" w:rsidTr="75589953">
        <w:trPr>
          <w:trHeight w:val="737"/>
          <w:jc w:val="center"/>
          <w:trPrChange w:id="402" w:author="Adriana Carvalho" w:date="2018-05-02T01:56:00Z">
            <w:trPr>
              <w:jc w:val="center"/>
            </w:trPr>
          </w:trPrChange>
        </w:trPr>
        <w:tc>
          <w:tcPr>
            <w:tcW w:w="1132" w:type="pct"/>
            <w:tcBorders>
              <w:bottom w:val="nil"/>
            </w:tcBorders>
            <w:vAlign w:val="center"/>
            <w:tcPrChange w:id="403" w:author="Adriana Carvalho" w:date="2018-05-02T01:56:00Z">
              <w:tcPr>
                <w:tcW w:w="1132" w:type="pct"/>
                <w:tcBorders>
                  <w:bottom w:val="nil"/>
                </w:tcBorders>
                <w:vAlign w:val="center"/>
              </w:tcPr>
            </w:tcPrChange>
          </w:tcPr>
          <w:p w:rsidR="00DE73EF" w:rsidRPr="00BF6CA0" w:rsidRDefault="00684AA4" w:rsidP="53A29BAE">
            <w:pPr>
              <w:spacing w:after="160" w:line="360" w:lineRule="auto"/>
              <w:jc w:val="center"/>
              <w:rPr>
                <w:rFonts w:cs="Arial"/>
                <w:b/>
                <w:sz w:val="18"/>
                <w:szCs w:val="20"/>
                <w:rPrChange w:id="404" w:author="Adriana Carvalho" w:date="2018-05-02T00:00:00Z">
                  <w:rPr>
                    <w:rFonts w:eastAsiaTheme="minorHAnsi" w:cs="Arial"/>
                    <w:sz w:val="18"/>
                    <w:szCs w:val="18"/>
                  </w:rPr>
                </w:rPrChange>
              </w:rPr>
            </w:pPr>
            <w:proofErr w:type="spellStart"/>
            <w:r w:rsidRPr="00684AA4">
              <w:rPr>
                <w:rFonts w:cs="Arial"/>
                <w:b/>
                <w:sz w:val="18"/>
                <w:szCs w:val="20"/>
                <w:rPrChange w:id="405" w:author="Adriana Carvalho" w:date="2018-05-02T02:03:00Z">
                  <w:rPr>
                    <w:rFonts w:cs="Arial"/>
                    <w:sz w:val="18"/>
                    <w:szCs w:val="18"/>
                  </w:rPr>
                </w:rPrChange>
              </w:rPr>
              <w:t>EAu</w:t>
            </w:r>
            <w:proofErr w:type="spellEnd"/>
            <w:r w:rsidRPr="00684AA4">
              <w:rPr>
                <w:rFonts w:cs="Arial"/>
                <w:b/>
                <w:sz w:val="18"/>
                <w:szCs w:val="20"/>
                <w:rPrChange w:id="406" w:author="Adriana Carvalho" w:date="2018-05-02T02:03:00Z">
                  <w:rPr>
                    <w:rFonts w:cs="Arial"/>
                    <w:sz w:val="18"/>
                    <w:szCs w:val="18"/>
                  </w:rPr>
                </w:rPrChange>
              </w:rPr>
              <w:t xml:space="preserve">/SAM </w:t>
            </w:r>
            <w:proofErr w:type="spellStart"/>
            <w:r w:rsidRPr="00684AA4">
              <w:rPr>
                <w:rFonts w:cs="Arial"/>
                <w:b/>
                <w:sz w:val="18"/>
                <w:szCs w:val="20"/>
                <w:rPrChange w:id="407" w:author="Adriana Carvalho" w:date="2018-05-02T02:03:00Z">
                  <w:rPr>
                    <w:rFonts w:cs="Arial"/>
                    <w:sz w:val="18"/>
                    <w:szCs w:val="18"/>
                  </w:rPr>
                </w:rPrChange>
              </w:rPr>
              <w:t>Cis</w:t>
            </w:r>
            <w:proofErr w:type="spellEnd"/>
          </w:p>
        </w:tc>
        <w:tc>
          <w:tcPr>
            <w:tcW w:w="1934" w:type="pct"/>
            <w:tcBorders>
              <w:top w:val="single" w:sz="4" w:space="0" w:color="auto"/>
              <w:bottom w:val="nil"/>
            </w:tcBorders>
            <w:vAlign w:val="center"/>
            <w:tcPrChange w:id="408" w:author="Adriana Carvalho" w:date="2018-05-02T01:56:00Z">
              <w:tcPr>
                <w:tcW w:w="1934" w:type="pct"/>
                <w:tcBorders>
                  <w:top w:val="single" w:sz="4" w:space="0" w:color="auto"/>
                  <w:bottom w:val="nil"/>
                </w:tcBorders>
                <w:vAlign w:val="center"/>
              </w:tcPr>
            </w:tcPrChange>
          </w:tcPr>
          <w:p w:rsidR="00DE73EF" w:rsidRPr="00BF6CA0" w:rsidRDefault="00684AA4" w:rsidP="53A29BAE">
            <w:pPr>
              <w:spacing w:after="160" w:line="360" w:lineRule="auto"/>
              <w:jc w:val="center"/>
              <w:rPr>
                <w:rFonts w:cs="Arial"/>
                <w:sz w:val="18"/>
                <w:szCs w:val="20"/>
                <w:rPrChange w:id="409" w:author="Adriana Carvalho" w:date="2018-05-02T00:00:00Z">
                  <w:rPr>
                    <w:rFonts w:eastAsiaTheme="minorHAnsi" w:cs="Arial"/>
                    <w:sz w:val="18"/>
                    <w:szCs w:val="18"/>
                  </w:rPr>
                </w:rPrChange>
              </w:rPr>
            </w:pPr>
            <w:r w:rsidRPr="00684AA4">
              <w:rPr>
                <w:rFonts w:cs="Arial"/>
                <w:sz w:val="18"/>
                <w:szCs w:val="20"/>
              </w:rPr>
              <w:t>6</w:t>
            </w:r>
            <w:ins w:id="410" w:author="Adriana Carvalho" w:date="2018-05-02T01:52:00Z">
              <w:r w:rsidR="53A29BAE" w:rsidRPr="00BF6CA0">
                <w:rPr>
                  <w:sz w:val="18"/>
                  <w:szCs w:val="20"/>
                </w:rPr>
                <w:t>,</w:t>
              </w:r>
            </w:ins>
            <w:r w:rsidRPr="00684AA4">
              <w:rPr>
                <w:rFonts w:cs="Arial"/>
                <w:sz w:val="18"/>
                <w:szCs w:val="20"/>
              </w:rPr>
              <w:t>4</w:t>
            </w:r>
            <w:ins w:id="411" w:author="Adriana Carvalho" w:date="2018-05-02T01:52:00Z">
              <w:r w:rsidR="53A29BAE" w:rsidRPr="00BF6CA0">
                <w:rPr>
                  <w:sz w:val="18"/>
                  <w:szCs w:val="20"/>
                </w:rPr>
                <w:t xml:space="preserve"> x 10</w:t>
              </w:r>
            </w:ins>
            <w:del w:id="412" w:author="Adriana Carvalho" w:date="2018-05-02T01:51:00Z">
              <w:r w:rsidR="53A29BAE" w:rsidRPr="00BF6CA0">
                <w:rPr>
                  <w:sz w:val="18"/>
                  <w:szCs w:val="20"/>
                  <w:vertAlign w:val="superscript"/>
                </w:rPr>
                <w:delText>17,294420</w:delText>
              </w:r>
            </w:del>
            <w:del w:id="413" w:author="Adriana Carvalho" w:date="2018-05-02T01:52:00Z">
              <w:r w:rsidR="53A29BAE" w:rsidRPr="00BF6CA0">
                <w:rPr>
                  <w:sz w:val="18"/>
                  <w:szCs w:val="20"/>
                  <w:vertAlign w:val="superscript"/>
                </w:rPr>
                <w:delText xml:space="preserve"> </w:delText>
              </w:r>
            </w:del>
            <w:ins w:id="414" w:author="Adriana Carvalho" w:date="2018-05-02T01:52:00Z">
              <w:r w:rsidR="53A29BAE" w:rsidRPr="00BF6CA0">
                <w:rPr>
                  <w:sz w:val="18"/>
                  <w:szCs w:val="20"/>
                  <w:vertAlign w:val="superscript"/>
                </w:rPr>
                <w:t>3</w:t>
              </w:r>
              <w:r w:rsidR="53A29BAE" w:rsidRPr="00BF6CA0">
                <w:rPr>
                  <w:sz w:val="18"/>
                  <w:szCs w:val="20"/>
                </w:rPr>
                <w:t xml:space="preserve"> </w:t>
              </w:r>
            </w:ins>
            <w:r w:rsidRPr="00684AA4">
              <w:rPr>
                <w:rFonts w:cs="Arial"/>
                <w:sz w:val="18"/>
                <w:szCs w:val="20"/>
              </w:rPr>
              <w:t xml:space="preserve">± </w:t>
            </w:r>
            <w:ins w:id="415" w:author="Adriana Carvalho" w:date="2018-05-02T01:51:00Z">
              <w:r w:rsidR="53A29BAE" w:rsidRPr="00BF6CA0">
                <w:rPr>
                  <w:sz w:val="18"/>
                  <w:szCs w:val="20"/>
                </w:rPr>
                <w:t>0,2 x 10</w:t>
              </w:r>
              <w:r w:rsidR="53A29BAE" w:rsidRPr="00BF6CA0">
                <w:rPr>
                  <w:sz w:val="18"/>
                  <w:szCs w:val="20"/>
                  <w:vertAlign w:val="superscript"/>
                </w:rPr>
                <w:t>3</w:t>
              </w:r>
            </w:ins>
            <w:del w:id="416" w:author="Adriana Carvalho" w:date="2018-05-02T01:51:00Z">
              <w:r w:rsidR="53A29BAE" w:rsidRPr="00BF6CA0">
                <w:rPr>
                  <w:sz w:val="18"/>
                  <w:szCs w:val="20"/>
                </w:rPr>
                <w:delText>154,856793</w:delText>
              </w:r>
            </w:del>
          </w:p>
        </w:tc>
        <w:tc>
          <w:tcPr>
            <w:tcW w:w="1934" w:type="pct"/>
            <w:tcBorders>
              <w:bottom w:val="nil"/>
            </w:tcBorders>
            <w:vAlign w:val="center"/>
            <w:tcPrChange w:id="417" w:author="Adriana Carvalho" w:date="2018-05-02T01:56:00Z">
              <w:tcPr>
                <w:tcW w:w="1934" w:type="pct"/>
                <w:tcBorders>
                  <w:bottom w:val="nil"/>
                </w:tcBorders>
                <w:vAlign w:val="center"/>
              </w:tcPr>
            </w:tcPrChange>
          </w:tcPr>
          <w:p w:rsidR="00DE73EF" w:rsidRPr="00BF6CA0" w:rsidRDefault="53A29BAE" w:rsidP="53A29BAE">
            <w:pPr>
              <w:spacing w:after="160" w:line="360" w:lineRule="auto"/>
              <w:jc w:val="center"/>
              <w:rPr>
                <w:rFonts w:cs="Arial"/>
                <w:sz w:val="18"/>
                <w:szCs w:val="20"/>
                <w:rPrChange w:id="418" w:author="Adriana Carvalho" w:date="2018-05-02T00:00:00Z">
                  <w:rPr>
                    <w:rFonts w:eastAsiaTheme="minorHAnsi" w:cs="Arial"/>
                    <w:sz w:val="18"/>
                    <w:szCs w:val="18"/>
                  </w:rPr>
                </w:rPrChange>
              </w:rPr>
            </w:pPr>
            <w:ins w:id="419" w:author="Adriana Carvalho" w:date="2018-05-02T01:52:00Z">
              <w:r w:rsidRPr="00BF6CA0">
                <w:rPr>
                  <w:sz w:val="18"/>
                  <w:szCs w:val="20"/>
                </w:rPr>
                <w:t>6,4 x 10</w:t>
              </w:r>
              <w:r w:rsidRPr="00BF6CA0">
                <w:rPr>
                  <w:sz w:val="18"/>
                  <w:szCs w:val="20"/>
                  <w:vertAlign w:val="superscript"/>
                </w:rPr>
                <w:t>3</w:t>
              </w:r>
              <w:r w:rsidRPr="00BF6CA0">
                <w:rPr>
                  <w:sz w:val="18"/>
                  <w:szCs w:val="20"/>
                </w:rPr>
                <w:t xml:space="preserve"> ± 0,2 x 10</w:t>
              </w:r>
              <w:r w:rsidRPr="00BF6CA0">
                <w:rPr>
                  <w:sz w:val="18"/>
                  <w:szCs w:val="20"/>
                  <w:vertAlign w:val="superscript"/>
                </w:rPr>
                <w:t>3</w:t>
              </w:r>
            </w:ins>
            <w:del w:id="420" w:author="Adriana Carvalho" w:date="2018-05-02T01:52:00Z">
              <w:r w:rsidRPr="00BF6CA0">
                <w:rPr>
                  <w:sz w:val="18"/>
                  <w:szCs w:val="20"/>
                </w:rPr>
                <w:delText>6417,294422 ± 154,856795</w:delText>
              </w:r>
            </w:del>
          </w:p>
        </w:tc>
      </w:tr>
      <w:tr w:rsidR="00DE73EF" w:rsidRPr="00BF6CA0" w:rsidTr="75589953">
        <w:trPr>
          <w:trHeight w:val="737"/>
          <w:jc w:val="center"/>
          <w:trPrChange w:id="421" w:author="Adriana Carvalho" w:date="2018-05-02T01:56:00Z">
            <w:trPr>
              <w:jc w:val="center"/>
            </w:trPr>
          </w:trPrChange>
        </w:trPr>
        <w:tc>
          <w:tcPr>
            <w:tcW w:w="1132" w:type="pct"/>
            <w:tcBorders>
              <w:top w:val="nil"/>
              <w:bottom w:val="single" w:sz="18" w:space="0" w:color="auto"/>
            </w:tcBorders>
            <w:vAlign w:val="center"/>
            <w:tcPrChange w:id="422" w:author="Adriana Carvalho" w:date="2018-05-02T01:56:00Z">
              <w:tcPr>
                <w:tcW w:w="1132" w:type="pct"/>
                <w:tcBorders>
                  <w:top w:val="nil"/>
                  <w:bottom w:val="single" w:sz="18" w:space="0" w:color="auto"/>
                </w:tcBorders>
                <w:vAlign w:val="center"/>
              </w:tcPr>
            </w:tcPrChange>
          </w:tcPr>
          <w:p w:rsidR="00DE73EF" w:rsidRPr="00BF6CA0" w:rsidRDefault="00684AA4" w:rsidP="53A29BAE">
            <w:pPr>
              <w:spacing w:after="160" w:line="360" w:lineRule="auto"/>
              <w:jc w:val="center"/>
              <w:rPr>
                <w:rFonts w:cs="Arial"/>
                <w:b/>
                <w:sz w:val="18"/>
                <w:szCs w:val="20"/>
                <w:rPrChange w:id="423" w:author="Adriana Carvalho" w:date="2018-05-02T00:00:00Z">
                  <w:rPr>
                    <w:rFonts w:eastAsiaTheme="minorHAnsi" w:cs="Arial"/>
                    <w:sz w:val="18"/>
                    <w:szCs w:val="18"/>
                  </w:rPr>
                </w:rPrChange>
              </w:rPr>
            </w:pPr>
            <w:proofErr w:type="spellStart"/>
            <w:r w:rsidRPr="00684AA4">
              <w:rPr>
                <w:rFonts w:cs="Arial"/>
                <w:b/>
                <w:sz w:val="18"/>
                <w:szCs w:val="20"/>
                <w:rPrChange w:id="424" w:author="Adriana Carvalho" w:date="2018-05-02T02:03:00Z">
                  <w:rPr>
                    <w:rFonts w:cs="Arial"/>
                    <w:sz w:val="18"/>
                    <w:szCs w:val="18"/>
                  </w:rPr>
                </w:rPrChange>
              </w:rPr>
              <w:t>EAu</w:t>
            </w:r>
            <w:proofErr w:type="spellEnd"/>
            <w:r w:rsidRPr="00684AA4">
              <w:rPr>
                <w:rFonts w:cs="Arial"/>
                <w:b/>
                <w:sz w:val="18"/>
                <w:szCs w:val="20"/>
                <w:rPrChange w:id="425" w:author="Adriana Carvalho" w:date="2018-05-02T02:03:00Z">
                  <w:rPr>
                    <w:rFonts w:cs="Arial"/>
                    <w:sz w:val="18"/>
                    <w:szCs w:val="18"/>
                  </w:rPr>
                </w:rPrChange>
              </w:rPr>
              <w:t>/SAM AMP</w:t>
            </w:r>
          </w:p>
        </w:tc>
        <w:tc>
          <w:tcPr>
            <w:tcW w:w="1934" w:type="pct"/>
            <w:tcBorders>
              <w:top w:val="nil"/>
              <w:bottom w:val="single" w:sz="18" w:space="0" w:color="auto"/>
            </w:tcBorders>
            <w:vAlign w:val="center"/>
            <w:tcPrChange w:id="426" w:author="Adriana Carvalho" w:date="2018-05-02T01:56:00Z">
              <w:tcPr>
                <w:tcW w:w="1934" w:type="pct"/>
                <w:tcBorders>
                  <w:top w:val="nil"/>
                  <w:bottom w:val="single" w:sz="18" w:space="0" w:color="auto"/>
                </w:tcBorders>
                <w:vAlign w:val="center"/>
              </w:tcPr>
            </w:tcPrChange>
          </w:tcPr>
          <w:p w:rsidR="00DE73EF" w:rsidRPr="00BF6CA0" w:rsidRDefault="53A29BAE" w:rsidP="53A29BAE">
            <w:pPr>
              <w:spacing w:after="160" w:line="360" w:lineRule="auto"/>
              <w:jc w:val="center"/>
              <w:rPr>
                <w:rFonts w:cs="Arial"/>
                <w:sz w:val="18"/>
                <w:szCs w:val="20"/>
                <w:rPrChange w:id="427" w:author="Adriana Carvalho" w:date="2018-05-02T00:00:00Z">
                  <w:rPr>
                    <w:rFonts w:eastAsiaTheme="minorHAnsi" w:cs="Arial"/>
                    <w:sz w:val="18"/>
                    <w:szCs w:val="18"/>
                  </w:rPr>
                </w:rPrChange>
              </w:rPr>
            </w:pPr>
            <w:ins w:id="428" w:author="Adriana Carvalho" w:date="2018-05-02T01:53:00Z">
              <w:r w:rsidRPr="00BF6CA0">
                <w:rPr>
                  <w:sz w:val="18"/>
                  <w:szCs w:val="20"/>
                </w:rPr>
                <w:t>6,3 x 10</w:t>
              </w:r>
              <w:r w:rsidRPr="00BF6CA0">
                <w:rPr>
                  <w:sz w:val="18"/>
                  <w:szCs w:val="20"/>
                  <w:vertAlign w:val="superscript"/>
                </w:rPr>
                <w:t>3</w:t>
              </w:r>
              <w:r w:rsidRPr="00BF6CA0">
                <w:rPr>
                  <w:sz w:val="18"/>
                  <w:szCs w:val="20"/>
                </w:rPr>
                <w:t xml:space="preserve"> ± 0,3 x 10</w:t>
              </w:r>
              <w:r w:rsidRPr="00BF6CA0">
                <w:rPr>
                  <w:sz w:val="18"/>
                  <w:szCs w:val="20"/>
                  <w:vertAlign w:val="superscript"/>
                </w:rPr>
                <w:t>3</w:t>
              </w:r>
            </w:ins>
            <w:del w:id="429" w:author="Adriana Carvalho" w:date="2018-05-02T01:53:00Z">
              <w:r w:rsidRPr="00BF6CA0">
                <w:rPr>
                  <w:sz w:val="18"/>
                  <w:szCs w:val="20"/>
                </w:rPr>
                <w:delText>6336,993395 ± 326,301356</w:delText>
              </w:r>
            </w:del>
          </w:p>
        </w:tc>
        <w:tc>
          <w:tcPr>
            <w:tcW w:w="1934" w:type="pct"/>
            <w:tcBorders>
              <w:top w:val="nil"/>
              <w:bottom w:val="single" w:sz="18" w:space="0" w:color="auto"/>
            </w:tcBorders>
            <w:vAlign w:val="center"/>
            <w:tcPrChange w:id="430" w:author="Adriana Carvalho" w:date="2018-05-02T01:56:00Z">
              <w:tcPr>
                <w:tcW w:w="1934" w:type="pct"/>
                <w:tcBorders>
                  <w:top w:val="nil"/>
                  <w:bottom w:val="single" w:sz="18" w:space="0" w:color="auto"/>
                </w:tcBorders>
                <w:vAlign w:val="center"/>
              </w:tcPr>
            </w:tcPrChange>
          </w:tcPr>
          <w:p w:rsidR="00DE73EF" w:rsidRPr="00BF6CA0" w:rsidRDefault="53A29BAE" w:rsidP="53A29BAE">
            <w:pPr>
              <w:spacing w:after="160" w:line="360" w:lineRule="auto"/>
              <w:jc w:val="center"/>
              <w:rPr>
                <w:rFonts w:cs="Arial"/>
                <w:sz w:val="18"/>
                <w:szCs w:val="20"/>
                <w:rPrChange w:id="431" w:author="Adriana Carvalho" w:date="2018-05-02T00:00:00Z">
                  <w:rPr>
                    <w:rFonts w:eastAsiaTheme="minorHAnsi" w:cs="Arial"/>
                    <w:sz w:val="18"/>
                    <w:szCs w:val="18"/>
                  </w:rPr>
                </w:rPrChange>
              </w:rPr>
            </w:pPr>
            <w:ins w:id="432" w:author="Adriana Carvalho" w:date="2018-05-02T01:53:00Z">
              <w:r w:rsidRPr="00BF6CA0">
                <w:rPr>
                  <w:sz w:val="18"/>
                  <w:szCs w:val="20"/>
                </w:rPr>
                <w:t>6,3 x 10</w:t>
              </w:r>
              <w:r w:rsidRPr="00BF6CA0">
                <w:rPr>
                  <w:sz w:val="18"/>
                  <w:szCs w:val="20"/>
                  <w:vertAlign w:val="superscript"/>
                </w:rPr>
                <w:t>3</w:t>
              </w:r>
              <w:r w:rsidRPr="00BF6CA0">
                <w:rPr>
                  <w:sz w:val="18"/>
                  <w:szCs w:val="20"/>
                </w:rPr>
                <w:t xml:space="preserve"> ± 0,</w:t>
              </w:r>
            </w:ins>
            <w:ins w:id="433" w:author="Adriana Carvalho" w:date="2018-05-02T01:54:00Z">
              <w:r w:rsidRPr="00BF6CA0">
                <w:rPr>
                  <w:sz w:val="18"/>
                  <w:szCs w:val="20"/>
                </w:rPr>
                <w:t>4</w:t>
              </w:r>
            </w:ins>
            <w:ins w:id="434" w:author="Adriana Carvalho" w:date="2018-05-02T01:53:00Z">
              <w:r w:rsidRPr="00BF6CA0">
                <w:rPr>
                  <w:sz w:val="18"/>
                  <w:szCs w:val="20"/>
                </w:rPr>
                <w:t xml:space="preserve"> x 10</w:t>
              </w:r>
              <w:r w:rsidRPr="00BF6CA0">
                <w:rPr>
                  <w:sz w:val="18"/>
                  <w:szCs w:val="20"/>
                  <w:vertAlign w:val="superscript"/>
                </w:rPr>
                <w:t>3</w:t>
              </w:r>
            </w:ins>
            <w:del w:id="435" w:author="Adriana Carvalho" w:date="2018-05-02T01:53:00Z">
              <w:r w:rsidRPr="00BF6CA0">
                <w:rPr>
                  <w:sz w:val="18"/>
                  <w:szCs w:val="20"/>
                </w:rPr>
                <w:delText>6310,233116 ± 369,9250391</w:delText>
              </w:r>
            </w:del>
          </w:p>
        </w:tc>
      </w:tr>
    </w:tbl>
    <w:p w:rsidR="003252F4" w:rsidRDefault="003252F4" w:rsidP="00A73356">
      <w:pPr>
        <w:rPr>
          <w:rFonts w:cs="Arial"/>
          <w:lang w:val="pt-PT"/>
        </w:rPr>
      </w:pPr>
    </w:p>
    <w:p w:rsidR="00425E48" w:rsidRPr="00425E48" w:rsidRDefault="75589953" w:rsidP="00425E48">
      <w:pPr>
        <w:ind w:firstLine="709"/>
      </w:pPr>
      <w:r>
        <w:t>Quando o gráfico de Nyquist (Figura 10.b) é analisado, há indício de R</w:t>
      </w:r>
      <w:r w:rsidRPr="75589953">
        <w:rPr>
          <w:vertAlign w:val="subscript"/>
        </w:rPr>
        <w:t>TE</w:t>
      </w:r>
      <w:r>
        <w:t xml:space="preserve"> para </w:t>
      </w:r>
      <w:proofErr w:type="spellStart"/>
      <w:r>
        <w:t>EAu</w:t>
      </w:r>
      <w:proofErr w:type="spellEnd"/>
      <w:r>
        <w:t xml:space="preserve">/SAM AMP, diferente do sistema </w:t>
      </w:r>
      <w:proofErr w:type="spellStart"/>
      <w:r>
        <w:t>EAu</w:t>
      </w:r>
      <w:proofErr w:type="spellEnd"/>
      <w:r>
        <w:t xml:space="preserve">/SAM </w:t>
      </w:r>
      <w:proofErr w:type="spellStart"/>
      <w:r>
        <w:t>Cis</w:t>
      </w:r>
      <w:proofErr w:type="spellEnd"/>
      <w:r>
        <w:t>.</w:t>
      </w:r>
    </w:p>
    <w:p w:rsidR="003252F4" w:rsidRDefault="006B6973" w:rsidP="006B6973">
      <w:pPr>
        <w:pStyle w:val="Ttulo3"/>
      </w:pPr>
      <w:bookmarkStart w:id="436" w:name="_Toc511585180"/>
      <w:r w:rsidRPr="53A29BAE">
        <w:t xml:space="preserve">Imobilização dos </w:t>
      </w:r>
      <w:r>
        <w:t>P</w:t>
      </w:r>
      <w:r w:rsidRPr="53A29BAE">
        <w:t xml:space="preserve">ontos </w:t>
      </w:r>
      <w:r>
        <w:t>Q</w:t>
      </w:r>
      <w:r w:rsidRPr="53A29BAE">
        <w:t>uânticos</w:t>
      </w:r>
      <w:bookmarkEnd w:id="436"/>
    </w:p>
    <w:p w:rsidR="005235B7" w:rsidRDefault="75589953" w:rsidP="005235B7">
      <w:pPr>
        <w:ind w:firstLine="709"/>
      </w:pPr>
      <w:r>
        <w:t xml:space="preserve">Os </w:t>
      </w:r>
      <w:proofErr w:type="spellStart"/>
      <w:r>
        <w:t>PQs</w:t>
      </w:r>
      <w:proofErr w:type="spellEnd"/>
      <w:r>
        <w:t xml:space="preserve"> são imobilizados através de ligação covalente aos grupos funcionais terminais livres da SAM. Para essa ligação, entre os agrupamentos aminas e carboxílicos, foi utilizado o reagente EDC. Esse catalizador provoca uma reação de esterificação do ácido carboxílico, formando uma espécie instável. Dessa forma foi utilizado o NHS para formação de um éster estabilizado. Em seguida, com a adição da espécie contendo o agrupamento amina primária, há a formação de um grupo amida. As etapas dessa reação são representadas na figura 11.</w:t>
      </w:r>
    </w:p>
    <w:p w:rsidR="00436BDC" w:rsidRDefault="75589953" w:rsidP="00436BDC">
      <w:pPr>
        <w:ind w:firstLine="709"/>
      </w:pPr>
      <w:r>
        <w:t xml:space="preserve">Dessa forma, para a imobilização dos </w:t>
      </w:r>
      <w:proofErr w:type="spellStart"/>
      <w:r>
        <w:t>PQs</w:t>
      </w:r>
      <w:proofErr w:type="spellEnd"/>
      <w:r>
        <w:t xml:space="preserve"> funcionalizados com AMS (grupos terminais carboxílicos) na superfície foi utilizada a SAM de Cis (grupos terminais aminas), enquanto que para os </w:t>
      </w:r>
      <w:proofErr w:type="spellStart"/>
      <w:r>
        <w:t>PQs</w:t>
      </w:r>
      <w:proofErr w:type="spellEnd"/>
      <w:r>
        <w:t xml:space="preserve"> funcionalizados com </w:t>
      </w:r>
      <w:proofErr w:type="spellStart"/>
      <w:r>
        <w:t>Cis</w:t>
      </w:r>
      <w:proofErr w:type="spellEnd"/>
      <w:r>
        <w:t xml:space="preserve"> foi utilizada a SAM de AMP (grupos terminais carboxílicos).</w:t>
      </w:r>
    </w:p>
    <w:p w:rsidR="00A15C78" w:rsidRPr="00A15C78" w:rsidRDefault="00A15C78" w:rsidP="53A29BAE">
      <w:pPr>
        <w:pStyle w:val="Legenda"/>
        <w:keepNext/>
        <w:spacing w:line="360" w:lineRule="auto"/>
        <w:rPr>
          <w:rFonts w:ascii="Arial" w:hAnsi="Arial" w:cs="Arial"/>
          <w:b w:val="0"/>
          <w:bCs w:val="0"/>
          <w:color w:val="auto"/>
          <w:sz w:val="20"/>
          <w:szCs w:val="20"/>
        </w:rPr>
      </w:pPr>
      <w:r w:rsidRPr="53A29BAE">
        <w:rPr>
          <w:rFonts w:ascii="Arial" w:hAnsi="Arial" w:cs="Arial"/>
          <w:color w:val="auto"/>
          <w:sz w:val="20"/>
          <w:szCs w:val="20"/>
        </w:rPr>
        <w:lastRenderedPageBreak/>
        <w:t xml:space="preserve">Figura </w:t>
      </w:r>
      <w:r w:rsidR="00684AA4" w:rsidRPr="53A29BAE">
        <w:fldChar w:fldCharType="begin"/>
      </w:r>
      <w:r w:rsidRPr="00A15C78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684AA4" w:rsidRPr="00684AA4">
        <w:rPr>
          <w:rFonts w:ascii="Arial" w:hAnsi="Arial" w:cs="Arial"/>
          <w:color w:val="auto"/>
          <w:sz w:val="20"/>
        </w:rPr>
        <w:fldChar w:fldCharType="separate"/>
      </w:r>
      <w:r w:rsidRPr="53A29BAE">
        <w:rPr>
          <w:rFonts w:ascii="Arial" w:hAnsi="Arial" w:cs="Arial"/>
          <w:noProof/>
          <w:color w:val="auto"/>
          <w:sz w:val="20"/>
          <w:szCs w:val="20"/>
        </w:rPr>
        <w:t>1</w:t>
      </w:r>
      <w:r w:rsidR="00684AA4" w:rsidRPr="53A29BAE">
        <w:fldChar w:fldCharType="end"/>
      </w:r>
      <w:r w:rsidRPr="53A29BAE">
        <w:rPr>
          <w:rFonts w:ascii="Arial" w:hAnsi="Arial" w:cs="Arial"/>
          <w:color w:val="auto"/>
          <w:sz w:val="20"/>
          <w:szCs w:val="20"/>
        </w:rPr>
        <w:t>1.</w:t>
      </w:r>
      <w:r w:rsidRPr="53A29BAE">
        <w:rPr>
          <w:rFonts w:ascii="Arial" w:hAnsi="Arial" w:cs="Arial"/>
          <w:b w:val="0"/>
          <w:bCs w:val="0"/>
          <w:color w:val="auto"/>
          <w:sz w:val="20"/>
          <w:szCs w:val="20"/>
        </w:rPr>
        <w:t xml:space="preserve"> Etapas da reação de esterificação das espécies carboxiladas pelo EDC para formação do grupo amida</w:t>
      </w:r>
      <w:r w:rsidR="00436BDC" w:rsidRPr="53A29BAE">
        <w:rPr>
          <w:rFonts w:ascii="Arial" w:hAnsi="Arial" w:cs="Arial"/>
          <w:b w:val="0"/>
          <w:bCs w:val="0"/>
          <w:color w:val="auto"/>
          <w:sz w:val="20"/>
          <w:szCs w:val="20"/>
        </w:rPr>
        <w:t xml:space="preserve"> a partir de aminas primárias</w:t>
      </w:r>
      <w:r w:rsidR="00BF6CA0">
        <w:rPr>
          <w:rFonts w:ascii="Arial" w:hAnsi="Arial" w:cs="Arial"/>
          <w:b w:val="0"/>
          <w:bCs w:val="0"/>
          <w:color w:val="auto"/>
          <w:sz w:val="20"/>
          <w:szCs w:val="20"/>
        </w:rPr>
        <w:t>.</w:t>
      </w:r>
    </w:p>
    <w:p w:rsidR="009F04C5" w:rsidRDefault="009F04C5" w:rsidP="00A15C78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760000" cy="2792395"/>
            <wp:effectExtent l="0" t="0" r="0" b="8255"/>
            <wp:docPr id="14" name="Imagem 14" descr="Uma imagem contendo texto, mapa&#10;&#10;Descrição gerada com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lide5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7109" t="15582" r="5909" b="9447"/>
                    <a:stretch/>
                  </pic:blipFill>
                  <pic:spPr bwMode="auto">
                    <a:xfrm>
                      <a:off x="0" y="0"/>
                      <a:ext cx="5760000" cy="2792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6="http://schemas.microsoft.com/office/drawing/2014/main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p14="http://schemas.microsoft.com/office/word/2010/wordprocessingDrawing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/>
                      </a:ext>
                    </a:extLst>
                  </pic:spPr>
                </pic:pic>
              </a:graphicData>
            </a:graphic>
          </wp:inline>
        </w:drawing>
      </w:r>
    </w:p>
    <w:p w:rsidR="00A15C78" w:rsidRDefault="53A29BAE" w:rsidP="53A29BAE">
      <w:pPr>
        <w:rPr>
          <w:sz w:val="20"/>
          <w:szCs w:val="20"/>
        </w:rPr>
      </w:pPr>
      <w:r w:rsidRPr="53A29BAE">
        <w:rPr>
          <w:sz w:val="20"/>
          <w:szCs w:val="20"/>
        </w:rPr>
        <w:t xml:space="preserve">Fonte: </w:t>
      </w:r>
      <w:hyperlink r:id="rId15">
        <w:r w:rsidRPr="53A29BAE">
          <w:rPr>
            <w:rStyle w:val="Hyperlink"/>
            <w:sz w:val="20"/>
            <w:szCs w:val="20"/>
          </w:rPr>
          <w:t>https://tools.thermofisher.com/content/sfs/manuals/MAN0011309_NHS_SulfoNHS_UG.pdf</w:t>
        </w:r>
      </w:hyperlink>
      <w:r w:rsidRPr="53A29BAE">
        <w:rPr>
          <w:sz w:val="20"/>
          <w:szCs w:val="20"/>
        </w:rPr>
        <w:t xml:space="preserve"> (Adaptado)</w:t>
      </w:r>
    </w:p>
    <w:p w:rsidR="00E43E4C" w:rsidRPr="00BF6CA0" w:rsidRDefault="75589953" w:rsidP="53A29BAE">
      <w:pPr>
        <w:spacing w:before="240" w:after="240"/>
        <w:rPr>
          <w:ins w:id="437" w:author="Adriana Carvalho" w:date="2018-04-27T00:00:00Z"/>
          <w:rFonts w:cs="Arial"/>
          <w:noProof/>
          <w:sz w:val="16"/>
          <w:szCs w:val="20"/>
          <w:lang w:eastAsia="pt-BR"/>
        </w:rPr>
      </w:pPr>
      <w:ins w:id="438" w:author="Adriana Carvalho" w:date="2018-04-27T22:18:00Z">
        <w:r w:rsidRPr="00BF6CA0">
          <w:rPr>
            <w:b/>
            <w:sz w:val="20"/>
          </w:rPr>
          <w:t>Figura 7.</w:t>
        </w:r>
        <w:r w:rsidRPr="00BF6CA0">
          <w:rPr>
            <w:sz w:val="20"/>
          </w:rPr>
          <w:t xml:space="preserve"> Representação das superfícies transdutoras modificadas pelo PQ-AMS (à esquerda) e PQ-Cis (à direita)</w:t>
        </w:r>
      </w:ins>
      <w:r w:rsidR="00BF6CA0">
        <w:rPr>
          <w:sz w:val="20"/>
        </w:rPr>
        <w:t>.</w:t>
      </w:r>
    </w:p>
    <w:p w:rsidR="00E43E4C" w:rsidRPr="003252F4" w:rsidDel="00A847DE" w:rsidRDefault="001317F5" w:rsidP="00E43E4C">
      <w:pPr>
        <w:spacing w:before="240" w:after="240"/>
        <w:jc w:val="center"/>
        <w:rPr>
          <w:ins w:id="439" w:author="Adriana Carvalho" w:date="2018-04-27T22:18:00Z"/>
          <w:del w:id="440" w:author="Adriana Carvalho" w:date="2018-04-28T18:01:00Z"/>
          <w:rFonts w:eastAsia="MS Mincho" w:cs="Arial"/>
          <w:bCs/>
        </w:rPr>
      </w:pPr>
      <w:ins w:id="441" w:author="Adriana Carvalho" w:date="2018-04-27T22:18:00Z">
        <w:r>
          <w:rPr>
            <w:rFonts w:cs="Arial"/>
            <w:noProof/>
            <w:lang w:eastAsia="pt-BR"/>
          </w:rPr>
          <w:drawing>
            <wp:inline distT="0" distB="0" distL="0" distR="0">
              <wp:extent cx="5760000" cy="3669920"/>
              <wp:effectExtent l="0" t="0" r="0" b="6985"/>
              <wp:docPr id="16" name="Imagem 5">
                <a:extLst xmlns:a="http://schemas.openxmlformats.org/drawingml/2006/main">
                  <a:ext uri="{FF2B5EF4-FFF2-40B4-BE49-F238E27FC236}">
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78686BD5-BE6E-43D7-BB32-166C33DB2012}"/>
                  </a:ext>
                </a:extLst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Imagem 5">
                        <a:extLst>
                          <a:ext uri="{FF2B5EF4-FFF2-40B4-BE49-F238E27FC236}">
  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78686BD5-BE6E-43D7-BB32-166C33DB2012}"/>
                          </a:ext>
                        </a:extLst>
                      </pic:cNvPr>
                      <pic:cNvPicPr>
                        <a:picLocks noChangeAspect="1"/>
                      </pic:cNvPicPr>
                    </pic:nvPicPr>
                    <pic:blipFill rotWithShape="1">
                      <a:blip r:embed="rId16"/>
                      <a:srcRect l="1048" t="5327" r="22552" b="8136"/>
                      <a:stretch/>
                    </pic:blipFill>
                    <pic:spPr bwMode="auto">
                      <a:xfrm>
                        <a:off x="0" y="0"/>
                        <a:ext cx="5760000" cy="3669920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:rsidR="001317F5" w:rsidRDefault="001317F5">
      <w:pPr>
        <w:spacing w:before="240" w:after="240"/>
        <w:jc w:val="center"/>
        <w:rPr>
          <w:sz w:val="20"/>
        </w:rPr>
        <w:pPrChange w:id="442" w:author="Adriana Carvalho" w:date="2018-04-28T18:01:00Z">
          <w:pPr>
            <w:ind w:firstLine="709"/>
          </w:pPr>
        </w:pPrChange>
      </w:pPr>
    </w:p>
    <w:p w:rsidR="00A65A06" w:rsidRDefault="75589953" w:rsidP="53A29BAE">
      <w:pPr>
        <w:pStyle w:val="Legenda"/>
        <w:keepNext/>
        <w:spacing w:line="360" w:lineRule="auto"/>
        <w:rPr>
          <w:rFonts w:ascii="Arial" w:hAnsi="Arial" w:cs="Arial"/>
          <w:b w:val="0"/>
          <w:bCs w:val="0"/>
          <w:color w:val="auto"/>
          <w:sz w:val="20"/>
          <w:szCs w:val="20"/>
          <w:lang w:val="pt-BR"/>
        </w:rPr>
      </w:pPr>
      <w:r w:rsidRPr="75589953">
        <w:rPr>
          <w:rFonts w:ascii="Arial" w:hAnsi="Arial" w:cs="Arial"/>
          <w:color w:val="auto"/>
          <w:sz w:val="20"/>
          <w:szCs w:val="20"/>
        </w:rPr>
        <w:lastRenderedPageBreak/>
        <w:t>Figura 12.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</w:rPr>
        <w:t xml:space="preserve"> a) Voltamograma Cíclico das superfícies após a imobilização do PQ funcionalizado por AMS (a’) e Cis (a’’). b) Representação Nyquist da EIE das superfícies após a imobilização do PQ funcionalizado por AMS (b’) e Cis (b’’). Solução</w:t>
      </w:r>
      <w:r w:rsidR="00BF6CA0">
        <w:rPr>
          <w:rFonts w:ascii="Arial" w:hAnsi="Arial" w:cs="Arial"/>
          <w:b w:val="0"/>
          <w:bCs w:val="0"/>
          <w:color w:val="auto"/>
          <w:sz w:val="20"/>
          <w:szCs w:val="20"/>
        </w:rPr>
        <w:t xml:space="preserve"> eletrolítica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</w:rPr>
        <w:t xml:space="preserve">: 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lang w:val="pt-BR"/>
        </w:rPr>
        <w:t>0,1 mol L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vertAlign w:val="superscript"/>
          <w:lang w:val="pt-BR"/>
        </w:rPr>
        <w:t>-1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lang w:val="pt-BR"/>
        </w:rPr>
        <w:t xml:space="preserve"> de KCl em 1 mmol L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vertAlign w:val="superscript"/>
          <w:lang w:val="pt-BR"/>
        </w:rPr>
        <w:t>-1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lang w:val="pt-BR"/>
        </w:rPr>
        <w:t xml:space="preserve"> de K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vertAlign w:val="subscript"/>
          <w:lang w:val="pt-BR"/>
        </w:rPr>
        <w:t>4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lang w:val="pt-BR"/>
        </w:rPr>
        <w:t>Fe(CN)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vertAlign w:val="subscript"/>
          <w:lang w:val="pt-BR"/>
        </w:rPr>
        <w:t>6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lang w:val="pt-BR"/>
        </w:rPr>
        <w:t>/K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vertAlign w:val="subscript"/>
          <w:lang w:val="pt-BR"/>
        </w:rPr>
        <w:t>3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lang w:val="pt-BR"/>
        </w:rPr>
        <w:t>Fe(CN)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vertAlign w:val="subscript"/>
          <w:lang w:val="pt-BR"/>
        </w:rPr>
        <w:t>6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lang w:val="pt-BR"/>
        </w:rPr>
        <w:t xml:space="preserve">). pH = 7. T = 25 °C. </w:t>
      </w:r>
      <w:r w:rsidRPr="75589953">
        <w:rPr>
          <w:rFonts w:ascii="Arial" w:hAnsi="Arial" w:cs="Arial"/>
          <w:b w:val="0"/>
          <w:bCs w:val="0"/>
          <w:i/>
          <w:iCs/>
          <w:color w:val="auto"/>
          <w:sz w:val="20"/>
          <w:szCs w:val="20"/>
          <w:lang w:val="pt-BR"/>
        </w:rPr>
        <w:t>v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lang w:val="pt-BR"/>
        </w:rPr>
        <w:t xml:space="preserve"> = 100 mV s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vertAlign w:val="superscript"/>
          <w:lang w:val="pt-BR"/>
        </w:rPr>
        <w:t>-1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lang w:val="pt-BR"/>
        </w:rPr>
        <w:t>. E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vertAlign w:val="subscript"/>
          <w:lang w:val="pt-BR"/>
        </w:rPr>
        <w:t>DC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lang w:val="pt-BR"/>
        </w:rPr>
        <w:t>=220 mV.</w:t>
      </w:r>
    </w:p>
    <w:p w:rsidR="003252F4" w:rsidRDefault="003252F4" w:rsidP="00A65A06">
      <w:pPr>
        <w:pStyle w:val="Legenda"/>
        <w:keepNext/>
        <w:spacing w:line="360" w:lineRule="auto"/>
        <w:rPr>
          <w:rFonts w:ascii="Arial" w:hAnsi="Arial" w:cs="Arial"/>
          <w:b w:val="0"/>
          <w:color w:val="auto"/>
          <w:sz w:val="20"/>
          <w:szCs w:val="20"/>
        </w:rPr>
      </w:pPr>
      <w:r w:rsidRPr="003252F4">
        <w:rPr>
          <w:rFonts w:cs="Arial"/>
          <w:noProof/>
          <w:lang w:val="pt-BR" w:eastAsia="pt-BR"/>
        </w:rPr>
        <w:drawing>
          <wp:inline distT="0" distB="0" distL="0" distR="0">
            <wp:extent cx="5760000" cy="2171077"/>
            <wp:effectExtent l="0" t="0" r="0" b="6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Au SAM PQ.png"/>
                    <pic:cNvPicPr/>
                  </pic:nvPicPr>
                  <pic:blipFill rotWithShape="1">
                    <a:blip r:embed="rId17"/>
                    <a:srcRect l="6248" t="25782" r="6706" b="15890"/>
                    <a:stretch/>
                  </pic:blipFill>
                  <pic:spPr bwMode="auto">
                    <a:xfrm>
                      <a:off x="0" y="0"/>
                      <a:ext cx="5760000" cy="2171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  <a:ext uri="{53640926-AAD7-44d8-BBD7-CCE9431645EC}">
                        <a14:shadowObscured xmlns:a16="http://schemas.microsoft.com/office/drawing/2014/main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p14="http://schemas.microsoft.com/office/word/2010/wordprocessingDrawing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/>
                      </a:ext>
                    </a:extLst>
                  </pic:spPr>
                </pic:pic>
              </a:graphicData>
            </a:graphic>
          </wp:inline>
        </w:drawing>
      </w:r>
    </w:p>
    <w:p w:rsidR="00436BDC" w:rsidRDefault="75589953" w:rsidP="00436BDC">
      <w:pPr>
        <w:ind w:firstLine="709"/>
        <w:rPr>
          <w:lang w:val="pt-PT"/>
        </w:rPr>
      </w:pPr>
      <w:r w:rsidRPr="75589953">
        <w:rPr>
          <w:lang w:val="pt-PT"/>
        </w:rPr>
        <w:t>Não há evidências de grandes mudanças nos voltamogramas para os sistemas após a imobilização do PQ funcionalizado por AMS (EAu/SAM Cis/PQ-AMS) ou por Cis (EAu/SAM AMP/PQ-Cis) (Figura 12.a). Através dos parâmetros obtidos (Tabela 5), não há mudanças estatisticamente significativas entre os sistemas.</w:t>
      </w:r>
    </w:p>
    <w:p w:rsidR="008956CD" w:rsidRPr="00086FC1" w:rsidRDefault="75589953" w:rsidP="53A29BAE">
      <w:pPr>
        <w:pStyle w:val="Legenda"/>
        <w:keepNext/>
        <w:spacing w:line="360" w:lineRule="auto"/>
        <w:rPr>
          <w:rFonts w:ascii="Arial" w:hAnsi="Arial" w:cs="Arial"/>
          <w:b w:val="0"/>
          <w:bCs w:val="0"/>
          <w:color w:val="auto"/>
          <w:sz w:val="20"/>
          <w:szCs w:val="20"/>
        </w:rPr>
      </w:pPr>
      <w:r w:rsidRPr="75589953">
        <w:rPr>
          <w:rFonts w:ascii="Arial" w:hAnsi="Arial" w:cs="Arial"/>
          <w:color w:val="auto"/>
          <w:sz w:val="20"/>
          <w:szCs w:val="20"/>
        </w:rPr>
        <w:t>Tabela 5.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</w:rPr>
        <w:t xml:space="preserve"> Parâmetros obtidos da voltametria cíclica para o sistema da superfície de ouro após imobilização de PQ funcionalizado por AMS e por Cis.</w:t>
      </w:r>
    </w:p>
    <w:tbl>
      <w:tblPr>
        <w:tblStyle w:val="Tabelacomgrade"/>
        <w:tblW w:w="5000" w:type="pct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/>
        <w:tblPrChange w:id="443" w:author="Adriana Carvalho" w:date="2018-05-02T02:03:00Z">
          <w:tblPr>
            <w:tblStyle w:val="Tabelacomgrade"/>
            <w:tblW w:w="5000" w:type="pct"/>
            <w:jc w:val="center"/>
            <w:tblBorders>
              <w:left w:val="none" w:sz="0" w:space="0" w:color="auto"/>
              <w:right w:val="none" w:sz="0" w:space="0" w:color="auto"/>
              <w:insideV w:val="none" w:sz="0" w:space="0" w:color="auto"/>
            </w:tblBorders>
            <w:tblLook w:val="04A0"/>
          </w:tblPr>
        </w:tblPrChange>
      </w:tblPr>
      <w:tblGrid>
        <w:gridCol w:w="1725"/>
        <w:gridCol w:w="1512"/>
        <w:gridCol w:w="1514"/>
        <w:gridCol w:w="1612"/>
        <w:gridCol w:w="1412"/>
        <w:gridCol w:w="1512"/>
        <w:tblGridChange w:id="444">
          <w:tblGrid>
            <w:gridCol w:w="360"/>
            <w:gridCol w:w="360"/>
            <w:gridCol w:w="360"/>
            <w:gridCol w:w="360"/>
            <w:gridCol w:w="360"/>
            <w:gridCol w:w="360"/>
          </w:tblGrid>
        </w:tblGridChange>
      </w:tblGrid>
      <w:tr w:rsidR="00DE73EF" w:rsidRPr="00BF6CA0" w:rsidTr="00BF6CA0">
        <w:trPr>
          <w:trHeight w:val="737"/>
          <w:jc w:val="center"/>
          <w:trPrChange w:id="445" w:author="Adriana Carvalho" w:date="2018-05-02T02:03:00Z">
            <w:trPr>
              <w:trHeight w:val="737"/>
              <w:jc w:val="center"/>
            </w:trPr>
          </w:trPrChange>
        </w:trPr>
        <w:tc>
          <w:tcPr>
            <w:tcW w:w="929" w:type="pct"/>
            <w:tcBorders>
              <w:top w:val="single" w:sz="4" w:space="0" w:color="auto"/>
            </w:tcBorders>
            <w:vAlign w:val="center"/>
            <w:tcPrChange w:id="446" w:author="Adriana Carvalho" w:date="2018-05-02T02:03:00Z">
              <w:tcPr>
                <w:tcW w:w="857" w:type="pct"/>
                <w:tcBorders>
                  <w:top w:val="single" w:sz="18" w:space="0" w:color="auto"/>
                </w:tcBorders>
                <w:vAlign w:val="center"/>
              </w:tcPr>
            </w:tcPrChange>
          </w:tcPr>
          <w:p w:rsidR="00DE73EF" w:rsidRPr="00BF6CA0" w:rsidRDefault="00684AA4" w:rsidP="53A29BAE">
            <w:pPr>
              <w:spacing w:after="160" w:line="360" w:lineRule="auto"/>
              <w:jc w:val="center"/>
              <w:rPr>
                <w:rFonts w:cs="Arial"/>
                <w:b/>
                <w:bCs/>
                <w:sz w:val="18"/>
                <w:szCs w:val="20"/>
                <w:rPrChange w:id="447" w:author="Adriana Carvalho" w:date="2018-05-02T00:00:00Z">
                  <w:rPr>
                    <w:rFonts w:eastAsiaTheme="minorHAnsi" w:cs="Arial"/>
                    <w:b/>
                    <w:bCs/>
                    <w:szCs w:val="22"/>
                  </w:rPr>
                </w:rPrChange>
              </w:rPr>
            </w:pPr>
            <w:r w:rsidRPr="00684AA4">
              <w:rPr>
                <w:rFonts w:cs="Arial"/>
                <w:b/>
                <w:bCs/>
                <w:sz w:val="18"/>
                <w:szCs w:val="20"/>
                <w:rPrChange w:id="448" w:author="Adriana Carvalho" w:date="2018-05-02T02:02:00Z">
                  <w:rPr>
                    <w:rFonts w:cs="Arial"/>
                    <w:b/>
                    <w:bCs/>
                  </w:rPr>
                </w:rPrChange>
              </w:rPr>
              <w:t>Sistema</w:t>
            </w:r>
          </w:p>
        </w:tc>
        <w:tc>
          <w:tcPr>
            <w:tcW w:w="814" w:type="pct"/>
            <w:tcBorders>
              <w:top w:val="single" w:sz="4" w:space="0" w:color="auto"/>
              <w:bottom w:val="single" w:sz="4" w:space="0" w:color="auto"/>
            </w:tcBorders>
            <w:vAlign w:val="center"/>
            <w:tcPrChange w:id="449" w:author="Adriana Carvalho" w:date="2018-05-02T02:03:00Z">
              <w:tcPr>
                <w:tcW w:w="688" w:type="pct"/>
                <w:tcBorders>
                  <w:top w:val="single" w:sz="18" w:space="0" w:color="auto"/>
                  <w:bottom w:val="single" w:sz="4" w:space="0" w:color="auto"/>
                </w:tcBorders>
                <w:vAlign w:val="center"/>
              </w:tcPr>
            </w:tcPrChange>
          </w:tcPr>
          <w:p w:rsidR="00DE73EF" w:rsidRPr="00BF6CA0" w:rsidDel="00DE73EF" w:rsidRDefault="75589953" w:rsidP="53A29BAE">
            <w:pPr>
              <w:spacing w:after="160" w:line="360" w:lineRule="auto"/>
              <w:jc w:val="center"/>
              <w:rPr>
                <w:del w:id="450" w:author="Adriana Carvalho" w:date="2018-05-02T00:00:00Z"/>
                <w:rFonts w:cs="Arial"/>
                <w:b/>
                <w:bCs/>
                <w:sz w:val="18"/>
                <w:szCs w:val="20"/>
                <w:rPrChange w:id="451" w:author="Adriana Carvalho" w:date="2018-05-02T00:00:00Z">
                  <w:rPr>
                    <w:del w:id="452" w:author="Adriana Carvalho" w:date="2018-05-02T00:00:00Z"/>
                    <w:rFonts w:eastAsiaTheme="minorHAnsi" w:cs="Arial"/>
                    <w:b/>
                    <w:bCs/>
                    <w:szCs w:val="22"/>
                  </w:rPr>
                </w:rPrChange>
              </w:rPr>
            </w:pPr>
            <w:proofErr w:type="spellStart"/>
            <w:ins w:id="453" w:author="Adriana Carvalho" w:date="2018-05-02T01:58:00Z">
              <w:r w:rsidRPr="00BF6CA0">
                <w:rPr>
                  <w:sz w:val="18"/>
                  <w:szCs w:val="20"/>
                </w:rPr>
                <w:t>j</w:t>
              </w:r>
            </w:ins>
            <w:del w:id="454" w:author="Adriana Carvalho" w:date="2018-05-02T01:58:00Z">
              <w:r w:rsidRPr="00BF6CA0">
                <w:rPr>
                  <w:sz w:val="18"/>
                  <w:szCs w:val="20"/>
                </w:rPr>
                <w:delText>J</w:delText>
              </w:r>
            </w:del>
            <w:r w:rsidR="00684AA4" w:rsidRPr="00684AA4">
              <w:rPr>
                <w:rFonts w:cs="Arial"/>
                <w:b/>
                <w:bCs/>
                <w:sz w:val="18"/>
                <w:szCs w:val="20"/>
                <w:vertAlign w:val="subscript"/>
                <w:rPrChange w:id="455" w:author="Adriana Carvalho" w:date="2018-05-02T02:02:00Z">
                  <w:rPr>
                    <w:rFonts w:cs="Arial"/>
                    <w:b/>
                    <w:bCs/>
                    <w:vertAlign w:val="subscript"/>
                  </w:rPr>
                </w:rPrChange>
              </w:rPr>
              <w:t>PA</w:t>
            </w:r>
            <w:proofErr w:type="spellEnd"/>
            <w:ins w:id="456" w:author="Adriana Carvalho" w:date="2018-05-02T01:58:00Z">
              <w:r w:rsidRPr="00BF6CA0">
                <w:rPr>
                  <w:sz w:val="18"/>
                  <w:szCs w:val="20"/>
                </w:rPr>
                <w:t xml:space="preserve"> </w:t>
              </w:r>
            </w:ins>
          </w:p>
          <w:p w:rsidR="00DE73EF" w:rsidRPr="00BF6CA0" w:rsidRDefault="00684AA4">
            <w:pPr>
              <w:spacing w:after="160" w:line="360" w:lineRule="auto"/>
              <w:jc w:val="center"/>
              <w:rPr>
                <w:rFonts w:cs="Arial"/>
                <w:b/>
                <w:bCs/>
                <w:sz w:val="18"/>
                <w:szCs w:val="20"/>
                <w:rPrChange w:id="457" w:author="Adriana Carvalho" w:date="2018-05-02T00:00:00Z">
                  <w:rPr>
                    <w:rFonts w:eastAsiaTheme="minorHAnsi" w:cs="Arial"/>
                    <w:b/>
                    <w:bCs/>
                    <w:szCs w:val="22"/>
                  </w:rPr>
                </w:rPrChange>
              </w:rPr>
            </w:pPr>
            <w:r w:rsidRPr="00684AA4">
              <w:rPr>
                <w:rFonts w:cs="Arial"/>
                <w:b/>
                <w:bCs/>
                <w:sz w:val="18"/>
                <w:szCs w:val="20"/>
                <w:rPrChange w:id="458" w:author="Adriana Carvalho" w:date="2018-05-02T02:02:00Z">
                  <w:rPr>
                    <w:rFonts w:cs="Arial"/>
                    <w:b/>
                    <w:bCs/>
                  </w:rPr>
                </w:rPrChange>
              </w:rPr>
              <w:t>(A m</w:t>
            </w:r>
            <w:r w:rsidRPr="00684AA4">
              <w:rPr>
                <w:rFonts w:cs="Arial"/>
                <w:b/>
                <w:bCs/>
                <w:sz w:val="18"/>
                <w:szCs w:val="20"/>
                <w:vertAlign w:val="superscript"/>
                <w:rPrChange w:id="459" w:author="Adriana Carvalho" w:date="2018-05-02T02:02:00Z">
                  <w:rPr>
                    <w:rFonts w:cs="Arial"/>
                    <w:b/>
                    <w:bCs/>
                    <w:vertAlign w:val="superscript"/>
                  </w:rPr>
                </w:rPrChange>
              </w:rPr>
              <w:t>-2</w:t>
            </w:r>
            <w:r w:rsidRPr="00684AA4">
              <w:rPr>
                <w:rFonts w:cs="Arial"/>
                <w:b/>
                <w:bCs/>
                <w:sz w:val="18"/>
                <w:szCs w:val="20"/>
                <w:rPrChange w:id="460" w:author="Adriana Carvalho" w:date="2018-05-02T02:02:00Z">
                  <w:rPr>
                    <w:rFonts w:cs="Arial"/>
                    <w:b/>
                    <w:bCs/>
                  </w:rPr>
                </w:rPrChange>
              </w:rPr>
              <w:t>)</w:t>
            </w:r>
          </w:p>
        </w:tc>
        <w:tc>
          <w:tcPr>
            <w:tcW w:w="815" w:type="pct"/>
            <w:tcBorders>
              <w:top w:val="single" w:sz="4" w:space="0" w:color="auto"/>
            </w:tcBorders>
            <w:vAlign w:val="center"/>
            <w:tcPrChange w:id="461" w:author="Adriana Carvalho" w:date="2018-05-02T02:03:00Z">
              <w:tcPr>
                <w:tcW w:w="688" w:type="pct"/>
                <w:tcBorders>
                  <w:top w:val="single" w:sz="18" w:space="0" w:color="auto"/>
                </w:tcBorders>
                <w:vAlign w:val="center"/>
              </w:tcPr>
            </w:tcPrChange>
          </w:tcPr>
          <w:p w:rsidR="00DE73EF" w:rsidRPr="00BF6CA0" w:rsidDel="00DE73EF" w:rsidRDefault="00684AA4" w:rsidP="53A29BAE">
            <w:pPr>
              <w:spacing w:after="160" w:line="360" w:lineRule="auto"/>
              <w:jc w:val="center"/>
              <w:rPr>
                <w:del w:id="462" w:author="Adriana Carvalho" w:date="2018-05-02T00:00:00Z"/>
                <w:rFonts w:cs="Arial"/>
                <w:b/>
                <w:bCs/>
                <w:sz w:val="18"/>
                <w:szCs w:val="20"/>
                <w:rPrChange w:id="463" w:author="Adriana Carvalho" w:date="2018-05-02T00:00:00Z">
                  <w:rPr>
                    <w:del w:id="464" w:author="Adriana Carvalho" w:date="2018-05-02T00:00:00Z"/>
                    <w:rFonts w:eastAsiaTheme="minorHAnsi" w:cs="Arial"/>
                    <w:b/>
                    <w:bCs/>
                    <w:szCs w:val="22"/>
                  </w:rPr>
                </w:rPrChange>
              </w:rPr>
            </w:pPr>
            <w:r w:rsidRPr="00684AA4">
              <w:rPr>
                <w:rFonts w:cs="Arial"/>
                <w:b/>
                <w:bCs/>
                <w:sz w:val="18"/>
                <w:szCs w:val="20"/>
                <w:rPrChange w:id="465" w:author="Adriana Carvalho" w:date="2018-05-02T02:02:00Z">
                  <w:rPr>
                    <w:rFonts w:cs="Arial"/>
                    <w:b/>
                    <w:bCs/>
                  </w:rPr>
                </w:rPrChange>
              </w:rPr>
              <w:t>E</w:t>
            </w:r>
            <w:r w:rsidRPr="00684AA4">
              <w:rPr>
                <w:rFonts w:cs="Arial"/>
                <w:b/>
                <w:bCs/>
                <w:sz w:val="18"/>
                <w:szCs w:val="20"/>
                <w:vertAlign w:val="subscript"/>
                <w:rPrChange w:id="466" w:author="Adriana Carvalho" w:date="2018-05-02T02:02:00Z">
                  <w:rPr>
                    <w:rFonts w:cs="Arial"/>
                    <w:b/>
                    <w:bCs/>
                    <w:vertAlign w:val="subscript"/>
                  </w:rPr>
                </w:rPrChange>
              </w:rPr>
              <w:t>PA</w:t>
            </w:r>
            <w:ins w:id="467" w:author="Adriana Carvalho" w:date="2018-05-02T01:58:00Z">
              <w:r w:rsidR="53A29BAE" w:rsidRPr="00BF6CA0">
                <w:rPr>
                  <w:sz w:val="18"/>
                  <w:szCs w:val="20"/>
                </w:rPr>
                <w:t xml:space="preserve"> </w:t>
              </w:r>
            </w:ins>
          </w:p>
          <w:p w:rsidR="00DE73EF" w:rsidRPr="00BF6CA0" w:rsidRDefault="00684AA4">
            <w:pPr>
              <w:spacing w:after="160" w:line="360" w:lineRule="auto"/>
              <w:jc w:val="center"/>
              <w:rPr>
                <w:rFonts w:cs="Arial"/>
                <w:b/>
                <w:bCs/>
                <w:sz w:val="18"/>
                <w:szCs w:val="20"/>
                <w:rPrChange w:id="468" w:author="Adriana Carvalho" w:date="2018-05-02T00:00:00Z">
                  <w:rPr>
                    <w:rFonts w:eastAsiaTheme="minorHAnsi" w:cs="Arial"/>
                    <w:b/>
                    <w:bCs/>
                    <w:szCs w:val="22"/>
                  </w:rPr>
                </w:rPrChange>
              </w:rPr>
            </w:pPr>
            <w:r w:rsidRPr="00684AA4">
              <w:rPr>
                <w:rFonts w:cs="Arial"/>
                <w:b/>
                <w:bCs/>
                <w:sz w:val="18"/>
                <w:szCs w:val="20"/>
                <w:rPrChange w:id="469" w:author="Adriana Carvalho" w:date="2018-05-02T02:02:00Z">
                  <w:rPr>
                    <w:rFonts w:cs="Arial"/>
                    <w:b/>
                    <w:bCs/>
                  </w:rPr>
                </w:rPrChange>
              </w:rPr>
              <w:t>(V)</w:t>
            </w:r>
          </w:p>
        </w:tc>
        <w:tc>
          <w:tcPr>
            <w:tcW w:w="868" w:type="pct"/>
            <w:tcBorders>
              <w:top w:val="single" w:sz="4" w:space="0" w:color="auto"/>
            </w:tcBorders>
            <w:vAlign w:val="center"/>
            <w:tcPrChange w:id="470" w:author="Adriana Carvalho" w:date="2018-05-02T02:03:00Z">
              <w:tcPr>
                <w:tcW w:w="703" w:type="pct"/>
                <w:tcBorders>
                  <w:top w:val="single" w:sz="18" w:space="0" w:color="auto"/>
                </w:tcBorders>
                <w:vAlign w:val="center"/>
              </w:tcPr>
            </w:tcPrChange>
          </w:tcPr>
          <w:p w:rsidR="00DE73EF" w:rsidRPr="00BF6CA0" w:rsidDel="00DE73EF" w:rsidRDefault="75589953" w:rsidP="53A29BAE">
            <w:pPr>
              <w:spacing w:after="160" w:line="360" w:lineRule="auto"/>
              <w:jc w:val="center"/>
              <w:rPr>
                <w:del w:id="471" w:author="Adriana Carvalho" w:date="2018-05-02T00:00:00Z"/>
                <w:rFonts w:cs="Arial"/>
                <w:b/>
                <w:bCs/>
                <w:sz w:val="18"/>
                <w:szCs w:val="20"/>
                <w:rPrChange w:id="472" w:author="Adriana Carvalho" w:date="2018-05-02T00:00:00Z">
                  <w:rPr>
                    <w:del w:id="473" w:author="Adriana Carvalho" w:date="2018-05-02T00:00:00Z"/>
                    <w:rFonts w:eastAsiaTheme="minorHAnsi" w:cs="Arial"/>
                    <w:b/>
                    <w:bCs/>
                    <w:szCs w:val="22"/>
                  </w:rPr>
                </w:rPrChange>
              </w:rPr>
            </w:pPr>
            <w:proofErr w:type="spellStart"/>
            <w:ins w:id="474" w:author="Adriana Carvalho" w:date="2018-05-02T01:58:00Z">
              <w:r w:rsidRPr="00BF6CA0">
                <w:rPr>
                  <w:sz w:val="18"/>
                  <w:szCs w:val="20"/>
                </w:rPr>
                <w:t>j</w:t>
              </w:r>
            </w:ins>
            <w:del w:id="475" w:author="Adriana Carvalho" w:date="2018-05-02T01:58:00Z">
              <w:r w:rsidRPr="00BF6CA0">
                <w:rPr>
                  <w:sz w:val="18"/>
                  <w:szCs w:val="20"/>
                </w:rPr>
                <w:delText>J</w:delText>
              </w:r>
            </w:del>
            <w:r w:rsidR="00684AA4" w:rsidRPr="00684AA4">
              <w:rPr>
                <w:rFonts w:cs="Arial"/>
                <w:b/>
                <w:bCs/>
                <w:sz w:val="18"/>
                <w:szCs w:val="20"/>
                <w:vertAlign w:val="subscript"/>
                <w:rPrChange w:id="476" w:author="Adriana Carvalho" w:date="2018-05-02T02:02:00Z">
                  <w:rPr>
                    <w:rFonts w:cs="Arial"/>
                    <w:b/>
                    <w:bCs/>
                    <w:vertAlign w:val="subscript"/>
                  </w:rPr>
                </w:rPrChange>
              </w:rPr>
              <w:t>PC</w:t>
            </w:r>
            <w:proofErr w:type="spellEnd"/>
            <w:ins w:id="477" w:author="Adriana Carvalho" w:date="2018-05-02T01:58:00Z">
              <w:r w:rsidRPr="00BF6CA0">
                <w:rPr>
                  <w:sz w:val="18"/>
                  <w:szCs w:val="20"/>
                </w:rPr>
                <w:t xml:space="preserve"> </w:t>
              </w:r>
            </w:ins>
          </w:p>
          <w:p w:rsidR="00DE73EF" w:rsidRPr="00BF6CA0" w:rsidRDefault="00684AA4">
            <w:pPr>
              <w:spacing w:after="160" w:line="360" w:lineRule="auto"/>
              <w:jc w:val="center"/>
              <w:rPr>
                <w:rFonts w:cs="Arial"/>
                <w:b/>
                <w:bCs/>
                <w:sz w:val="18"/>
                <w:szCs w:val="20"/>
                <w:rPrChange w:id="478" w:author="Adriana Carvalho" w:date="2018-05-02T00:00:00Z">
                  <w:rPr>
                    <w:rFonts w:eastAsiaTheme="minorHAnsi" w:cs="Arial"/>
                    <w:b/>
                    <w:bCs/>
                    <w:szCs w:val="22"/>
                  </w:rPr>
                </w:rPrChange>
              </w:rPr>
            </w:pPr>
            <w:r w:rsidRPr="00684AA4">
              <w:rPr>
                <w:rFonts w:cs="Arial"/>
                <w:b/>
                <w:bCs/>
                <w:sz w:val="18"/>
                <w:szCs w:val="20"/>
                <w:rPrChange w:id="479" w:author="Adriana Carvalho" w:date="2018-05-02T02:02:00Z">
                  <w:rPr>
                    <w:rFonts w:cs="Arial"/>
                    <w:b/>
                    <w:bCs/>
                  </w:rPr>
                </w:rPrChange>
              </w:rPr>
              <w:t>(A m</w:t>
            </w:r>
            <w:r w:rsidRPr="00684AA4">
              <w:rPr>
                <w:rFonts w:cs="Arial"/>
                <w:b/>
                <w:bCs/>
                <w:sz w:val="18"/>
                <w:szCs w:val="20"/>
                <w:vertAlign w:val="superscript"/>
                <w:rPrChange w:id="480" w:author="Adriana Carvalho" w:date="2018-05-02T02:02:00Z">
                  <w:rPr>
                    <w:rFonts w:cs="Arial"/>
                    <w:b/>
                    <w:bCs/>
                    <w:vertAlign w:val="superscript"/>
                  </w:rPr>
                </w:rPrChange>
              </w:rPr>
              <w:t>-2</w:t>
            </w:r>
            <w:r w:rsidRPr="00684AA4">
              <w:rPr>
                <w:rFonts w:cs="Arial"/>
                <w:b/>
                <w:bCs/>
                <w:sz w:val="18"/>
                <w:szCs w:val="20"/>
                <w:rPrChange w:id="481" w:author="Adriana Carvalho" w:date="2018-05-02T02:02:00Z">
                  <w:rPr>
                    <w:rFonts w:cs="Arial"/>
                    <w:b/>
                    <w:bCs/>
                  </w:rPr>
                </w:rPrChange>
              </w:rPr>
              <w:t>)</w:t>
            </w:r>
          </w:p>
        </w:tc>
        <w:tc>
          <w:tcPr>
            <w:tcW w:w="760" w:type="pct"/>
            <w:tcBorders>
              <w:top w:val="single" w:sz="4" w:space="0" w:color="auto"/>
            </w:tcBorders>
            <w:vAlign w:val="center"/>
            <w:tcPrChange w:id="482" w:author="Adriana Carvalho" w:date="2018-05-02T02:03:00Z">
              <w:tcPr>
                <w:tcW w:w="688" w:type="pct"/>
                <w:tcBorders>
                  <w:top w:val="single" w:sz="18" w:space="0" w:color="auto"/>
                </w:tcBorders>
                <w:vAlign w:val="center"/>
              </w:tcPr>
            </w:tcPrChange>
          </w:tcPr>
          <w:p w:rsidR="00DE73EF" w:rsidRPr="00BF6CA0" w:rsidDel="00DE73EF" w:rsidRDefault="00684AA4" w:rsidP="53A29BAE">
            <w:pPr>
              <w:spacing w:after="160" w:line="360" w:lineRule="auto"/>
              <w:jc w:val="center"/>
              <w:rPr>
                <w:del w:id="483" w:author="Adriana Carvalho" w:date="2018-05-02T00:00:00Z"/>
                <w:rFonts w:cs="Arial"/>
                <w:b/>
                <w:bCs/>
                <w:sz w:val="18"/>
                <w:szCs w:val="20"/>
                <w:vertAlign w:val="subscript"/>
                <w:rPrChange w:id="484" w:author="Adriana Carvalho" w:date="2018-05-02T00:00:00Z">
                  <w:rPr>
                    <w:del w:id="485" w:author="Adriana Carvalho" w:date="2018-05-02T00:00:00Z"/>
                    <w:rFonts w:eastAsiaTheme="minorHAnsi" w:cs="Arial"/>
                    <w:b/>
                    <w:bCs/>
                    <w:szCs w:val="22"/>
                    <w:vertAlign w:val="subscript"/>
                  </w:rPr>
                </w:rPrChange>
              </w:rPr>
            </w:pPr>
            <w:r w:rsidRPr="00684AA4">
              <w:rPr>
                <w:rFonts w:cs="Arial"/>
                <w:b/>
                <w:bCs/>
                <w:sz w:val="18"/>
                <w:szCs w:val="20"/>
                <w:rPrChange w:id="486" w:author="Adriana Carvalho" w:date="2018-05-02T02:02:00Z">
                  <w:rPr>
                    <w:rFonts w:cs="Arial"/>
                    <w:b/>
                    <w:bCs/>
                  </w:rPr>
                </w:rPrChange>
              </w:rPr>
              <w:t>E</w:t>
            </w:r>
            <w:r w:rsidRPr="00684AA4">
              <w:rPr>
                <w:rFonts w:cs="Arial"/>
                <w:b/>
                <w:bCs/>
                <w:sz w:val="18"/>
                <w:szCs w:val="20"/>
                <w:vertAlign w:val="subscript"/>
                <w:rPrChange w:id="487" w:author="Adriana Carvalho" w:date="2018-05-02T02:02:00Z">
                  <w:rPr>
                    <w:rFonts w:cs="Arial"/>
                    <w:b/>
                    <w:bCs/>
                    <w:vertAlign w:val="subscript"/>
                  </w:rPr>
                </w:rPrChange>
              </w:rPr>
              <w:t>PC</w:t>
            </w:r>
            <w:ins w:id="488" w:author="Adriana Carvalho" w:date="2018-05-02T01:58:00Z">
              <w:r w:rsidR="53A29BAE" w:rsidRPr="00BF6CA0">
                <w:rPr>
                  <w:sz w:val="18"/>
                  <w:szCs w:val="20"/>
                </w:rPr>
                <w:t xml:space="preserve"> </w:t>
              </w:r>
            </w:ins>
          </w:p>
          <w:p w:rsidR="00DE73EF" w:rsidRPr="00BF6CA0" w:rsidRDefault="00684AA4">
            <w:pPr>
              <w:spacing w:after="160" w:line="360" w:lineRule="auto"/>
              <w:jc w:val="center"/>
              <w:rPr>
                <w:rFonts w:cs="Arial"/>
                <w:b/>
                <w:bCs/>
                <w:sz w:val="18"/>
                <w:szCs w:val="20"/>
                <w:rPrChange w:id="489" w:author="Adriana Carvalho" w:date="2018-05-02T00:00:00Z">
                  <w:rPr>
                    <w:rFonts w:eastAsiaTheme="minorHAnsi" w:cs="Arial"/>
                    <w:b/>
                    <w:bCs/>
                    <w:szCs w:val="22"/>
                  </w:rPr>
                </w:rPrChange>
              </w:rPr>
            </w:pPr>
            <w:r w:rsidRPr="00684AA4">
              <w:rPr>
                <w:rFonts w:cs="Arial"/>
                <w:b/>
                <w:bCs/>
                <w:sz w:val="18"/>
                <w:szCs w:val="20"/>
                <w:rPrChange w:id="490" w:author="Adriana Carvalho" w:date="2018-05-02T02:02:00Z">
                  <w:rPr>
                    <w:rFonts w:cs="Arial"/>
                    <w:b/>
                    <w:bCs/>
                  </w:rPr>
                </w:rPrChange>
              </w:rPr>
              <w:t>(V)</w:t>
            </w:r>
          </w:p>
        </w:tc>
        <w:tc>
          <w:tcPr>
            <w:tcW w:w="815" w:type="pct"/>
            <w:tcBorders>
              <w:top w:val="single" w:sz="4" w:space="0" w:color="auto"/>
            </w:tcBorders>
            <w:vAlign w:val="center"/>
            <w:tcPrChange w:id="491" w:author="Adriana Carvalho" w:date="2018-05-02T02:03:00Z">
              <w:tcPr>
                <w:tcW w:w="688" w:type="pct"/>
                <w:tcBorders>
                  <w:top w:val="single" w:sz="18" w:space="0" w:color="auto"/>
                </w:tcBorders>
                <w:vAlign w:val="center"/>
              </w:tcPr>
            </w:tcPrChange>
          </w:tcPr>
          <w:p w:rsidR="00DE73EF" w:rsidRPr="00BF6CA0" w:rsidDel="00DE73EF" w:rsidRDefault="00684AA4" w:rsidP="53A29BAE">
            <w:pPr>
              <w:spacing w:after="160" w:line="360" w:lineRule="auto"/>
              <w:jc w:val="center"/>
              <w:rPr>
                <w:del w:id="492" w:author="Adriana Carvalho" w:date="2018-05-02T00:00:00Z"/>
                <w:rFonts w:cs="Arial"/>
                <w:b/>
                <w:bCs/>
                <w:sz w:val="18"/>
                <w:szCs w:val="20"/>
                <w:rPrChange w:id="493" w:author="Adriana Carvalho" w:date="2018-05-02T00:00:00Z">
                  <w:rPr>
                    <w:del w:id="494" w:author="Adriana Carvalho" w:date="2018-05-02T00:00:00Z"/>
                    <w:rFonts w:eastAsiaTheme="minorHAnsi" w:cs="Arial"/>
                    <w:b/>
                    <w:bCs/>
                    <w:szCs w:val="22"/>
                  </w:rPr>
                </w:rPrChange>
              </w:rPr>
            </w:pPr>
            <w:r w:rsidRPr="00684AA4">
              <w:rPr>
                <w:rFonts w:cs="Arial"/>
                <w:b/>
                <w:bCs/>
                <w:sz w:val="18"/>
                <w:szCs w:val="20"/>
                <w:rPrChange w:id="495" w:author="Adriana Carvalho" w:date="2018-05-02T02:02:00Z">
                  <w:rPr>
                    <w:rFonts w:cs="Arial"/>
                    <w:b/>
                    <w:bCs/>
                  </w:rPr>
                </w:rPrChange>
              </w:rPr>
              <w:t>∆E</w:t>
            </w:r>
            <w:r w:rsidRPr="00684AA4">
              <w:rPr>
                <w:rFonts w:cs="Arial"/>
                <w:b/>
                <w:bCs/>
                <w:sz w:val="18"/>
                <w:szCs w:val="20"/>
                <w:vertAlign w:val="subscript"/>
                <w:rPrChange w:id="496" w:author="Adriana Carvalho" w:date="2018-05-02T02:02:00Z">
                  <w:rPr>
                    <w:rFonts w:cs="Arial"/>
                    <w:b/>
                    <w:bCs/>
                    <w:vertAlign w:val="subscript"/>
                  </w:rPr>
                </w:rPrChange>
              </w:rPr>
              <w:t>P</w:t>
            </w:r>
            <w:ins w:id="497" w:author="Adriana Carvalho" w:date="2018-05-02T01:58:00Z">
              <w:r w:rsidR="53A29BAE" w:rsidRPr="00BF6CA0">
                <w:rPr>
                  <w:sz w:val="18"/>
                  <w:szCs w:val="20"/>
                </w:rPr>
                <w:t xml:space="preserve"> </w:t>
              </w:r>
            </w:ins>
          </w:p>
          <w:p w:rsidR="00DE73EF" w:rsidRPr="00BF6CA0" w:rsidRDefault="00684AA4">
            <w:pPr>
              <w:spacing w:after="160" w:line="360" w:lineRule="auto"/>
              <w:jc w:val="center"/>
              <w:rPr>
                <w:rFonts w:cs="Arial"/>
                <w:b/>
                <w:bCs/>
                <w:sz w:val="18"/>
                <w:szCs w:val="20"/>
                <w:rPrChange w:id="498" w:author="Adriana Carvalho" w:date="2018-05-02T00:00:00Z">
                  <w:rPr>
                    <w:rFonts w:eastAsiaTheme="minorHAnsi" w:cs="Arial"/>
                    <w:b/>
                    <w:bCs/>
                    <w:szCs w:val="22"/>
                  </w:rPr>
                </w:rPrChange>
              </w:rPr>
            </w:pPr>
            <w:r w:rsidRPr="00684AA4">
              <w:rPr>
                <w:rFonts w:cs="Arial"/>
                <w:b/>
                <w:bCs/>
                <w:sz w:val="18"/>
                <w:szCs w:val="20"/>
                <w:rPrChange w:id="499" w:author="Adriana Carvalho" w:date="2018-05-02T02:02:00Z">
                  <w:rPr>
                    <w:rFonts w:cs="Arial"/>
                    <w:b/>
                    <w:bCs/>
                  </w:rPr>
                </w:rPrChange>
              </w:rPr>
              <w:t>(V)</w:t>
            </w:r>
          </w:p>
        </w:tc>
      </w:tr>
      <w:tr w:rsidR="00DE73EF" w:rsidRPr="00BF6CA0" w:rsidTr="00BF6CA0">
        <w:trPr>
          <w:trHeight w:val="737"/>
          <w:jc w:val="center"/>
          <w:trPrChange w:id="500" w:author="Adriana Carvalho" w:date="2018-05-02T02:03:00Z">
            <w:trPr>
              <w:trHeight w:val="737"/>
              <w:jc w:val="center"/>
            </w:trPr>
          </w:trPrChange>
        </w:trPr>
        <w:tc>
          <w:tcPr>
            <w:tcW w:w="929" w:type="pct"/>
            <w:vAlign w:val="center"/>
            <w:tcPrChange w:id="501" w:author="Adriana Carvalho" w:date="2018-05-02T02:03:00Z">
              <w:tcPr>
                <w:tcW w:w="857" w:type="pct"/>
                <w:vAlign w:val="center"/>
              </w:tcPr>
            </w:tcPrChange>
          </w:tcPr>
          <w:p w:rsidR="00DE73EF" w:rsidRPr="00BF6CA0" w:rsidRDefault="00684AA4" w:rsidP="53A29BAE">
            <w:pPr>
              <w:spacing w:after="160" w:line="360" w:lineRule="auto"/>
              <w:jc w:val="center"/>
              <w:rPr>
                <w:rFonts w:cs="Arial"/>
                <w:b/>
                <w:sz w:val="18"/>
                <w:szCs w:val="20"/>
                <w:rPrChange w:id="502" w:author="Adriana Carvalho" w:date="2018-05-02T00:00:00Z">
                  <w:rPr>
                    <w:rFonts w:eastAsiaTheme="minorHAnsi" w:cs="Arial"/>
                    <w:sz w:val="18"/>
                    <w:szCs w:val="18"/>
                  </w:rPr>
                </w:rPrChange>
              </w:rPr>
            </w:pPr>
            <w:proofErr w:type="spellStart"/>
            <w:r w:rsidRPr="00684AA4">
              <w:rPr>
                <w:rFonts w:cs="Arial"/>
                <w:b/>
                <w:sz w:val="18"/>
                <w:szCs w:val="20"/>
                <w:rPrChange w:id="503" w:author="Adriana Carvalho" w:date="2018-05-02T02:02:00Z">
                  <w:rPr>
                    <w:rFonts w:cs="Arial"/>
                    <w:sz w:val="18"/>
                    <w:szCs w:val="18"/>
                  </w:rPr>
                </w:rPrChange>
              </w:rPr>
              <w:t>EAu</w:t>
            </w:r>
            <w:proofErr w:type="spellEnd"/>
            <w:r w:rsidRPr="00684AA4">
              <w:rPr>
                <w:rFonts w:cs="Arial"/>
                <w:b/>
                <w:sz w:val="18"/>
                <w:szCs w:val="20"/>
                <w:rPrChange w:id="504" w:author="Adriana Carvalho" w:date="2018-05-02T02:02:00Z">
                  <w:rPr>
                    <w:rFonts w:cs="Arial"/>
                    <w:sz w:val="18"/>
                    <w:szCs w:val="18"/>
                  </w:rPr>
                </w:rPrChange>
              </w:rPr>
              <w:t xml:space="preserve">/SAM </w:t>
            </w:r>
            <w:proofErr w:type="spellStart"/>
            <w:r w:rsidRPr="00684AA4">
              <w:rPr>
                <w:rFonts w:cs="Arial"/>
                <w:b/>
                <w:sz w:val="18"/>
                <w:szCs w:val="20"/>
                <w:rPrChange w:id="505" w:author="Adriana Carvalho" w:date="2018-05-02T02:02:00Z">
                  <w:rPr>
                    <w:rFonts w:cs="Arial"/>
                    <w:sz w:val="18"/>
                    <w:szCs w:val="18"/>
                  </w:rPr>
                </w:rPrChange>
              </w:rPr>
              <w:t>Cis</w:t>
            </w:r>
            <w:proofErr w:type="spellEnd"/>
            <w:r w:rsidRPr="00684AA4">
              <w:rPr>
                <w:rFonts w:cs="Arial"/>
                <w:b/>
                <w:sz w:val="18"/>
                <w:szCs w:val="20"/>
                <w:rPrChange w:id="506" w:author="Adriana Carvalho" w:date="2018-05-02T02:02:00Z">
                  <w:rPr>
                    <w:rFonts w:cs="Arial"/>
                    <w:sz w:val="18"/>
                    <w:szCs w:val="18"/>
                  </w:rPr>
                </w:rPrChange>
              </w:rPr>
              <w:t>/PQ-AMS</w:t>
            </w:r>
          </w:p>
        </w:tc>
        <w:tc>
          <w:tcPr>
            <w:tcW w:w="814" w:type="pct"/>
            <w:tcBorders>
              <w:top w:val="single" w:sz="4" w:space="0" w:color="auto"/>
              <w:bottom w:val="single" w:sz="4" w:space="0" w:color="auto"/>
            </w:tcBorders>
            <w:vAlign w:val="center"/>
            <w:tcPrChange w:id="507" w:author="Adriana Carvalho" w:date="2018-05-02T02:03:00Z">
              <w:tcPr>
                <w:tcW w:w="688" w:type="pct"/>
                <w:tcBorders>
                  <w:top w:val="single" w:sz="4" w:space="0" w:color="auto"/>
                  <w:bottom w:val="single" w:sz="4" w:space="0" w:color="auto"/>
                </w:tcBorders>
                <w:vAlign w:val="center"/>
              </w:tcPr>
            </w:tcPrChange>
          </w:tcPr>
          <w:p w:rsidR="00DE73EF" w:rsidRPr="00BF6CA0" w:rsidRDefault="00684AA4" w:rsidP="53A29BAE">
            <w:pPr>
              <w:spacing w:after="160" w:line="360" w:lineRule="auto"/>
              <w:jc w:val="center"/>
              <w:rPr>
                <w:rFonts w:cs="Arial"/>
                <w:sz w:val="18"/>
                <w:szCs w:val="20"/>
                <w:rPrChange w:id="508" w:author="Adriana Carvalho" w:date="2018-05-02T00:00:00Z">
                  <w:rPr>
                    <w:rFonts w:eastAsiaTheme="minorHAnsi" w:cs="Arial"/>
                    <w:sz w:val="18"/>
                    <w:szCs w:val="18"/>
                  </w:rPr>
                </w:rPrChange>
              </w:rPr>
            </w:pPr>
            <w:r w:rsidRPr="00684AA4">
              <w:rPr>
                <w:rFonts w:cs="Arial"/>
                <w:sz w:val="18"/>
                <w:szCs w:val="20"/>
              </w:rPr>
              <w:t>3,20</w:t>
            </w:r>
            <w:del w:id="509" w:author="Adriana Carvalho" w:date="2018-05-02T01:57:00Z">
              <w:r w:rsidR="53A29BAE" w:rsidRPr="00BF6CA0">
                <w:rPr>
                  <w:sz w:val="18"/>
                  <w:szCs w:val="20"/>
                </w:rPr>
                <w:delText>142</w:delText>
              </w:r>
            </w:del>
            <w:r w:rsidRPr="00684AA4">
              <w:rPr>
                <w:rFonts w:cs="Arial"/>
                <w:sz w:val="18"/>
                <w:szCs w:val="20"/>
              </w:rPr>
              <w:t xml:space="preserve"> ± 0,06</w:t>
            </w:r>
            <w:del w:id="510" w:author="Adriana Carvalho" w:date="2018-05-02T01:57:00Z">
              <w:r w:rsidR="53A29BAE" w:rsidRPr="00BF6CA0">
                <w:rPr>
                  <w:sz w:val="18"/>
                  <w:szCs w:val="20"/>
                </w:rPr>
                <w:delText>319</w:delText>
              </w:r>
            </w:del>
          </w:p>
        </w:tc>
        <w:tc>
          <w:tcPr>
            <w:tcW w:w="815" w:type="pct"/>
            <w:vAlign w:val="center"/>
            <w:tcPrChange w:id="511" w:author="Adriana Carvalho" w:date="2018-05-02T02:03:00Z">
              <w:tcPr>
                <w:tcW w:w="688" w:type="pct"/>
                <w:vAlign w:val="center"/>
              </w:tcPr>
            </w:tcPrChange>
          </w:tcPr>
          <w:p w:rsidR="00DE73EF" w:rsidRPr="00BF6CA0" w:rsidRDefault="00684AA4" w:rsidP="53A29BAE">
            <w:pPr>
              <w:spacing w:after="160" w:line="360" w:lineRule="auto"/>
              <w:jc w:val="center"/>
              <w:rPr>
                <w:rFonts w:cs="Arial"/>
                <w:sz w:val="18"/>
                <w:szCs w:val="20"/>
                <w:rPrChange w:id="512" w:author="Adriana Carvalho" w:date="2018-05-02T00:00:00Z">
                  <w:rPr>
                    <w:rFonts w:eastAsiaTheme="minorHAnsi" w:cs="Arial"/>
                    <w:sz w:val="18"/>
                    <w:szCs w:val="18"/>
                  </w:rPr>
                </w:rPrChange>
              </w:rPr>
            </w:pPr>
            <w:r w:rsidRPr="00684AA4">
              <w:rPr>
                <w:rFonts w:cs="Arial"/>
                <w:sz w:val="18"/>
                <w:szCs w:val="20"/>
                <w:rPrChange w:id="513" w:author="Adriana Carvalho" w:date="2018-05-02T02:02:00Z">
                  <w:rPr>
                    <w:rFonts w:cs="Arial"/>
                    <w:sz w:val="18"/>
                    <w:szCs w:val="18"/>
                  </w:rPr>
                </w:rPrChange>
              </w:rPr>
              <w:t>0,255</w:t>
            </w:r>
            <w:del w:id="514" w:author="Adriana Carvalho" w:date="2018-05-02T01:57:00Z">
              <w:r w:rsidR="53A29BAE" w:rsidRPr="00BF6CA0">
                <w:rPr>
                  <w:sz w:val="18"/>
                  <w:szCs w:val="20"/>
                </w:rPr>
                <w:delText>34</w:delText>
              </w:r>
            </w:del>
            <w:r w:rsidRPr="00684AA4">
              <w:rPr>
                <w:rFonts w:cs="Arial"/>
                <w:sz w:val="18"/>
                <w:szCs w:val="20"/>
              </w:rPr>
              <w:t xml:space="preserve"> ± 0,003</w:t>
            </w:r>
            <w:del w:id="515" w:author="Adriana Carvalho" w:date="2018-05-02T01:57:00Z">
              <w:r w:rsidR="53A29BAE" w:rsidRPr="00BF6CA0">
                <w:rPr>
                  <w:sz w:val="18"/>
                  <w:szCs w:val="20"/>
                </w:rPr>
                <w:delText>07</w:delText>
              </w:r>
            </w:del>
          </w:p>
        </w:tc>
        <w:tc>
          <w:tcPr>
            <w:tcW w:w="868" w:type="pct"/>
            <w:vAlign w:val="center"/>
            <w:tcPrChange w:id="516" w:author="Adriana Carvalho" w:date="2018-05-02T02:03:00Z">
              <w:tcPr>
                <w:tcW w:w="703" w:type="pct"/>
                <w:vAlign w:val="center"/>
              </w:tcPr>
            </w:tcPrChange>
          </w:tcPr>
          <w:p w:rsidR="00DE73EF" w:rsidRPr="00BF6CA0" w:rsidRDefault="00684AA4" w:rsidP="53A29BAE">
            <w:pPr>
              <w:spacing w:after="160" w:line="360" w:lineRule="auto"/>
              <w:jc w:val="center"/>
              <w:rPr>
                <w:rFonts w:cs="Arial"/>
                <w:sz w:val="18"/>
                <w:szCs w:val="20"/>
                <w:rPrChange w:id="517" w:author="Adriana Carvalho" w:date="2018-05-02T00:00:00Z">
                  <w:rPr>
                    <w:rFonts w:eastAsiaTheme="minorHAnsi" w:cs="Arial"/>
                    <w:sz w:val="18"/>
                    <w:szCs w:val="18"/>
                  </w:rPr>
                </w:rPrChange>
              </w:rPr>
            </w:pPr>
            <w:r w:rsidRPr="00684AA4">
              <w:rPr>
                <w:rFonts w:cs="Arial"/>
                <w:sz w:val="18"/>
                <w:szCs w:val="20"/>
                <w:rPrChange w:id="518" w:author="Adriana Carvalho" w:date="2018-05-02T02:02:00Z">
                  <w:rPr>
                    <w:rFonts w:cs="Arial"/>
                    <w:sz w:val="18"/>
                    <w:szCs w:val="18"/>
                  </w:rPr>
                </w:rPrChange>
              </w:rPr>
              <w:t>-3,1</w:t>
            </w:r>
            <w:del w:id="519" w:author="Adriana Carvalho" w:date="2018-05-02T01:57:00Z">
              <w:r w:rsidR="53A29BAE" w:rsidRPr="00BF6CA0">
                <w:rPr>
                  <w:sz w:val="18"/>
                  <w:szCs w:val="20"/>
                </w:rPr>
                <w:delText>0021</w:delText>
              </w:r>
            </w:del>
            <w:r w:rsidRPr="00684AA4">
              <w:rPr>
                <w:rFonts w:cs="Arial"/>
                <w:sz w:val="18"/>
                <w:szCs w:val="20"/>
              </w:rPr>
              <w:t xml:space="preserve"> ± 0,1</w:t>
            </w:r>
            <w:del w:id="520" w:author="Adriana Carvalho" w:date="2018-05-02T01:57:00Z">
              <w:r w:rsidR="53A29BAE" w:rsidRPr="00BF6CA0">
                <w:rPr>
                  <w:sz w:val="18"/>
                  <w:szCs w:val="20"/>
                </w:rPr>
                <w:delText>3845</w:delText>
              </w:r>
            </w:del>
          </w:p>
        </w:tc>
        <w:tc>
          <w:tcPr>
            <w:tcW w:w="760" w:type="pct"/>
            <w:vAlign w:val="center"/>
            <w:tcPrChange w:id="521" w:author="Adriana Carvalho" w:date="2018-05-02T02:03:00Z">
              <w:tcPr>
                <w:tcW w:w="688" w:type="pct"/>
                <w:vAlign w:val="center"/>
              </w:tcPr>
            </w:tcPrChange>
          </w:tcPr>
          <w:p w:rsidR="00DE73EF" w:rsidRPr="00BF6CA0" w:rsidRDefault="00684AA4" w:rsidP="53A29BAE">
            <w:pPr>
              <w:spacing w:after="160" w:line="360" w:lineRule="auto"/>
              <w:jc w:val="center"/>
              <w:rPr>
                <w:rFonts w:cs="Arial"/>
                <w:sz w:val="18"/>
                <w:szCs w:val="20"/>
                <w:rPrChange w:id="522" w:author="Adriana Carvalho" w:date="2018-05-02T00:00:00Z">
                  <w:rPr>
                    <w:rFonts w:eastAsiaTheme="minorHAnsi" w:cs="Arial"/>
                    <w:sz w:val="18"/>
                    <w:szCs w:val="18"/>
                  </w:rPr>
                </w:rPrChange>
              </w:rPr>
            </w:pPr>
            <w:r w:rsidRPr="00684AA4">
              <w:rPr>
                <w:rFonts w:cs="Arial"/>
                <w:sz w:val="18"/>
                <w:szCs w:val="20"/>
                <w:rPrChange w:id="523" w:author="Adriana Carvalho" w:date="2018-05-02T02:02:00Z">
                  <w:rPr>
                    <w:rFonts w:cs="Arial"/>
                    <w:sz w:val="18"/>
                    <w:szCs w:val="18"/>
                  </w:rPr>
                </w:rPrChange>
              </w:rPr>
              <w:t>0,177</w:t>
            </w:r>
            <w:del w:id="524" w:author="Adriana Carvalho" w:date="2018-05-02T01:57:00Z">
              <w:r w:rsidR="53A29BAE" w:rsidRPr="00BF6CA0">
                <w:rPr>
                  <w:sz w:val="18"/>
                  <w:szCs w:val="20"/>
                </w:rPr>
                <w:delText>47</w:delText>
              </w:r>
            </w:del>
            <w:r w:rsidRPr="00684AA4">
              <w:rPr>
                <w:rFonts w:cs="Arial"/>
                <w:sz w:val="18"/>
                <w:szCs w:val="20"/>
              </w:rPr>
              <w:t xml:space="preserve"> ± 0,001</w:t>
            </w:r>
            <w:del w:id="525" w:author="Adriana Carvalho" w:date="2018-05-02T01:57:00Z">
              <w:r w:rsidR="53A29BAE" w:rsidRPr="00BF6CA0">
                <w:rPr>
                  <w:sz w:val="18"/>
                  <w:szCs w:val="20"/>
                </w:rPr>
                <w:delText>42</w:delText>
              </w:r>
            </w:del>
          </w:p>
        </w:tc>
        <w:tc>
          <w:tcPr>
            <w:tcW w:w="815" w:type="pct"/>
            <w:vAlign w:val="center"/>
            <w:tcPrChange w:id="526" w:author="Adriana Carvalho" w:date="2018-05-02T02:03:00Z">
              <w:tcPr>
                <w:tcW w:w="688" w:type="pct"/>
                <w:vAlign w:val="center"/>
              </w:tcPr>
            </w:tcPrChange>
          </w:tcPr>
          <w:p w:rsidR="00DE73EF" w:rsidRPr="00BF6CA0" w:rsidRDefault="00684AA4" w:rsidP="53A29BAE">
            <w:pPr>
              <w:spacing w:after="160" w:line="360" w:lineRule="auto"/>
              <w:jc w:val="center"/>
              <w:rPr>
                <w:rFonts w:cs="Arial"/>
                <w:sz w:val="18"/>
                <w:szCs w:val="20"/>
                <w:rPrChange w:id="527" w:author="Adriana Carvalho" w:date="2018-05-02T00:00:00Z">
                  <w:rPr>
                    <w:rFonts w:eastAsiaTheme="minorHAnsi" w:cs="Arial"/>
                    <w:sz w:val="18"/>
                    <w:szCs w:val="18"/>
                  </w:rPr>
                </w:rPrChange>
              </w:rPr>
            </w:pPr>
            <w:r w:rsidRPr="00684AA4">
              <w:rPr>
                <w:rFonts w:cs="Arial"/>
                <w:sz w:val="18"/>
                <w:szCs w:val="20"/>
                <w:rPrChange w:id="528" w:author="Adriana Carvalho" w:date="2018-05-02T02:02:00Z">
                  <w:rPr>
                    <w:rFonts w:cs="Arial"/>
                    <w:sz w:val="18"/>
                    <w:szCs w:val="18"/>
                  </w:rPr>
                </w:rPrChange>
              </w:rPr>
              <w:t>0,07</w:t>
            </w:r>
            <w:ins w:id="529" w:author="Adriana Carvalho" w:date="2018-05-02T01:58:00Z">
              <w:r w:rsidR="53A29BAE" w:rsidRPr="00BF6CA0">
                <w:rPr>
                  <w:sz w:val="18"/>
                  <w:szCs w:val="20"/>
                </w:rPr>
                <w:t>8</w:t>
              </w:r>
            </w:ins>
            <w:del w:id="530" w:author="Adriana Carvalho" w:date="2018-05-02T01:58:00Z">
              <w:r w:rsidR="53A29BAE" w:rsidRPr="00BF6CA0">
                <w:rPr>
                  <w:sz w:val="18"/>
                  <w:szCs w:val="20"/>
                </w:rPr>
                <w:delText>787</w:delText>
              </w:r>
            </w:del>
            <w:r w:rsidRPr="00684AA4">
              <w:rPr>
                <w:rFonts w:cs="Arial"/>
                <w:sz w:val="18"/>
                <w:szCs w:val="20"/>
              </w:rPr>
              <w:t xml:space="preserve"> ± 0,003</w:t>
            </w:r>
            <w:del w:id="531" w:author="Adriana Carvalho" w:date="2018-05-02T01:58:00Z">
              <w:r w:rsidR="53A29BAE" w:rsidRPr="00BF6CA0">
                <w:rPr>
                  <w:sz w:val="18"/>
                  <w:szCs w:val="20"/>
                </w:rPr>
                <w:delText>38</w:delText>
              </w:r>
            </w:del>
          </w:p>
        </w:tc>
      </w:tr>
      <w:tr w:rsidR="00DE73EF" w:rsidRPr="00BF6CA0" w:rsidTr="00BF6CA0">
        <w:trPr>
          <w:trHeight w:val="737"/>
          <w:jc w:val="center"/>
          <w:trPrChange w:id="532" w:author="Adriana Carvalho" w:date="2018-05-02T02:03:00Z">
            <w:trPr>
              <w:trHeight w:val="737"/>
              <w:jc w:val="center"/>
            </w:trPr>
          </w:trPrChange>
        </w:trPr>
        <w:tc>
          <w:tcPr>
            <w:tcW w:w="929" w:type="pct"/>
            <w:tcBorders>
              <w:bottom w:val="single" w:sz="18" w:space="0" w:color="auto"/>
            </w:tcBorders>
            <w:vAlign w:val="center"/>
            <w:tcPrChange w:id="533" w:author="Adriana Carvalho" w:date="2018-05-02T02:03:00Z">
              <w:tcPr>
                <w:tcW w:w="857" w:type="pct"/>
                <w:tcBorders>
                  <w:bottom w:val="single" w:sz="18" w:space="0" w:color="auto"/>
                </w:tcBorders>
                <w:vAlign w:val="center"/>
              </w:tcPr>
            </w:tcPrChange>
          </w:tcPr>
          <w:p w:rsidR="00DE73EF" w:rsidRPr="00BF6CA0" w:rsidRDefault="00684AA4" w:rsidP="53A29BAE">
            <w:pPr>
              <w:spacing w:after="160" w:line="360" w:lineRule="auto"/>
              <w:jc w:val="center"/>
              <w:rPr>
                <w:rFonts w:cs="Arial"/>
                <w:b/>
                <w:sz w:val="18"/>
                <w:szCs w:val="20"/>
                <w:rPrChange w:id="534" w:author="Adriana Carvalho" w:date="2018-05-02T00:00:00Z">
                  <w:rPr>
                    <w:rFonts w:eastAsiaTheme="minorHAnsi" w:cs="Arial"/>
                    <w:sz w:val="18"/>
                    <w:szCs w:val="18"/>
                  </w:rPr>
                </w:rPrChange>
              </w:rPr>
            </w:pPr>
            <w:proofErr w:type="spellStart"/>
            <w:r w:rsidRPr="00684AA4">
              <w:rPr>
                <w:rFonts w:cs="Arial"/>
                <w:b/>
                <w:sz w:val="18"/>
                <w:szCs w:val="20"/>
                <w:rPrChange w:id="535" w:author="Adriana Carvalho" w:date="2018-05-02T02:02:00Z">
                  <w:rPr>
                    <w:rFonts w:cs="Arial"/>
                    <w:sz w:val="18"/>
                    <w:szCs w:val="18"/>
                  </w:rPr>
                </w:rPrChange>
              </w:rPr>
              <w:t>EAu</w:t>
            </w:r>
            <w:proofErr w:type="spellEnd"/>
            <w:r w:rsidRPr="00684AA4">
              <w:rPr>
                <w:rFonts w:cs="Arial"/>
                <w:b/>
                <w:sz w:val="18"/>
                <w:szCs w:val="20"/>
                <w:rPrChange w:id="536" w:author="Adriana Carvalho" w:date="2018-05-02T02:02:00Z">
                  <w:rPr>
                    <w:rFonts w:cs="Arial"/>
                    <w:sz w:val="18"/>
                    <w:szCs w:val="18"/>
                  </w:rPr>
                </w:rPrChange>
              </w:rPr>
              <w:t>/SAM AMP/</w:t>
            </w:r>
            <w:proofErr w:type="spellStart"/>
            <w:r w:rsidRPr="00684AA4">
              <w:rPr>
                <w:rFonts w:cs="Arial"/>
                <w:b/>
                <w:sz w:val="18"/>
                <w:szCs w:val="20"/>
                <w:rPrChange w:id="537" w:author="Adriana Carvalho" w:date="2018-05-02T02:02:00Z">
                  <w:rPr>
                    <w:rFonts w:cs="Arial"/>
                    <w:sz w:val="18"/>
                    <w:szCs w:val="18"/>
                  </w:rPr>
                </w:rPrChange>
              </w:rPr>
              <w:t>PQ-Cis</w:t>
            </w:r>
            <w:proofErr w:type="spellEnd"/>
          </w:p>
        </w:tc>
        <w:tc>
          <w:tcPr>
            <w:tcW w:w="814" w:type="pct"/>
            <w:tcBorders>
              <w:top w:val="single" w:sz="4" w:space="0" w:color="auto"/>
              <w:bottom w:val="single" w:sz="18" w:space="0" w:color="auto"/>
            </w:tcBorders>
            <w:vAlign w:val="center"/>
            <w:tcPrChange w:id="538" w:author="Adriana Carvalho" w:date="2018-05-02T02:03:00Z">
              <w:tcPr>
                <w:tcW w:w="688" w:type="pct"/>
                <w:tcBorders>
                  <w:top w:val="single" w:sz="4" w:space="0" w:color="auto"/>
                  <w:bottom w:val="single" w:sz="18" w:space="0" w:color="auto"/>
                </w:tcBorders>
                <w:vAlign w:val="center"/>
              </w:tcPr>
            </w:tcPrChange>
          </w:tcPr>
          <w:p w:rsidR="00DE73EF" w:rsidRPr="00BF6CA0" w:rsidRDefault="00684AA4" w:rsidP="53A29BAE">
            <w:pPr>
              <w:spacing w:after="160" w:line="360" w:lineRule="auto"/>
              <w:jc w:val="center"/>
              <w:rPr>
                <w:rFonts w:cs="Arial"/>
                <w:sz w:val="18"/>
                <w:szCs w:val="20"/>
                <w:rPrChange w:id="539" w:author="Adriana Carvalho" w:date="2018-05-02T00:00:00Z">
                  <w:rPr>
                    <w:rFonts w:eastAsiaTheme="minorHAnsi" w:cs="Arial"/>
                    <w:sz w:val="18"/>
                    <w:szCs w:val="18"/>
                  </w:rPr>
                </w:rPrChange>
              </w:rPr>
            </w:pPr>
            <w:r w:rsidRPr="00684AA4">
              <w:rPr>
                <w:rFonts w:cs="Arial"/>
                <w:sz w:val="18"/>
                <w:szCs w:val="20"/>
              </w:rPr>
              <w:t>3,37</w:t>
            </w:r>
            <w:del w:id="540" w:author="Adriana Carvalho" w:date="2018-05-02T01:59:00Z">
              <w:r w:rsidR="53A29BAE" w:rsidRPr="00BF6CA0">
                <w:rPr>
                  <w:sz w:val="18"/>
                  <w:szCs w:val="20"/>
                </w:rPr>
                <w:delText>400</w:delText>
              </w:r>
            </w:del>
            <w:r w:rsidRPr="00684AA4">
              <w:rPr>
                <w:rFonts w:cs="Arial"/>
                <w:sz w:val="18"/>
                <w:szCs w:val="20"/>
              </w:rPr>
              <w:t xml:space="preserve"> ± 0,0</w:t>
            </w:r>
            <w:ins w:id="541" w:author="Adriana Carvalho" w:date="2018-05-02T01:59:00Z">
              <w:r w:rsidR="53A29BAE" w:rsidRPr="00BF6CA0">
                <w:rPr>
                  <w:sz w:val="18"/>
                  <w:szCs w:val="20"/>
                </w:rPr>
                <w:t>2</w:t>
              </w:r>
            </w:ins>
            <w:del w:id="542" w:author="Adriana Carvalho" w:date="2018-05-02T01:59:00Z">
              <w:r w:rsidR="53A29BAE" w:rsidRPr="00BF6CA0">
                <w:rPr>
                  <w:sz w:val="18"/>
                  <w:szCs w:val="20"/>
                </w:rPr>
                <w:delText>1734</w:delText>
              </w:r>
            </w:del>
          </w:p>
        </w:tc>
        <w:tc>
          <w:tcPr>
            <w:tcW w:w="815" w:type="pct"/>
            <w:tcBorders>
              <w:bottom w:val="single" w:sz="18" w:space="0" w:color="auto"/>
            </w:tcBorders>
            <w:vAlign w:val="center"/>
            <w:tcPrChange w:id="543" w:author="Adriana Carvalho" w:date="2018-05-02T02:03:00Z">
              <w:tcPr>
                <w:tcW w:w="688" w:type="pct"/>
                <w:tcBorders>
                  <w:bottom w:val="single" w:sz="18" w:space="0" w:color="auto"/>
                </w:tcBorders>
                <w:vAlign w:val="center"/>
              </w:tcPr>
            </w:tcPrChange>
          </w:tcPr>
          <w:p w:rsidR="00DE73EF" w:rsidRPr="00BF6CA0" w:rsidRDefault="00684AA4" w:rsidP="53A29BAE">
            <w:pPr>
              <w:spacing w:after="160" w:line="360" w:lineRule="auto"/>
              <w:jc w:val="center"/>
              <w:rPr>
                <w:rFonts w:cs="Arial"/>
                <w:sz w:val="18"/>
                <w:szCs w:val="20"/>
                <w:rPrChange w:id="544" w:author="Adriana Carvalho" w:date="2018-05-02T00:00:00Z">
                  <w:rPr>
                    <w:rFonts w:eastAsiaTheme="minorHAnsi" w:cs="Arial"/>
                    <w:sz w:val="18"/>
                    <w:szCs w:val="18"/>
                  </w:rPr>
                </w:rPrChange>
              </w:rPr>
            </w:pPr>
            <w:r w:rsidRPr="00684AA4">
              <w:rPr>
                <w:rFonts w:cs="Arial"/>
                <w:sz w:val="18"/>
                <w:szCs w:val="20"/>
                <w:rPrChange w:id="545" w:author="Adriana Carvalho" w:date="2018-05-02T02:02:00Z">
                  <w:rPr>
                    <w:rFonts w:cs="Arial"/>
                    <w:sz w:val="18"/>
                    <w:szCs w:val="18"/>
                  </w:rPr>
                </w:rPrChange>
              </w:rPr>
              <w:t>0,254</w:t>
            </w:r>
            <w:del w:id="546" w:author="Adriana Carvalho" w:date="2018-05-02T01:59:00Z">
              <w:r w:rsidR="53A29BAE" w:rsidRPr="00BF6CA0">
                <w:rPr>
                  <w:sz w:val="18"/>
                  <w:szCs w:val="20"/>
                </w:rPr>
                <w:delText>09</w:delText>
              </w:r>
            </w:del>
            <w:r w:rsidRPr="00684AA4">
              <w:rPr>
                <w:rFonts w:cs="Arial"/>
                <w:sz w:val="18"/>
                <w:szCs w:val="20"/>
              </w:rPr>
              <w:t xml:space="preserve"> ± 0,00</w:t>
            </w:r>
            <w:ins w:id="547" w:author="Adriana Carvalho" w:date="2018-05-02T01:59:00Z">
              <w:r w:rsidR="53A29BAE" w:rsidRPr="00BF6CA0">
                <w:rPr>
                  <w:sz w:val="18"/>
                  <w:szCs w:val="20"/>
                </w:rPr>
                <w:t>3</w:t>
              </w:r>
            </w:ins>
            <w:del w:id="548" w:author="Adriana Carvalho" w:date="2018-05-02T01:59:00Z">
              <w:r w:rsidR="53A29BAE" w:rsidRPr="00BF6CA0">
                <w:rPr>
                  <w:sz w:val="18"/>
                  <w:szCs w:val="20"/>
                </w:rPr>
                <w:delText>256</w:delText>
              </w:r>
            </w:del>
          </w:p>
        </w:tc>
        <w:tc>
          <w:tcPr>
            <w:tcW w:w="868" w:type="pct"/>
            <w:tcBorders>
              <w:bottom w:val="single" w:sz="18" w:space="0" w:color="auto"/>
            </w:tcBorders>
            <w:vAlign w:val="center"/>
            <w:tcPrChange w:id="549" w:author="Adriana Carvalho" w:date="2018-05-02T02:03:00Z">
              <w:tcPr>
                <w:tcW w:w="703" w:type="pct"/>
                <w:tcBorders>
                  <w:bottom w:val="single" w:sz="18" w:space="0" w:color="auto"/>
                </w:tcBorders>
                <w:vAlign w:val="center"/>
              </w:tcPr>
            </w:tcPrChange>
          </w:tcPr>
          <w:p w:rsidR="00DE73EF" w:rsidRPr="00BF6CA0" w:rsidRDefault="00684AA4" w:rsidP="53A29BAE">
            <w:pPr>
              <w:spacing w:after="160" w:line="360" w:lineRule="auto"/>
              <w:jc w:val="center"/>
              <w:rPr>
                <w:rFonts w:cs="Arial"/>
                <w:sz w:val="18"/>
                <w:szCs w:val="20"/>
                <w:rPrChange w:id="550" w:author="Adriana Carvalho" w:date="2018-05-02T00:00:00Z">
                  <w:rPr>
                    <w:rFonts w:eastAsiaTheme="minorHAnsi" w:cs="Arial"/>
                    <w:sz w:val="18"/>
                    <w:szCs w:val="18"/>
                  </w:rPr>
                </w:rPrChange>
              </w:rPr>
            </w:pPr>
            <w:r w:rsidRPr="00684AA4">
              <w:rPr>
                <w:rFonts w:cs="Arial"/>
                <w:sz w:val="18"/>
                <w:szCs w:val="20"/>
                <w:rPrChange w:id="551" w:author="Adriana Carvalho" w:date="2018-05-02T02:02:00Z">
                  <w:rPr>
                    <w:rFonts w:cs="Arial"/>
                    <w:sz w:val="18"/>
                    <w:szCs w:val="18"/>
                  </w:rPr>
                </w:rPrChange>
              </w:rPr>
              <w:t>-3,</w:t>
            </w:r>
            <w:ins w:id="552" w:author="Adriana Carvalho" w:date="2018-05-02T01:59:00Z">
              <w:r w:rsidR="53A29BAE" w:rsidRPr="00BF6CA0">
                <w:rPr>
                  <w:sz w:val="18"/>
                  <w:szCs w:val="20"/>
                </w:rPr>
                <w:t>2</w:t>
              </w:r>
            </w:ins>
            <w:del w:id="553" w:author="Adriana Carvalho" w:date="2018-05-02T01:59:00Z">
              <w:r w:rsidR="53A29BAE" w:rsidRPr="00BF6CA0">
                <w:rPr>
                  <w:sz w:val="18"/>
                  <w:szCs w:val="20"/>
                </w:rPr>
                <w:delText>18839</w:delText>
              </w:r>
            </w:del>
            <w:r w:rsidRPr="00684AA4">
              <w:rPr>
                <w:rFonts w:cs="Arial"/>
                <w:sz w:val="18"/>
                <w:szCs w:val="20"/>
              </w:rPr>
              <w:t xml:space="preserve"> ± 0,</w:t>
            </w:r>
            <w:ins w:id="554" w:author="Adriana Carvalho" w:date="2018-05-02T01:59:00Z">
              <w:r w:rsidR="53A29BAE" w:rsidRPr="00BF6CA0">
                <w:rPr>
                  <w:sz w:val="18"/>
                  <w:szCs w:val="20"/>
                </w:rPr>
                <w:t>1</w:t>
              </w:r>
            </w:ins>
            <w:del w:id="555" w:author="Adriana Carvalho" w:date="2018-05-02T01:59:00Z">
              <w:r w:rsidR="53A29BAE" w:rsidRPr="00BF6CA0">
                <w:rPr>
                  <w:sz w:val="18"/>
                  <w:szCs w:val="20"/>
                </w:rPr>
                <w:delText>09712</w:delText>
              </w:r>
            </w:del>
          </w:p>
        </w:tc>
        <w:tc>
          <w:tcPr>
            <w:tcW w:w="760" w:type="pct"/>
            <w:tcBorders>
              <w:bottom w:val="single" w:sz="18" w:space="0" w:color="auto"/>
            </w:tcBorders>
            <w:vAlign w:val="center"/>
            <w:tcPrChange w:id="556" w:author="Adriana Carvalho" w:date="2018-05-02T02:03:00Z">
              <w:tcPr>
                <w:tcW w:w="688" w:type="pct"/>
                <w:tcBorders>
                  <w:bottom w:val="single" w:sz="18" w:space="0" w:color="auto"/>
                </w:tcBorders>
                <w:vAlign w:val="center"/>
              </w:tcPr>
            </w:tcPrChange>
          </w:tcPr>
          <w:p w:rsidR="00DE73EF" w:rsidRPr="00BF6CA0" w:rsidRDefault="00684AA4" w:rsidP="53A29BAE">
            <w:pPr>
              <w:spacing w:after="160" w:line="360" w:lineRule="auto"/>
              <w:jc w:val="center"/>
              <w:rPr>
                <w:rFonts w:cs="Arial"/>
                <w:sz w:val="18"/>
                <w:szCs w:val="20"/>
                <w:rPrChange w:id="557" w:author="Adriana Carvalho" w:date="2018-05-02T00:00:00Z">
                  <w:rPr>
                    <w:rFonts w:eastAsiaTheme="minorHAnsi" w:cs="Arial"/>
                    <w:sz w:val="18"/>
                    <w:szCs w:val="18"/>
                  </w:rPr>
                </w:rPrChange>
              </w:rPr>
            </w:pPr>
            <w:r w:rsidRPr="00684AA4">
              <w:rPr>
                <w:rFonts w:cs="Arial"/>
                <w:sz w:val="18"/>
                <w:szCs w:val="20"/>
                <w:rPrChange w:id="558" w:author="Adriana Carvalho" w:date="2018-05-02T02:02:00Z">
                  <w:rPr>
                    <w:rFonts w:cs="Arial"/>
                    <w:sz w:val="18"/>
                    <w:szCs w:val="18"/>
                  </w:rPr>
                </w:rPrChange>
              </w:rPr>
              <w:t>0,181</w:t>
            </w:r>
            <w:del w:id="559" w:author="Adriana Carvalho" w:date="2018-05-02T01:59:00Z">
              <w:r w:rsidR="53A29BAE" w:rsidRPr="00BF6CA0">
                <w:rPr>
                  <w:sz w:val="18"/>
                  <w:szCs w:val="20"/>
                </w:rPr>
                <w:delText>15</w:delText>
              </w:r>
            </w:del>
            <w:r w:rsidRPr="00684AA4">
              <w:rPr>
                <w:rFonts w:cs="Arial"/>
                <w:sz w:val="18"/>
                <w:szCs w:val="20"/>
              </w:rPr>
              <w:t xml:space="preserve"> ± 0,003</w:t>
            </w:r>
            <w:del w:id="560" w:author="Adriana Carvalho" w:date="2018-05-02T01:59:00Z">
              <w:r w:rsidR="53A29BAE" w:rsidRPr="00BF6CA0">
                <w:rPr>
                  <w:sz w:val="18"/>
                  <w:szCs w:val="20"/>
                </w:rPr>
                <w:delText>07</w:delText>
              </w:r>
            </w:del>
          </w:p>
        </w:tc>
        <w:tc>
          <w:tcPr>
            <w:tcW w:w="815" w:type="pct"/>
            <w:tcBorders>
              <w:bottom w:val="single" w:sz="18" w:space="0" w:color="auto"/>
            </w:tcBorders>
            <w:vAlign w:val="center"/>
            <w:tcPrChange w:id="561" w:author="Adriana Carvalho" w:date="2018-05-02T02:03:00Z">
              <w:tcPr>
                <w:tcW w:w="688" w:type="pct"/>
                <w:tcBorders>
                  <w:bottom w:val="single" w:sz="18" w:space="0" w:color="auto"/>
                </w:tcBorders>
                <w:vAlign w:val="center"/>
              </w:tcPr>
            </w:tcPrChange>
          </w:tcPr>
          <w:p w:rsidR="00DE73EF" w:rsidRPr="00BF6CA0" w:rsidRDefault="00684AA4" w:rsidP="53A29BAE">
            <w:pPr>
              <w:spacing w:after="160" w:line="360" w:lineRule="auto"/>
              <w:jc w:val="center"/>
              <w:rPr>
                <w:rFonts w:cs="Arial"/>
                <w:sz w:val="18"/>
                <w:szCs w:val="20"/>
                <w:rPrChange w:id="562" w:author="Adriana Carvalho" w:date="2018-05-02T00:00:00Z">
                  <w:rPr>
                    <w:rFonts w:eastAsiaTheme="minorHAnsi" w:cs="Arial"/>
                    <w:sz w:val="18"/>
                    <w:szCs w:val="18"/>
                  </w:rPr>
                </w:rPrChange>
              </w:rPr>
            </w:pPr>
            <w:r w:rsidRPr="00684AA4">
              <w:rPr>
                <w:rFonts w:cs="Arial"/>
                <w:sz w:val="18"/>
                <w:szCs w:val="20"/>
                <w:rPrChange w:id="563" w:author="Adriana Carvalho" w:date="2018-05-02T02:02:00Z">
                  <w:rPr>
                    <w:rFonts w:cs="Arial"/>
                    <w:sz w:val="18"/>
                    <w:szCs w:val="18"/>
                  </w:rPr>
                </w:rPrChange>
              </w:rPr>
              <w:t>0,07</w:t>
            </w:r>
            <w:ins w:id="564" w:author="Adriana Carvalho" w:date="2018-05-02T01:59:00Z">
              <w:r w:rsidR="53A29BAE" w:rsidRPr="00BF6CA0">
                <w:rPr>
                  <w:sz w:val="18"/>
                  <w:szCs w:val="20"/>
                </w:rPr>
                <w:t>3</w:t>
              </w:r>
            </w:ins>
            <w:del w:id="565" w:author="Adriana Carvalho" w:date="2018-05-02T01:59:00Z">
              <w:r w:rsidR="53A29BAE" w:rsidRPr="00BF6CA0">
                <w:rPr>
                  <w:sz w:val="18"/>
                  <w:szCs w:val="20"/>
                </w:rPr>
                <w:delText>294</w:delText>
              </w:r>
            </w:del>
            <w:r w:rsidRPr="00684AA4">
              <w:rPr>
                <w:rFonts w:cs="Arial"/>
                <w:sz w:val="18"/>
                <w:szCs w:val="20"/>
              </w:rPr>
              <w:t xml:space="preserve"> ± 0,004</w:t>
            </w:r>
            <w:del w:id="566" w:author="Adriana Carvalho" w:date="2018-05-02T01:59:00Z">
              <w:r w:rsidR="53A29BAE" w:rsidRPr="00BF6CA0">
                <w:rPr>
                  <w:sz w:val="18"/>
                  <w:szCs w:val="20"/>
                </w:rPr>
                <w:delText>00</w:delText>
              </w:r>
            </w:del>
          </w:p>
        </w:tc>
      </w:tr>
    </w:tbl>
    <w:p w:rsidR="008956CD" w:rsidRDefault="008956CD" w:rsidP="00A65A06">
      <w:pPr>
        <w:pStyle w:val="Legenda"/>
        <w:keepNext/>
        <w:spacing w:line="360" w:lineRule="auto"/>
        <w:rPr>
          <w:rFonts w:ascii="Arial" w:hAnsi="Arial" w:cs="Arial"/>
          <w:color w:val="auto"/>
          <w:sz w:val="20"/>
        </w:rPr>
      </w:pPr>
    </w:p>
    <w:p w:rsidR="00425E48" w:rsidRPr="00425E48" w:rsidRDefault="75589953" w:rsidP="00425E48">
      <w:pPr>
        <w:ind w:firstLine="709"/>
        <w:rPr>
          <w:lang w:val="pt-PT"/>
        </w:rPr>
      </w:pPr>
      <w:r w:rsidRPr="75589953">
        <w:rPr>
          <w:lang w:val="pt-PT"/>
        </w:rPr>
        <w:t>Os valores de resistência obtidos da voltametria foram maiores para o sistema referente ao PQ funcionalizado por AMS. Realizando o teste t à 95% de confiança, as mudanças são estatisticamente significativas entre os sistemas.</w:t>
      </w:r>
    </w:p>
    <w:p w:rsidR="003252F4" w:rsidRPr="003252F4" w:rsidRDefault="75589953" w:rsidP="53A29BAE">
      <w:pPr>
        <w:pStyle w:val="Legenda"/>
        <w:keepNext/>
        <w:spacing w:line="360" w:lineRule="auto"/>
        <w:rPr>
          <w:rFonts w:ascii="Arial" w:hAnsi="Arial" w:cs="Arial"/>
          <w:color w:val="auto"/>
          <w:sz w:val="20"/>
          <w:szCs w:val="20"/>
        </w:rPr>
      </w:pPr>
      <w:r w:rsidRPr="75589953">
        <w:rPr>
          <w:rFonts w:ascii="Arial" w:hAnsi="Arial" w:cs="Arial"/>
          <w:color w:val="auto"/>
          <w:sz w:val="20"/>
          <w:szCs w:val="20"/>
        </w:rPr>
        <w:lastRenderedPageBreak/>
        <w:t xml:space="preserve">Tabela 6. 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</w:rPr>
        <w:t>Resistências obtidas dos picos anódicos (R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vertAlign w:val="subscript"/>
        </w:rPr>
        <w:t>PA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</w:rPr>
        <w:t>) e catódicos (R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vertAlign w:val="subscript"/>
        </w:rPr>
        <w:t>PC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</w:rPr>
        <w:t>) dos voltamogramas cíclicos das superfícies de ouro após imobilização dos PQ AMS (EAu/SAM Cis/PQ-AMS) e PQ Cis (EAu/SAM AMP/PQ-Cis).</w:t>
      </w:r>
    </w:p>
    <w:tbl>
      <w:tblPr>
        <w:tblStyle w:val="Tabelacomgrade"/>
        <w:tblW w:w="5000" w:type="pct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/>
        <w:tblPrChange w:id="567" w:author="Adriana Carvalho" w:date="2018-05-02T02:02:00Z">
          <w:tblPr>
            <w:tblStyle w:val="Tabelacomgrade"/>
            <w:tblW w:w="5000" w:type="pct"/>
            <w:jc w:val="center"/>
            <w:tblBorders>
              <w:left w:val="none" w:sz="0" w:space="0" w:color="auto"/>
              <w:right w:val="none" w:sz="0" w:space="0" w:color="auto"/>
              <w:insideV w:val="none" w:sz="0" w:space="0" w:color="auto"/>
            </w:tblBorders>
            <w:tblLook w:val="04A0"/>
          </w:tblPr>
        </w:tblPrChange>
      </w:tblPr>
      <w:tblGrid>
        <w:gridCol w:w="2763"/>
        <w:gridCol w:w="3262"/>
        <w:gridCol w:w="3262"/>
        <w:tblGridChange w:id="568">
          <w:tblGrid>
            <w:gridCol w:w="360"/>
            <w:gridCol w:w="360"/>
            <w:gridCol w:w="360"/>
          </w:tblGrid>
        </w:tblGridChange>
      </w:tblGrid>
      <w:tr w:rsidR="003252F4" w:rsidRPr="00BF6CA0" w:rsidTr="00BF6CA0">
        <w:trPr>
          <w:trHeight w:val="737"/>
          <w:jc w:val="center"/>
          <w:trPrChange w:id="569" w:author="Adriana Carvalho" w:date="2018-05-02T02:02:00Z">
            <w:trPr>
              <w:jc w:val="center"/>
            </w:trPr>
          </w:trPrChange>
        </w:trPr>
        <w:tc>
          <w:tcPr>
            <w:tcW w:w="1488" w:type="pct"/>
            <w:tcBorders>
              <w:top w:val="single" w:sz="4" w:space="0" w:color="auto"/>
            </w:tcBorders>
            <w:vAlign w:val="center"/>
            <w:tcPrChange w:id="570" w:author="Adriana Carvalho" w:date="2018-05-02T02:02:00Z">
              <w:tcPr>
                <w:tcW w:w="1488" w:type="pct"/>
                <w:tcBorders>
                  <w:top w:val="single" w:sz="18" w:space="0" w:color="auto"/>
                </w:tcBorders>
                <w:vAlign w:val="center"/>
              </w:tcPr>
            </w:tcPrChange>
          </w:tcPr>
          <w:p w:rsidR="003252F4" w:rsidRPr="00BF6CA0" w:rsidRDefault="00684AA4" w:rsidP="53A29BAE">
            <w:pPr>
              <w:spacing w:after="160" w:line="360" w:lineRule="auto"/>
              <w:jc w:val="center"/>
              <w:rPr>
                <w:rFonts w:cs="Arial"/>
                <w:b/>
                <w:bCs/>
                <w:sz w:val="18"/>
                <w:szCs w:val="20"/>
                <w:rPrChange w:id="571" w:author="Adriana Carvalho" w:date="2018-05-02T00:00:00Z">
                  <w:rPr>
                    <w:rFonts w:eastAsiaTheme="minorHAnsi" w:cs="Arial"/>
                    <w:b/>
                    <w:bCs/>
                    <w:sz w:val="22"/>
                    <w:szCs w:val="22"/>
                  </w:rPr>
                </w:rPrChange>
              </w:rPr>
            </w:pPr>
            <w:r w:rsidRPr="00684AA4">
              <w:rPr>
                <w:rFonts w:cs="Arial"/>
                <w:b/>
                <w:bCs/>
                <w:sz w:val="18"/>
                <w:szCs w:val="20"/>
                <w:rPrChange w:id="572" w:author="Adriana Carvalho" w:date="2018-05-02T02:02:00Z">
                  <w:rPr>
                    <w:rFonts w:cs="Arial"/>
                    <w:b/>
                    <w:bCs/>
                  </w:rPr>
                </w:rPrChange>
              </w:rPr>
              <w:t>Sistema</w:t>
            </w:r>
          </w:p>
        </w:tc>
        <w:tc>
          <w:tcPr>
            <w:tcW w:w="1756" w:type="pct"/>
            <w:tcBorders>
              <w:top w:val="single" w:sz="4" w:space="0" w:color="auto"/>
              <w:bottom w:val="single" w:sz="4" w:space="0" w:color="auto"/>
            </w:tcBorders>
            <w:vAlign w:val="center"/>
            <w:tcPrChange w:id="573" w:author="Adriana Carvalho" w:date="2018-05-02T02:02:00Z">
              <w:tcPr>
                <w:tcW w:w="1756" w:type="pct"/>
                <w:tcBorders>
                  <w:top w:val="single" w:sz="18" w:space="0" w:color="auto"/>
                  <w:bottom w:val="single" w:sz="4" w:space="0" w:color="auto"/>
                </w:tcBorders>
                <w:vAlign w:val="center"/>
              </w:tcPr>
            </w:tcPrChange>
          </w:tcPr>
          <w:p w:rsidR="003252F4" w:rsidRPr="00BF6CA0" w:rsidRDefault="00684AA4" w:rsidP="53A29BAE">
            <w:pPr>
              <w:spacing w:after="160" w:line="360" w:lineRule="auto"/>
              <w:jc w:val="center"/>
              <w:rPr>
                <w:rFonts w:cs="Arial"/>
                <w:b/>
                <w:bCs/>
                <w:sz w:val="18"/>
                <w:szCs w:val="20"/>
                <w:rPrChange w:id="574" w:author="Adriana Carvalho" w:date="2018-05-02T00:00:00Z">
                  <w:rPr>
                    <w:rFonts w:eastAsiaTheme="minorHAnsi" w:cs="Arial"/>
                    <w:b/>
                    <w:bCs/>
                    <w:sz w:val="22"/>
                    <w:szCs w:val="22"/>
                  </w:rPr>
                </w:rPrChange>
              </w:rPr>
            </w:pPr>
            <w:r w:rsidRPr="00684AA4">
              <w:rPr>
                <w:rFonts w:cs="Arial"/>
                <w:b/>
                <w:bCs/>
                <w:sz w:val="18"/>
                <w:szCs w:val="20"/>
                <w:rPrChange w:id="575" w:author="Adriana Carvalho" w:date="2018-05-02T02:02:00Z">
                  <w:rPr>
                    <w:rFonts w:cs="Arial"/>
                    <w:b/>
                    <w:bCs/>
                  </w:rPr>
                </w:rPrChange>
              </w:rPr>
              <w:t>R</w:t>
            </w:r>
            <w:r w:rsidRPr="00684AA4">
              <w:rPr>
                <w:rFonts w:cs="Arial"/>
                <w:b/>
                <w:bCs/>
                <w:sz w:val="18"/>
                <w:szCs w:val="20"/>
                <w:vertAlign w:val="subscript"/>
                <w:rPrChange w:id="576" w:author="Adriana Carvalho" w:date="2018-05-02T02:02:00Z">
                  <w:rPr>
                    <w:rFonts w:cs="Arial"/>
                    <w:b/>
                    <w:bCs/>
                    <w:vertAlign w:val="subscript"/>
                  </w:rPr>
                </w:rPrChange>
              </w:rPr>
              <w:t>PA</w:t>
            </w:r>
            <w:r w:rsidRPr="00684AA4">
              <w:rPr>
                <w:rFonts w:cs="Arial"/>
                <w:b/>
                <w:bCs/>
                <w:sz w:val="18"/>
                <w:szCs w:val="20"/>
                <w:rPrChange w:id="577" w:author="Adriana Carvalho" w:date="2018-05-02T02:02:00Z">
                  <w:rPr>
                    <w:rFonts w:cs="Arial"/>
                    <w:b/>
                    <w:bCs/>
                  </w:rPr>
                </w:rPrChange>
              </w:rPr>
              <w:t xml:space="preserve"> (Ω)</w:t>
            </w:r>
          </w:p>
        </w:tc>
        <w:tc>
          <w:tcPr>
            <w:tcW w:w="1756" w:type="pct"/>
            <w:tcBorders>
              <w:top w:val="single" w:sz="4" w:space="0" w:color="auto"/>
            </w:tcBorders>
            <w:vAlign w:val="center"/>
            <w:tcPrChange w:id="578" w:author="Adriana Carvalho" w:date="2018-05-02T02:02:00Z">
              <w:tcPr>
                <w:tcW w:w="1756" w:type="pct"/>
                <w:tcBorders>
                  <w:top w:val="single" w:sz="18" w:space="0" w:color="auto"/>
                </w:tcBorders>
                <w:vAlign w:val="center"/>
              </w:tcPr>
            </w:tcPrChange>
          </w:tcPr>
          <w:p w:rsidR="003252F4" w:rsidRPr="00BF6CA0" w:rsidRDefault="00684AA4" w:rsidP="53A29BAE">
            <w:pPr>
              <w:spacing w:after="160" w:line="360" w:lineRule="auto"/>
              <w:jc w:val="center"/>
              <w:rPr>
                <w:rFonts w:cs="Arial"/>
                <w:b/>
                <w:bCs/>
                <w:sz w:val="18"/>
                <w:szCs w:val="20"/>
                <w:rPrChange w:id="579" w:author="Adriana Carvalho" w:date="2018-05-02T00:00:00Z">
                  <w:rPr>
                    <w:rFonts w:eastAsiaTheme="minorHAnsi" w:cs="Arial"/>
                    <w:b/>
                    <w:bCs/>
                    <w:sz w:val="22"/>
                    <w:szCs w:val="22"/>
                  </w:rPr>
                </w:rPrChange>
              </w:rPr>
            </w:pPr>
            <w:r w:rsidRPr="00684AA4">
              <w:rPr>
                <w:rFonts w:cs="Arial"/>
                <w:b/>
                <w:bCs/>
                <w:sz w:val="18"/>
                <w:szCs w:val="20"/>
                <w:rPrChange w:id="580" w:author="Adriana Carvalho" w:date="2018-05-02T02:02:00Z">
                  <w:rPr>
                    <w:rFonts w:cs="Arial"/>
                    <w:b/>
                    <w:bCs/>
                  </w:rPr>
                </w:rPrChange>
              </w:rPr>
              <w:t>R</w:t>
            </w:r>
            <w:r w:rsidRPr="00684AA4">
              <w:rPr>
                <w:rFonts w:cs="Arial"/>
                <w:b/>
                <w:bCs/>
                <w:sz w:val="18"/>
                <w:szCs w:val="20"/>
                <w:vertAlign w:val="subscript"/>
                <w:rPrChange w:id="581" w:author="Adriana Carvalho" w:date="2018-05-02T02:02:00Z">
                  <w:rPr>
                    <w:rFonts w:cs="Arial"/>
                    <w:b/>
                    <w:bCs/>
                    <w:vertAlign w:val="subscript"/>
                  </w:rPr>
                </w:rPrChange>
              </w:rPr>
              <w:t>PC</w:t>
            </w:r>
            <w:r w:rsidRPr="00684AA4">
              <w:rPr>
                <w:rFonts w:cs="Arial"/>
                <w:b/>
                <w:bCs/>
                <w:sz w:val="18"/>
                <w:szCs w:val="20"/>
                <w:rPrChange w:id="582" w:author="Adriana Carvalho" w:date="2018-05-02T02:02:00Z">
                  <w:rPr>
                    <w:rFonts w:cs="Arial"/>
                    <w:b/>
                    <w:bCs/>
                  </w:rPr>
                </w:rPrChange>
              </w:rPr>
              <w:t xml:space="preserve"> (Ω)</w:t>
            </w:r>
          </w:p>
        </w:tc>
      </w:tr>
      <w:tr w:rsidR="00DE73EF" w:rsidRPr="00BF6CA0" w:rsidTr="75589953">
        <w:trPr>
          <w:trHeight w:val="737"/>
          <w:jc w:val="center"/>
          <w:trPrChange w:id="583" w:author="Adriana Carvalho" w:date="2018-05-02T02:02:00Z">
            <w:trPr>
              <w:jc w:val="center"/>
            </w:trPr>
          </w:trPrChange>
        </w:trPr>
        <w:tc>
          <w:tcPr>
            <w:tcW w:w="1488" w:type="pct"/>
            <w:tcBorders>
              <w:bottom w:val="nil"/>
            </w:tcBorders>
            <w:vAlign w:val="center"/>
            <w:tcPrChange w:id="584" w:author="Adriana Carvalho" w:date="2018-05-02T02:02:00Z">
              <w:tcPr>
                <w:tcW w:w="1488" w:type="pct"/>
                <w:tcBorders>
                  <w:bottom w:val="nil"/>
                </w:tcBorders>
                <w:vAlign w:val="center"/>
              </w:tcPr>
            </w:tcPrChange>
          </w:tcPr>
          <w:p w:rsidR="00DE73EF" w:rsidRPr="00BF6CA0" w:rsidRDefault="00684AA4" w:rsidP="53A29BAE">
            <w:pPr>
              <w:spacing w:after="160" w:line="360" w:lineRule="auto"/>
              <w:jc w:val="center"/>
              <w:rPr>
                <w:rFonts w:cs="Arial"/>
                <w:b/>
                <w:sz w:val="18"/>
                <w:szCs w:val="20"/>
                <w:rPrChange w:id="585" w:author="Adriana Carvalho" w:date="2018-05-02T00:00:00Z">
                  <w:rPr>
                    <w:rFonts w:eastAsiaTheme="minorHAnsi" w:cs="Arial"/>
                    <w:sz w:val="18"/>
                    <w:szCs w:val="18"/>
                  </w:rPr>
                </w:rPrChange>
              </w:rPr>
            </w:pPr>
            <w:proofErr w:type="spellStart"/>
            <w:r w:rsidRPr="00684AA4">
              <w:rPr>
                <w:rFonts w:cs="Arial"/>
                <w:b/>
                <w:sz w:val="18"/>
                <w:szCs w:val="20"/>
                <w:rPrChange w:id="586" w:author="Adriana Carvalho" w:date="2018-05-02T02:02:00Z">
                  <w:rPr>
                    <w:rFonts w:cs="Arial"/>
                    <w:sz w:val="18"/>
                    <w:szCs w:val="18"/>
                  </w:rPr>
                </w:rPrChange>
              </w:rPr>
              <w:t>EAu</w:t>
            </w:r>
            <w:proofErr w:type="spellEnd"/>
            <w:r w:rsidRPr="00684AA4">
              <w:rPr>
                <w:rFonts w:cs="Arial"/>
                <w:b/>
                <w:sz w:val="18"/>
                <w:szCs w:val="20"/>
                <w:rPrChange w:id="587" w:author="Adriana Carvalho" w:date="2018-05-02T02:02:00Z">
                  <w:rPr>
                    <w:rFonts w:cs="Arial"/>
                    <w:sz w:val="18"/>
                    <w:szCs w:val="18"/>
                  </w:rPr>
                </w:rPrChange>
              </w:rPr>
              <w:t xml:space="preserve">/SAM </w:t>
            </w:r>
            <w:proofErr w:type="spellStart"/>
            <w:r w:rsidRPr="00684AA4">
              <w:rPr>
                <w:rFonts w:cs="Arial"/>
                <w:b/>
                <w:sz w:val="18"/>
                <w:szCs w:val="20"/>
                <w:rPrChange w:id="588" w:author="Adriana Carvalho" w:date="2018-05-02T02:02:00Z">
                  <w:rPr>
                    <w:rFonts w:cs="Arial"/>
                    <w:sz w:val="18"/>
                    <w:szCs w:val="18"/>
                  </w:rPr>
                </w:rPrChange>
              </w:rPr>
              <w:t>Cis</w:t>
            </w:r>
            <w:proofErr w:type="spellEnd"/>
            <w:r w:rsidRPr="00684AA4">
              <w:rPr>
                <w:rFonts w:cs="Arial"/>
                <w:b/>
                <w:sz w:val="18"/>
                <w:szCs w:val="20"/>
                <w:rPrChange w:id="589" w:author="Adriana Carvalho" w:date="2018-05-02T02:02:00Z">
                  <w:rPr>
                    <w:rFonts w:cs="Arial"/>
                    <w:sz w:val="18"/>
                    <w:szCs w:val="18"/>
                  </w:rPr>
                </w:rPrChange>
              </w:rPr>
              <w:t>/PQ-AMS</w:t>
            </w:r>
          </w:p>
        </w:tc>
        <w:tc>
          <w:tcPr>
            <w:tcW w:w="1756" w:type="pct"/>
            <w:tcBorders>
              <w:top w:val="single" w:sz="4" w:space="0" w:color="auto"/>
              <w:bottom w:val="nil"/>
            </w:tcBorders>
            <w:vAlign w:val="center"/>
            <w:tcPrChange w:id="590" w:author="Adriana Carvalho" w:date="2018-05-02T02:02:00Z">
              <w:tcPr>
                <w:tcW w:w="1756" w:type="pct"/>
                <w:tcBorders>
                  <w:top w:val="single" w:sz="4" w:space="0" w:color="auto"/>
                  <w:bottom w:val="nil"/>
                </w:tcBorders>
                <w:vAlign w:val="center"/>
              </w:tcPr>
            </w:tcPrChange>
          </w:tcPr>
          <w:p w:rsidR="00DE73EF" w:rsidRPr="00BF6CA0" w:rsidRDefault="00684AA4" w:rsidP="53A29BAE">
            <w:pPr>
              <w:spacing w:after="160" w:line="360" w:lineRule="auto"/>
              <w:jc w:val="center"/>
              <w:rPr>
                <w:rFonts w:cs="Arial"/>
                <w:sz w:val="18"/>
                <w:szCs w:val="20"/>
                <w:rPrChange w:id="591" w:author="Adriana Carvalho" w:date="2018-05-02T00:00:00Z">
                  <w:rPr>
                    <w:rFonts w:eastAsiaTheme="minorHAnsi" w:cs="Arial"/>
                    <w:sz w:val="18"/>
                    <w:szCs w:val="18"/>
                  </w:rPr>
                </w:rPrChange>
              </w:rPr>
            </w:pPr>
            <w:r w:rsidRPr="00684AA4">
              <w:rPr>
                <w:rFonts w:cs="Arial"/>
                <w:sz w:val="18"/>
                <w:szCs w:val="20"/>
              </w:rPr>
              <w:t>6</w:t>
            </w:r>
            <w:ins w:id="592" w:author="Adriana Carvalho" w:date="2018-05-02T02:00:00Z">
              <w:r w:rsidR="53A29BAE" w:rsidRPr="00BF6CA0">
                <w:rPr>
                  <w:sz w:val="18"/>
                  <w:szCs w:val="20"/>
                </w:rPr>
                <w:t>,9</w:t>
              </w:r>
            </w:ins>
            <w:ins w:id="593" w:author="Adriana Carvalho" w:date="2018-05-02T02:01:00Z">
              <w:r w:rsidR="53A29BAE" w:rsidRPr="00BF6CA0">
                <w:rPr>
                  <w:sz w:val="18"/>
                  <w:szCs w:val="20"/>
                </w:rPr>
                <w:t xml:space="preserve"> x 10</w:t>
              </w:r>
            </w:ins>
            <w:del w:id="594" w:author="Adriana Carvalho" w:date="2018-05-02T02:00:00Z">
              <w:r w:rsidR="53A29BAE" w:rsidRPr="00BF6CA0">
                <w:rPr>
                  <w:sz w:val="18"/>
                  <w:szCs w:val="20"/>
                  <w:vertAlign w:val="superscript"/>
                </w:rPr>
                <w:delText>878,966605</w:delText>
              </w:r>
            </w:del>
            <w:del w:id="595" w:author="Adriana Carvalho" w:date="2018-05-02T02:01:00Z">
              <w:r w:rsidR="53A29BAE" w:rsidRPr="00BF6CA0">
                <w:rPr>
                  <w:sz w:val="18"/>
                  <w:szCs w:val="20"/>
                  <w:vertAlign w:val="superscript"/>
                </w:rPr>
                <w:delText xml:space="preserve"> </w:delText>
              </w:r>
            </w:del>
            <w:ins w:id="596" w:author="Adriana Carvalho" w:date="2018-05-02T02:01:00Z">
              <w:r w:rsidR="53A29BAE" w:rsidRPr="00BF6CA0">
                <w:rPr>
                  <w:sz w:val="18"/>
                  <w:szCs w:val="20"/>
                  <w:vertAlign w:val="superscript"/>
                </w:rPr>
                <w:t>3</w:t>
              </w:r>
              <w:r w:rsidR="53A29BAE" w:rsidRPr="00BF6CA0">
                <w:rPr>
                  <w:sz w:val="18"/>
                  <w:szCs w:val="20"/>
                </w:rPr>
                <w:t xml:space="preserve"> </w:t>
              </w:r>
            </w:ins>
            <w:r w:rsidRPr="00684AA4">
              <w:rPr>
                <w:rFonts w:cs="Arial"/>
                <w:sz w:val="18"/>
                <w:szCs w:val="20"/>
              </w:rPr>
              <w:t xml:space="preserve">± </w:t>
            </w:r>
            <w:ins w:id="597" w:author="Adriana Carvalho" w:date="2018-05-02T02:00:00Z">
              <w:r w:rsidR="53A29BAE" w:rsidRPr="00BF6CA0">
                <w:rPr>
                  <w:sz w:val="18"/>
                  <w:szCs w:val="20"/>
                </w:rPr>
                <w:t>0,2 x 10</w:t>
              </w:r>
              <w:r w:rsidR="53A29BAE" w:rsidRPr="00BF6CA0">
                <w:rPr>
                  <w:sz w:val="18"/>
                  <w:szCs w:val="20"/>
                  <w:vertAlign w:val="superscript"/>
                </w:rPr>
                <w:t>3</w:t>
              </w:r>
            </w:ins>
            <w:del w:id="598" w:author="Adriana Carvalho" w:date="2018-05-02T02:00:00Z">
              <w:r w:rsidR="53A29BAE" w:rsidRPr="00BF6CA0">
                <w:rPr>
                  <w:sz w:val="18"/>
                  <w:szCs w:val="20"/>
                </w:rPr>
                <w:delText>170,903466</w:delText>
              </w:r>
            </w:del>
          </w:p>
        </w:tc>
        <w:tc>
          <w:tcPr>
            <w:tcW w:w="1756" w:type="pct"/>
            <w:tcBorders>
              <w:bottom w:val="nil"/>
            </w:tcBorders>
            <w:vAlign w:val="center"/>
            <w:tcPrChange w:id="599" w:author="Adriana Carvalho" w:date="2018-05-02T02:02:00Z">
              <w:tcPr>
                <w:tcW w:w="1756" w:type="pct"/>
                <w:tcBorders>
                  <w:bottom w:val="nil"/>
                </w:tcBorders>
                <w:vAlign w:val="center"/>
              </w:tcPr>
            </w:tcPrChange>
          </w:tcPr>
          <w:p w:rsidR="00DE73EF" w:rsidRPr="00BF6CA0" w:rsidRDefault="53A29BAE" w:rsidP="53A29BAE">
            <w:pPr>
              <w:spacing w:after="160" w:line="360" w:lineRule="auto"/>
              <w:jc w:val="center"/>
              <w:rPr>
                <w:rFonts w:cs="Arial"/>
                <w:sz w:val="18"/>
                <w:szCs w:val="20"/>
                <w:rPrChange w:id="600" w:author="Adriana Carvalho" w:date="2018-05-02T00:00:00Z">
                  <w:rPr>
                    <w:rFonts w:eastAsiaTheme="minorHAnsi" w:cs="Arial"/>
                    <w:sz w:val="18"/>
                    <w:szCs w:val="18"/>
                  </w:rPr>
                </w:rPrChange>
              </w:rPr>
            </w:pPr>
            <w:ins w:id="601" w:author="Adriana Carvalho" w:date="2018-05-02T02:01:00Z">
              <w:r w:rsidRPr="00BF6CA0">
                <w:rPr>
                  <w:sz w:val="18"/>
                  <w:szCs w:val="20"/>
                </w:rPr>
                <w:t>6,9 x 10</w:t>
              </w:r>
              <w:r w:rsidRPr="00BF6CA0">
                <w:rPr>
                  <w:sz w:val="18"/>
                  <w:szCs w:val="20"/>
                  <w:vertAlign w:val="superscript"/>
                </w:rPr>
                <w:t>3</w:t>
              </w:r>
              <w:r w:rsidRPr="00BF6CA0">
                <w:rPr>
                  <w:sz w:val="18"/>
                  <w:szCs w:val="20"/>
                </w:rPr>
                <w:t xml:space="preserve"> ± 0,2 x 10</w:t>
              </w:r>
              <w:r w:rsidRPr="00BF6CA0">
                <w:rPr>
                  <w:sz w:val="18"/>
                  <w:szCs w:val="20"/>
                  <w:vertAlign w:val="superscript"/>
                </w:rPr>
                <w:t>3</w:t>
              </w:r>
            </w:ins>
            <w:del w:id="602" w:author="Adriana Carvalho" w:date="2018-05-02T02:01:00Z">
              <w:r w:rsidRPr="00BF6CA0">
                <w:rPr>
                  <w:sz w:val="18"/>
                  <w:szCs w:val="20"/>
                </w:rPr>
                <w:delText>6878,951717 ± 170,929068</w:delText>
              </w:r>
            </w:del>
          </w:p>
        </w:tc>
      </w:tr>
      <w:tr w:rsidR="00DE73EF" w:rsidRPr="00BF6CA0" w:rsidTr="00BF6CA0">
        <w:trPr>
          <w:trHeight w:val="737"/>
          <w:jc w:val="center"/>
          <w:trPrChange w:id="603" w:author="Adriana Carvalho" w:date="2018-05-02T02:02:00Z">
            <w:trPr>
              <w:jc w:val="center"/>
            </w:trPr>
          </w:trPrChange>
        </w:trPr>
        <w:tc>
          <w:tcPr>
            <w:tcW w:w="1488" w:type="pct"/>
            <w:tcBorders>
              <w:top w:val="nil"/>
              <w:bottom w:val="single" w:sz="4" w:space="0" w:color="auto"/>
            </w:tcBorders>
            <w:vAlign w:val="center"/>
            <w:tcPrChange w:id="604" w:author="Adriana Carvalho" w:date="2018-05-02T02:02:00Z">
              <w:tcPr>
                <w:tcW w:w="1488" w:type="pct"/>
                <w:tcBorders>
                  <w:top w:val="nil"/>
                  <w:bottom w:val="single" w:sz="18" w:space="0" w:color="auto"/>
                </w:tcBorders>
                <w:vAlign w:val="center"/>
              </w:tcPr>
            </w:tcPrChange>
          </w:tcPr>
          <w:p w:rsidR="00DE73EF" w:rsidRPr="00BF6CA0" w:rsidRDefault="00684AA4" w:rsidP="53A29BAE">
            <w:pPr>
              <w:spacing w:after="160" w:line="360" w:lineRule="auto"/>
              <w:jc w:val="center"/>
              <w:rPr>
                <w:rFonts w:cs="Arial"/>
                <w:b/>
                <w:sz w:val="18"/>
                <w:szCs w:val="20"/>
                <w:rPrChange w:id="605" w:author="Adriana Carvalho" w:date="2018-05-02T00:00:00Z">
                  <w:rPr>
                    <w:rFonts w:eastAsiaTheme="minorHAnsi" w:cs="Arial"/>
                    <w:sz w:val="18"/>
                    <w:szCs w:val="18"/>
                  </w:rPr>
                </w:rPrChange>
              </w:rPr>
            </w:pPr>
            <w:proofErr w:type="spellStart"/>
            <w:r w:rsidRPr="00684AA4">
              <w:rPr>
                <w:rFonts w:cs="Arial"/>
                <w:b/>
                <w:sz w:val="18"/>
                <w:szCs w:val="20"/>
                <w:rPrChange w:id="606" w:author="Adriana Carvalho" w:date="2018-05-02T02:02:00Z">
                  <w:rPr>
                    <w:rFonts w:cs="Arial"/>
                    <w:sz w:val="18"/>
                    <w:szCs w:val="18"/>
                  </w:rPr>
                </w:rPrChange>
              </w:rPr>
              <w:t>EAu</w:t>
            </w:r>
            <w:proofErr w:type="spellEnd"/>
            <w:r w:rsidRPr="00684AA4">
              <w:rPr>
                <w:rFonts w:cs="Arial"/>
                <w:b/>
                <w:sz w:val="18"/>
                <w:szCs w:val="20"/>
                <w:rPrChange w:id="607" w:author="Adriana Carvalho" w:date="2018-05-02T02:02:00Z">
                  <w:rPr>
                    <w:rFonts w:cs="Arial"/>
                    <w:sz w:val="18"/>
                    <w:szCs w:val="18"/>
                  </w:rPr>
                </w:rPrChange>
              </w:rPr>
              <w:t>/SAM AMP/</w:t>
            </w:r>
            <w:proofErr w:type="spellStart"/>
            <w:r w:rsidRPr="00684AA4">
              <w:rPr>
                <w:rFonts w:cs="Arial"/>
                <w:b/>
                <w:sz w:val="18"/>
                <w:szCs w:val="20"/>
                <w:rPrChange w:id="608" w:author="Adriana Carvalho" w:date="2018-05-02T02:02:00Z">
                  <w:rPr>
                    <w:rFonts w:cs="Arial"/>
                    <w:sz w:val="18"/>
                    <w:szCs w:val="18"/>
                  </w:rPr>
                </w:rPrChange>
              </w:rPr>
              <w:t>PQ-Cis</w:t>
            </w:r>
            <w:proofErr w:type="spellEnd"/>
          </w:p>
        </w:tc>
        <w:tc>
          <w:tcPr>
            <w:tcW w:w="1756" w:type="pct"/>
            <w:tcBorders>
              <w:top w:val="nil"/>
              <w:bottom w:val="single" w:sz="4" w:space="0" w:color="auto"/>
            </w:tcBorders>
            <w:vAlign w:val="center"/>
            <w:tcPrChange w:id="609" w:author="Adriana Carvalho" w:date="2018-05-02T02:02:00Z">
              <w:tcPr>
                <w:tcW w:w="1756" w:type="pct"/>
                <w:tcBorders>
                  <w:top w:val="nil"/>
                  <w:bottom w:val="single" w:sz="18" w:space="0" w:color="auto"/>
                </w:tcBorders>
                <w:vAlign w:val="center"/>
              </w:tcPr>
            </w:tcPrChange>
          </w:tcPr>
          <w:p w:rsidR="00DE73EF" w:rsidRPr="00BF6CA0" w:rsidRDefault="53A29BAE" w:rsidP="53A29BAE">
            <w:pPr>
              <w:spacing w:after="160" w:line="360" w:lineRule="auto"/>
              <w:jc w:val="center"/>
              <w:rPr>
                <w:rFonts w:cs="Arial"/>
                <w:sz w:val="18"/>
                <w:szCs w:val="20"/>
                <w:rPrChange w:id="610" w:author="Adriana Carvalho" w:date="2018-05-02T00:00:00Z">
                  <w:rPr>
                    <w:rFonts w:eastAsiaTheme="minorHAnsi" w:cs="Arial"/>
                    <w:sz w:val="18"/>
                    <w:szCs w:val="18"/>
                  </w:rPr>
                </w:rPrChange>
              </w:rPr>
            </w:pPr>
            <w:ins w:id="611" w:author="Adriana Carvalho" w:date="2018-05-02T02:01:00Z">
              <w:r w:rsidRPr="00BF6CA0">
                <w:rPr>
                  <w:sz w:val="18"/>
                  <w:szCs w:val="20"/>
                </w:rPr>
                <w:t>6,3 x 10</w:t>
              </w:r>
              <w:r w:rsidRPr="00BF6CA0">
                <w:rPr>
                  <w:sz w:val="18"/>
                  <w:szCs w:val="20"/>
                  <w:vertAlign w:val="superscript"/>
                </w:rPr>
                <w:t>3</w:t>
              </w:r>
              <w:r w:rsidRPr="00BF6CA0">
                <w:rPr>
                  <w:sz w:val="18"/>
                  <w:szCs w:val="20"/>
                </w:rPr>
                <w:t xml:space="preserve"> ± 0,1 x 10</w:t>
              </w:r>
              <w:r w:rsidRPr="00BF6CA0">
                <w:rPr>
                  <w:sz w:val="18"/>
                  <w:szCs w:val="20"/>
                  <w:vertAlign w:val="superscript"/>
                </w:rPr>
                <w:t>3</w:t>
              </w:r>
            </w:ins>
            <w:del w:id="612" w:author="Adriana Carvalho" w:date="2018-05-02T02:01:00Z">
              <w:r w:rsidRPr="00BF6CA0">
                <w:rPr>
                  <w:sz w:val="18"/>
                  <w:szCs w:val="20"/>
                </w:rPr>
                <w:delText>6283,517647 ± 128,589643</w:delText>
              </w:r>
            </w:del>
          </w:p>
        </w:tc>
        <w:tc>
          <w:tcPr>
            <w:tcW w:w="1756" w:type="pct"/>
            <w:tcBorders>
              <w:top w:val="nil"/>
              <w:bottom w:val="single" w:sz="4" w:space="0" w:color="auto"/>
            </w:tcBorders>
            <w:vAlign w:val="center"/>
            <w:tcPrChange w:id="613" w:author="Adriana Carvalho" w:date="2018-05-02T02:02:00Z">
              <w:tcPr>
                <w:tcW w:w="1756" w:type="pct"/>
                <w:tcBorders>
                  <w:top w:val="nil"/>
                  <w:bottom w:val="single" w:sz="18" w:space="0" w:color="auto"/>
                </w:tcBorders>
                <w:vAlign w:val="center"/>
              </w:tcPr>
            </w:tcPrChange>
          </w:tcPr>
          <w:p w:rsidR="00DE73EF" w:rsidRPr="00BF6CA0" w:rsidRDefault="53A29BAE" w:rsidP="53A29BAE">
            <w:pPr>
              <w:spacing w:after="160" w:line="360" w:lineRule="auto"/>
              <w:jc w:val="center"/>
              <w:rPr>
                <w:rFonts w:cs="Arial"/>
                <w:sz w:val="18"/>
                <w:szCs w:val="20"/>
                <w:rPrChange w:id="614" w:author="Adriana Carvalho" w:date="2018-05-02T00:00:00Z">
                  <w:rPr>
                    <w:rFonts w:eastAsiaTheme="minorHAnsi" w:cs="Arial"/>
                    <w:sz w:val="18"/>
                    <w:szCs w:val="18"/>
                  </w:rPr>
                </w:rPrChange>
              </w:rPr>
            </w:pPr>
            <w:ins w:id="615" w:author="Adriana Carvalho" w:date="2018-05-02T02:01:00Z">
              <w:r w:rsidRPr="00BF6CA0">
                <w:rPr>
                  <w:sz w:val="18"/>
                  <w:szCs w:val="20"/>
                </w:rPr>
                <w:t>6,3 x 10</w:t>
              </w:r>
              <w:r w:rsidRPr="00BF6CA0">
                <w:rPr>
                  <w:sz w:val="18"/>
                  <w:szCs w:val="20"/>
                  <w:vertAlign w:val="superscript"/>
                </w:rPr>
                <w:t>3</w:t>
              </w:r>
              <w:r w:rsidRPr="00BF6CA0">
                <w:rPr>
                  <w:sz w:val="18"/>
                  <w:szCs w:val="20"/>
                </w:rPr>
                <w:t xml:space="preserve"> ± 0,1 x 10</w:t>
              </w:r>
              <w:r w:rsidRPr="00BF6CA0">
                <w:rPr>
                  <w:sz w:val="18"/>
                  <w:szCs w:val="20"/>
                  <w:vertAlign w:val="superscript"/>
                </w:rPr>
                <w:t>3</w:t>
              </w:r>
            </w:ins>
            <w:del w:id="616" w:author="Adriana Carvalho" w:date="2018-05-02T02:01:00Z">
              <w:r w:rsidRPr="00BF6CA0">
                <w:rPr>
                  <w:sz w:val="18"/>
                  <w:szCs w:val="20"/>
                </w:rPr>
                <w:delText>6283,500385 ± 128,931555</w:delText>
              </w:r>
            </w:del>
          </w:p>
        </w:tc>
      </w:tr>
    </w:tbl>
    <w:p w:rsidR="003252F4" w:rsidRDefault="003252F4" w:rsidP="00A73356">
      <w:pPr>
        <w:rPr>
          <w:rFonts w:cs="Arial"/>
        </w:rPr>
      </w:pPr>
    </w:p>
    <w:p w:rsidR="00425E48" w:rsidRPr="00425E48" w:rsidRDefault="75589953" w:rsidP="00425E48">
      <w:pPr>
        <w:ind w:firstLine="709"/>
        <w:rPr>
          <w:lang w:val="pt-PT"/>
        </w:rPr>
      </w:pPr>
      <w:r w:rsidRPr="75589953">
        <w:rPr>
          <w:lang w:val="pt-PT"/>
        </w:rPr>
        <w:t>Na representação Nyquist também é possível observar o aparecimento de uma R</w:t>
      </w:r>
      <w:r w:rsidRPr="75589953">
        <w:rPr>
          <w:vertAlign w:val="subscript"/>
          <w:lang w:val="pt-PT"/>
        </w:rPr>
        <w:t>TE</w:t>
      </w:r>
      <w:r w:rsidRPr="75589953">
        <w:rPr>
          <w:lang w:val="pt-PT"/>
        </w:rPr>
        <w:t xml:space="preserve"> no sistema EAu/SAM Cis/PQ-AMS (Figura 12.b).</w:t>
      </w:r>
    </w:p>
    <w:p w:rsidR="003252F4" w:rsidRPr="003252F4" w:rsidRDefault="53A29BAE" w:rsidP="00A73356">
      <w:pPr>
        <w:pStyle w:val="Ttulo2"/>
        <w:spacing w:before="0" w:after="0"/>
        <w:rPr>
          <w:rFonts w:eastAsia="MS Mincho" w:cs="Arial"/>
        </w:rPr>
      </w:pPr>
      <w:bookmarkStart w:id="617" w:name="_Toc511585181"/>
      <w:r w:rsidRPr="53A29BAE">
        <w:rPr>
          <w:rFonts w:eastAsia="MS Mincho" w:cs="Arial"/>
        </w:rPr>
        <w:t xml:space="preserve">SIMULAÇÕES DAS </w:t>
      </w:r>
      <w:r>
        <w:t>ESPECTROSCOPIA DE IMPEDÂNCIA ELETROQUÍMICA</w:t>
      </w:r>
      <w:r w:rsidRPr="53A29BAE">
        <w:rPr>
          <w:rFonts w:eastAsia="MS Mincho" w:cs="Arial"/>
        </w:rPr>
        <w:t xml:space="preserve"> DAS SUPERFÍCIES</w:t>
      </w:r>
      <w:bookmarkEnd w:id="617"/>
    </w:p>
    <w:p w:rsidR="003252F4" w:rsidRPr="003252F4" w:rsidRDefault="75589953" w:rsidP="53A29BAE">
      <w:pPr>
        <w:pStyle w:val="Legenda"/>
        <w:keepNext/>
        <w:spacing w:line="360" w:lineRule="auto"/>
        <w:rPr>
          <w:rFonts w:ascii="Arial" w:hAnsi="Arial" w:cs="Arial"/>
          <w:b w:val="0"/>
          <w:bCs w:val="0"/>
          <w:color w:val="auto"/>
          <w:sz w:val="20"/>
          <w:szCs w:val="20"/>
        </w:rPr>
      </w:pPr>
      <w:r w:rsidRPr="75589953">
        <w:rPr>
          <w:rFonts w:ascii="Arial" w:hAnsi="Arial" w:cs="Arial"/>
          <w:color w:val="auto"/>
          <w:sz w:val="20"/>
          <w:szCs w:val="20"/>
        </w:rPr>
        <w:t>Figura 13.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</w:rPr>
        <w:t xml:space="preserve"> Dados experimentais (vermelho) e suas respectivas simulações (azul) das EIE modeladas a partir do circuito equivalente de Randles para as superfícies de ouro após o tratamento</w:t>
      </w:r>
      <w:r w:rsidRPr="75589953">
        <w:rPr>
          <w:rFonts w:ascii="Arial" w:hAnsi="Arial" w:cs="Arial"/>
          <w:b w:val="0"/>
          <w:bCs w:val="0"/>
          <w:noProof/>
          <w:color w:val="auto"/>
          <w:sz w:val="20"/>
          <w:szCs w:val="20"/>
        </w:rPr>
        <w:t>. a) Representação Nyquist e b) gráfico de Bode (-▲- |Z| vs f ; -●- Φ vs f).</w:t>
      </w:r>
    </w:p>
    <w:p w:rsidR="00A73356" w:rsidRDefault="003252F4" w:rsidP="00A73356">
      <w:pPr>
        <w:spacing w:after="0"/>
        <w:jc w:val="center"/>
        <w:rPr>
          <w:rFonts w:eastAsia="MS Mincho" w:cs="Arial"/>
        </w:rPr>
      </w:pPr>
      <w:r w:rsidRPr="003252F4">
        <w:rPr>
          <w:rFonts w:cs="Arial"/>
          <w:noProof/>
          <w:lang w:eastAsia="pt-BR"/>
        </w:rPr>
        <w:drawing>
          <wp:inline distT="0" distB="0" distL="0" distR="0">
            <wp:extent cx="5760000" cy="2029664"/>
            <wp:effectExtent l="0" t="0" r="0" b="88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4694" t="20863" r="3223" b="21453"/>
                    <a:stretch/>
                  </pic:blipFill>
                  <pic:spPr bwMode="auto">
                    <a:xfrm>
                      <a:off x="0" y="0"/>
                      <a:ext cx="5760000" cy="2029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6="http://schemas.microsoft.com/office/drawing/2014/main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p14="http://schemas.microsoft.com/office/word/2010/wordprocessingDrawing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/>
                      </a:ext>
                    </a:extLst>
                  </pic:spPr>
                </pic:pic>
              </a:graphicData>
            </a:graphic>
          </wp:inline>
        </w:drawing>
      </w:r>
    </w:p>
    <w:p w:rsidR="00A73356" w:rsidRPr="00A73356" w:rsidRDefault="75589953" w:rsidP="53A29BAE">
      <w:pPr>
        <w:pStyle w:val="Legenda"/>
        <w:keepNext/>
        <w:spacing w:line="360" w:lineRule="auto"/>
        <w:rPr>
          <w:rFonts w:ascii="Arial" w:hAnsi="Arial" w:cs="Arial"/>
          <w:b w:val="0"/>
          <w:bCs w:val="0"/>
          <w:color w:val="auto"/>
          <w:sz w:val="20"/>
          <w:szCs w:val="20"/>
        </w:rPr>
      </w:pPr>
      <w:r w:rsidRPr="75589953">
        <w:rPr>
          <w:rFonts w:ascii="Arial" w:hAnsi="Arial" w:cs="Arial"/>
          <w:color w:val="auto"/>
          <w:sz w:val="20"/>
          <w:szCs w:val="20"/>
        </w:rPr>
        <w:t>Tabela 7.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</w:rPr>
        <w:t xml:space="preserve"> Parâmetros obtidos da simulação da EIE com circuito equivalente de Randles para o sistema da superfície de ouro após o tratamento</w:t>
      </w:r>
    </w:p>
    <w:tbl>
      <w:tblPr>
        <w:tblStyle w:val="Tabelacomgrade"/>
        <w:tblW w:w="5000" w:type="pct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/>
      </w:tblPr>
      <w:tblGrid>
        <w:gridCol w:w="1631"/>
        <w:gridCol w:w="1313"/>
        <w:gridCol w:w="1441"/>
        <w:gridCol w:w="1744"/>
        <w:gridCol w:w="3158"/>
      </w:tblGrid>
      <w:tr w:rsidR="00A73356" w:rsidRPr="00BF6CA0" w:rsidTr="75589953">
        <w:trPr>
          <w:trHeight w:val="340"/>
          <w:jc w:val="center"/>
        </w:trPr>
        <w:tc>
          <w:tcPr>
            <w:tcW w:w="878" w:type="pct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A73356" w:rsidRPr="00BF6CA0" w:rsidRDefault="53A29BAE" w:rsidP="53A29BAE">
            <w:pPr>
              <w:spacing w:line="360" w:lineRule="auto"/>
              <w:jc w:val="center"/>
              <w:rPr>
                <w:rFonts w:cs="Arial"/>
                <w:b/>
                <w:bCs/>
                <w:sz w:val="18"/>
                <w:szCs w:val="20"/>
              </w:rPr>
            </w:pPr>
            <w:r w:rsidRPr="00BF6CA0">
              <w:rPr>
                <w:rFonts w:cs="Arial"/>
                <w:b/>
                <w:bCs/>
                <w:sz w:val="18"/>
                <w:szCs w:val="20"/>
              </w:rPr>
              <w:t>Sistema</w:t>
            </w:r>
          </w:p>
        </w:tc>
        <w:tc>
          <w:tcPr>
            <w:tcW w:w="707" w:type="pct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A73356" w:rsidRPr="00BF6CA0" w:rsidRDefault="53A29BAE" w:rsidP="53A29BAE">
            <w:pPr>
              <w:spacing w:line="360" w:lineRule="auto"/>
              <w:jc w:val="center"/>
              <w:rPr>
                <w:rFonts w:cs="Arial"/>
                <w:b/>
                <w:bCs/>
                <w:sz w:val="18"/>
                <w:szCs w:val="20"/>
              </w:rPr>
            </w:pPr>
            <w:r w:rsidRPr="00BF6CA0">
              <w:rPr>
                <w:rFonts w:cs="Arial"/>
                <w:b/>
                <w:bCs/>
                <w:sz w:val="18"/>
                <w:szCs w:val="20"/>
              </w:rPr>
              <w:t>R</w:t>
            </w:r>
            <w:r w:rsidRPr="00BF6CA0">
              <w:rPr>
                <w:rFonts w:cs="Arial"/>
                <w:b/>
                <w:bCs/>
                <w:sz w:val="18"/>
                <w:szCs w:val="20"/>
                <w:vertAlign w:val="subscript"/>
              </w:rPr>
              <w:t>S</w:t>
            </w:r>
            <w:r w:rsidRPr="00BF6CA0">
              <w:rPr>
                <w:rFonts w:cs="Arial"/>
                <w:b/>
                <w:bCs/>
                <w:sz w:val="18"/>
                <w:szCs w:val="20"/>
              </w:rPr>
              <w:t xml:space="preserve"> (Ω)</w:t>
            </w:r>
          </w:p>
        </w:tc>
        <w:tc>
          <w:tcPr>
            <w:tcW w:w="776" w:type="pct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A73356" w:rsidRPr="00BF6CA0" w:rsidRDefault="53A29BAE" w:rsidP="53A29BAE">
            <w:pPr>
              <w:spacing w:line="360" w:lineRule="auto"/>
              <w:jc w:val="center"/>
              <w:rPr>
                <w:rFonts w:cs="Arial"/>
                <w:b/>
                <w:bCs/>
                <w:sz w:val="18"/>
                <w:szCs w:val="20"/>
              </w:rPr>
            </w:pPr>
            <w:r w:rsidRPr="00BF6CA0">
              <w:rPr>
                <w:rFonts w:cs="Arial"/>
                <w:b/>
                <w:bCs/>
                <w:sz w:val="18"/>
                <w:szCs w:val="20"/>
              </w:rPr>
              <w:t>R</w:t>
            </w:r>
            <w:r w:rsidRPr="00BF6CA0">
              <w:rPr>
                <w:rFonts w:cs="Arial"/>
                <w:b/>
                <w:bCs/>
                <w:sz w:val="18"/>
                <w:szCs w:val="20"/>
                <w:vertAlign w:val="subscript"/>
              </w:rPr>
              <w:t>TE</w:t>
            </w:r>
            <w:r w:rsidRPr="00BF6CA0">
              <w:rPr>
                <w:rFonts w:cs="Arial"/>
                <w:b/>
                <w:bCs/>
                <w:sz w:val="18"/>
                <w:szCs w:val="20"/>
              </w:rPr>
              <w:t xml:space="preserve"> (Ω)</w:t>
            </w:r>
          </w:p>
        </w:tc>
        <w:tc>
          <w:tcPr>
            <w:tcW w:w="939" w:type="pct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A73356" w:rsidRPr="00BF6CA0" w:rsidRDefault="53A29BAE" w:rsidP="53A29BAE">
            <w:pPr>
              <w:spacing w:line="360" w:lineRule="auto"/>
              <w:jc w:val="center"/>
              <w:rPr>
                <w:rFonts w:cs="Arial"/>
                <w:b/>
                <w:bCs/>
                <w:sz w:val="18"/>
                <w:szCs w:val="20"/>
              </w:rPr>
            </w:pPr>
            <w:r w:rsidRPr="00BF6CA0">
              <w:rPr>
                <w:rFonts w:cs="Arial"/>
                <w:b/>
                <w:bCs/>
                <w:sz w:val="18"/>
                <w:szCs w:val="20"/>
              </w:rPr>
              <w:t>A</w:t>
            </w:r>
            <w:r w:rsidRPr="00BF6CA0">
              <w:rPr>
                <w:rFonts w:cs="Arial"/>
                <w:b/>
                <w:bCs/>
                <w:sz w:val="18"/>
                <w:szCs w:val="20"/>
                <w:vertAlign w:val="subscript"/>
              </w:rPr>
              <w:t>W</w:t>
            </w:r>
            <w:r w:rsidRPr="00BF6CA0">
              <w:rPr>
                <w:rFonts w:cs="Arial"/>
                <w:b/>
                <w:bCs/>
                <w:sz w:val="18"/>
                <w:szCs w:val="20"/>
              </w:rPr>
              <w:t xml:space="preserve"> (Ω s</w:t>
            </w:r>
            <w:r w:rsidRPr="00BF6CA0">
              <w:rPr>
                <w:rFonts w:cs="Arial"/>
                <w:b/>
                <w:bCs/>
                <w:sz w:val="18"/>
                <w:szCs w:val="20"/>
                <w:vertAlign w:val="superscript"/>
              </w:rPr>
              <w:t>-1/2</w:t>
            </w:r>
            <w:r w:rsidRPr="00BF6CA0">
              <w:rPr>
                <w:rFonts w:cs="Arial"/>
                <w:b/>
                <w:bCs/>
                <w:sz w:val="18"/>
                <w:szCs w:val="20"/>
              </w:rPr>
              <w:t>)</w:t>
            </w:r>
          </w:p>
        </w:tc>
        <w:tc>
          <w:tcPr>
            <w:tcW w:w="1700" w:type="pct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A73356" w:rsidRPr="00BF6CA0" w:rsidRDefault="53A29BAE" w:rsidP="53A29BAE">
            <w:pPr>
              <w:spacing w:line="360" w:lineRule="auto"/>
              <w:jc w:val="center"/>
              <w:rPr>
                <w:rFonts w:cs="Arial"/>
                <w:b/>
                <w:bCs/>
                <w:sz w:val="18"/>
                <w:szCs w:val="20"/>
              </w:rPr>
            </w:pPr>
            <w:r w:rsidRPr="00BF6CA0">
              <w:rPr>
                <w:rFonts w:cs="Arial"/>
                <w:b/>
                <w:bCs/>
                <w:sz w:val="18"/>
                <w:szCs w:val="20"/>
              </w:rPr>
              <w:t>C (F</w:t>
            </w:r>
            <w:r w:rsidRPr="00BF6CA0">
              <w:rPr>
                <w:rFonts w:cs="Arial"/>
                <w:sz w:val="18"/>
                <w:szCs w:val="20"/>
              </w:rPr>
              <w:t>)</w:t>
            </w:r>
          </w:p>
        </w:tc>
      </w:tr>
      <w:tr w:rsidR="00A73356" w:rsidRPr="00BF6CA0" w:rsidTr="75589953">
        <w:trPr>
          <w:trHeight w:val="340"/>
          <w:jc w:val="center"/>
        </w:trPr>
        <w:tc>
          <w:tcPr>
            <w:tcW w:w="878" w:type="pct"/>
            <w:tcBorders>
              <w:bottom w:val="single" w:sz="12" w:space="0" w:color="auto"/>
            </w:tcBorders>
            <w:vAlign w:val="center"/>
          </w:tcPr>
          <w:p w:rsidR="00A73356" w:rsidRPr="00BF6CA0" w:rsidRDefault="75589953" w:rsidP="53A29BAE">
            <w:pPr>
              <w:spacing w:line="360" w:lineRule="auto"/>
              <w:jc w:val="center"/>
              <w:rPr>
                <w:rFonts w:cs="Arial"/>
                <w:b/>
                <w:bCs/>
                <w:sz w:val="18"/>
                <w:szCs w:val="20"/>
              </w:rPr>
            </w:pPr>
            <w:proofErr w:type="spellStart"/>
            <w:r w:rsidRPr="00BF6CA0">
              <w:rPr>
                <w:rFonts w:cs="Arial"/>
                <w:b/>
                <w:bCs/>
                <w:sz w:val="18"/>
                <w:szCs w:val="20"/>
              </w:rPr>
              <w:t>EAu</w:t>
            </w:r>
            <w:proofErr w:type="spellEnd"/>
          </w:p>
        </w:tc>
        <w:tc>
          <w:tcPr>
            <w:tcW w:w="707" w:type="pct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:rsidR="00A73356" w:rsidRPr="00BF6CA0" w:rsidRDefault="53A29BAE" w:rsidP="53A29BAE">
            <w:pPr>
              <w:spacing w:line="360" w:lineRule="auto"/>
              <w:jc w:val="center"/>
              <w:rPr>
                <w:rFonts w:cs="Arial"/>
                <w:sz w:val="18"/>
                <w:szCs w:val="20"/>
              </w:rPr>
            </w:pPr>
            <w:r w:rsidRPr="00BF6CA0">
              <w:rPr>
                <w:rFonts w:cs="Arial"/>
                <w:sz w:val="18"/>
                <w:szCs w:val="20"/>
              </w:rPr>
              <w:t>164 ± 8</w:t>
            </w:r>
          </w:p>
        </w:tc>
        <w:tc>
          <w:tcPr>
            <w:tcW w:w="776" w:type="pct"/>
            <w:tcBorders>
              <w:bottom w:val="single" w:sz="12" w:space="0" w:color="auto"/>
            </w:tcBorders>
            <w:vAlign w:val="center"/>
          </w:tcPr>
          <w:p w:rsidR="00A73356" w:rsidRPr="00BF6CA0" w:rsidRDefault="53A29BAE" w:rsidP="53A29BAE">
            <w:pPr>
              <w:spacing w:line="360" w:lineRule="auto"/>
              <w:jc w:val="center"/>
              <w:rPr>
                <w:rFonts w:cs="Arial"/>
                <w:sz w:val="18"/>
                <w:szCs w:val="20"/>
              </w:rPr>
            </w:pPr>
            <w:r w:rsidRPr="00BF6CA0">
              <w:rPr>
                <w:rFonts w:cs="Arial"/>
                <w:sz w:val="18"/>
                <w:szCs w:val="20"/>
              </w:rPr>
              <w:t>19 ± 11</w:t>
            </w:r>
          </w:p>
        </w:tc>
        <w:tc>
          <w:tcPr>
            <w:tcW w:w="939" w:type="pct"/>
            <w:tcBorders>
              <w:bottom w:val="single" w:sz="12" w:space="0" w:color="auto"/>
            </w:tcBorders>
            <w:vAlign w:val="center"/>
          </w:tcPr>
          <w:p w:rsidR="00A73356" w:rsidRPr="00BF6CA0" w:rsidRDefault="53A29BAE" w:rsidP="53A29BAE">
            <w:pPr>
              <w:spacing w:line="360" w:lineRule="auto"/>
              <w:jc w:val="center"/>
              <w:rPr>
                <w:rFonts w:cs="Arial"/>
                <w:sz w:val="18"/>
                <w:szCs w:val="20"/>
              </w:rPr>
            </w:pPr>
            <w:r w:rsidRPr="00BF6CA0">
              <w:rPr>
                <w:rFonts w:cs="Arial"/>
                <w:sz w:val="18"/>
                <w:szCs w:val="20"/>
              </w:rPr>
              <w:t>4449 ± 145</w:t>
            </w:r>
          </w:p>
        </w:tc>
        <w:tc>
          <w:tcPr>
            <w:tcW w:w="1700" w:type="pct"/>
            <w:tcBorders>
              <w:bottom w:val="single" w:sz="12" w:space="0" w:color="auto"/>
            </w:tcBorders>
            <w:vAlign w:val="center"/>
          </w:tcPr>
          <w:p w:rsidR="00A73356" w:rsidRPr="00BF6CA0" w:rsidRDefault="53A29BAE" w:rsidP="53A29BAE">
            <w:pPr>
              <w:spacing w:line="360" w:lineRule="auto"/>
              <w:jc w:val="center"/>
              <w:rPr>
                <w:rFonts w:cs="Arial"/>
                <w:sz w:val="18"/>
                <w:szCs w:val="20"/>
                <w:vertAlign w:val="superscript"/>
              </w:rPr>
            </w:pPr>
            <w:r w:rsidRPr="00BF6CA0">
              <w:rPr>
                <w:rFonts w:cs="Arial"/>
                <w:sz w:val="18"/>
                <w:szCs w:val="20"/>
              </w:rPr>
              <w:t>2,7 x 10</w:t>
            </w:r>
            <w:r w:rsidRPr="00BF6CA0">
              <w:rPr>
                <w:rFonts w:cs="Arial"/>
                <w:sz w:val="18"/>
                <w:szCs w:val="20"/>
                <w:vertAlign w:val="superscript"/>
              </w:rPr>
              <w:t>-7</w:t>
            </w:r>
            <w:r w:rsidRPr="00BF6CA0">
              <w:rPr>
                <w:rFonts w:cs="Arial"/>
                <w:sz w:val="18"/>
                <w:szCs w:val="20"/>
              </w:rPr>
              <w:t xml:space="preserve"> ± 1,1 x 10</w:t>
            </w:r>
            <w:r w:rsidRPr="00BF6CA0">
              <w:rPr>
                <w:rFonts w:cs="Arial"/>
                <w:sz w:val="18"/>
                <w:szCs w:val="20"/>
                <w:vertAlign w:val="superscript"/>
              </w:rPr>
              <w:t>-7</w:t>
            </w:r>
          </w:p>
        </w:tc>
      </w:tr>
    </w:tbl>
    <w:p w:rsidR="00A73356" w:rsidRDefault="00A73356" w:rsidP="00A73356">
      <w:pPr>
        <w:spacing w:after="0"/>
        <w:jc w:val="center"/>
        <w:rPr>
          <w:rFonts w:eastAsia="MS Mincho" w:cs="Arial"/>
        </w:rPr>
      </w:pPr>
    </w:p>
    <w:p w:rsidR="00A73356" w:rsidRPr="00A73356" w:rsidRDefault="75589953" w:rsidP="53A29BAE">
      <w:pPr>
        <w:pStyle w:val="Legenda"/>
        <w:keepNext/>
        <w:spacing w:line="360" w:lineRule="auto"/>
        <w:jc w:val="center"/>
        <w:rPr>
          <w:rFonts w:ascii="Arial" w:hAnsi="Arial" w:cs="Arial"/>
          <w:b w:val="0"/>
          <w:bCs w:val="0"/>
          <w:color w:val="auto"/>
          <w:sz w:val="20"/>
          <w:szCs w:val="20"/>
        </w:rPr>
      </w:pPr>
      <w:r w:rsidRPr="75589953">
        <w:rPr>
          <w:rFonts w:ascii="Arial" w:hAnsi="Arial" w:cs="Arial"/>
          <w:color w:val="auto"/>
          <w:sz w:val="20"/>
          <w:szCs w:val="20"/>
        </w:rPr>
        <w:lastRenderedPageBreak/>
        <w:t>Figura 14.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</w:rPr>
        <w:t xml:space="preserve"> Representação do Circuito de Randles modificado</w:t>
      </w:r>
      <w:r w:rsidR="00BF6CA0">
        <w:rPr>
          <w:rFonts w:ascii="Arial" w:hAnsi="Arial" w:cs="Arial"/>
          <w:b w:val="0"/>
          <w:bCs w:val="0"/>
          <w:color w:val="auto"/>
          <w:sz w:val="20"/>
          <w:szCs w:val="20"/>
        </w:rPr>
        <w:t>.</w:t>
      </w:r>
    </w:p>
    <w:p w:rsidR="003252F4" w:rsidRPr="003252F4" w:rsidRDefault="00A73356" w:rsidP="00A73356">
      <w:pPr>
        <w:spacing w:after="0"/>
        <w:jc w:val="center"/>
        <w:rPr>
          <w:rFonts w:eastAsia="MS Mincho" w:cs="Arial"/>
        </w:rPr>
      </w:pPr>
      <w:r>
        <w:rPr>
          <w:rFonts w:cs="Arial"/>
          <w:noProof/>
          <w:sz w:val="20"/>
          <w:lang w:eastAsia="pt-BR"/>
        </w:rPr>
        <w:drawing>
          <wp:inline distT="0" distB="0" distL="0" distR="0">
            <wp:extent cx="3600000" cy="1595029"/>
            <wp:effectExtent l="0" t="0" r="635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lide4.TIF"/>
                    <pic:cNvPicPr/>
                  </pic:nvPicPr>
                  <pic:blipFill rotWithShape="1">
                    <a:blip r:embed="rId19"/>
                    <a:srcRect l="7653" t="8892" r="9944" b="26202"/>
                    <a:stretch/>
                  </pic:blipFill>
                  <pic:spPr bwMode="auto">
                    <a:xfrm>
                      <a:off x="0" y="0"/>
                      <a:ext cx="3600000" cy="1595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  <a:ext uri="{53640926-AAD7-44d8-BBD7-CCE9431645EC}">
                        <a14:shadowObscured xmlns:a16="http://schemas.microsoft.com/office/drawing/2014/main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p14="http://schemas.microsoft.com/office/word/2010/wordprocessingDrawing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/>
                      </a:ext>
                    </a:extLst>
                  </pic:spPr>
                </pic:pic>
              </a:graphicData>
            </a:graphic>
          </wp:inline>
        </w:drawing>
      </w:r>
    </w:p>
    <w:p w:rsidR="00A73356" w:rsidRDefault="00A73356" w:rsidP="00A73356">
      <w:pPr>
        <w:pStyle w:val="Legenda"/>
        <w:keepNext/>
        <w:spacing w:line="360" w:lineRule="auto"/>
        <w:jc w:val="center"/>
        <w:rPr>
          <w:rFonts w:ascii="Arial" w:hAnsi="Arial" w:cs="Arial"/>
          <w:color w:val="auto"/>
          <w:sz w:val="20"/>
        </w:rPr>
      </w:pPr>
    </w:p>
    <w:p w:rsidR="003252F4" w:rsidRPr="003252F4" w:rsidRDefault="75589953" w:rsidP="53A29BAE">
      <w:pPr>
        <w:pStyle w:val="Legenda"/>
        <w:keepNext/>
        <w:spacing w:line="360" w:lineRule="auto"/>
        <w:rPr>
          <w:rFonts w:ascii="Arial" w:hAnsi="Arial" w:cs="Arial"/>
          <w:b w:val="0"/>
          <w:bCs w:val="0"/>
          <w:color w:val="auto"/>
          <w:sz w:val="20"/>
          <w:szCs w:val="20"/>
        </w:rPr>
      </w:pPr>
      <w:r w:rsidRPr="75589953">
        <w:rPr>
          <w:rFonts w:ascii="Arial" w:hAnsi="Arial" w:cs="Arial"/>
          <w:color w:val="auto"/>
          <w:sz w:val="20"/>
          <w:szCs w:val="20"/>
        </w:rPr>
        <w:t>Figura 15.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</w:rPr>
        <w:t xml:space="preserve"> Dados experimentais (vermelho) e suas respectivas simulações (azul) das EIE modeladas a partir do circuito equivalente de Randles para as superfícies de ouro modificadas por SAM de Cis</w:t>
      </w:r>
      <w:r w:rsidRPr="75589953">
        <w:rPr>
          <w:rFonts w:ascii="Arial" w:hAnsi="Arial" w:cs="Arial"/>
          <w:b w:val="0"/>
          <w:bCs w:val="0"/>
          <w:noProof/>
          <w:color w:val="auto"/>
          <w:sz w:val="20"/>
          <w:szCs w:val="20"/>
        </w:rPr>
        <w:t>. a) Representação Nyquist e b) gráfico de Bode (-▲- |Z| vs f ; -●- Φ vs f).</w:t>
      </w:r>
    </w:p>
    <w:p w:rsidR="003252F4" w:rsidRPr="00EA3199" w:rsidRDefault="00EA3199" w:rsidP="00A73356">
      <w:pPr>
        <w:spacing w:after="0"/>
        <w:jc w:val="center"/>
        <w:rPr>
          <w:rFonts w:eastAsia="MS Mincho" w:cs="Arial"/>
          <w:lang w:val="pt-PT"/>
        </w:rPr>
      </w:pPr>
      <w:r>
        <w:rPr>
          <w:rFonts w:eastAsia="MS Mincho" w:cs="Arial"/>
          <w:noProof/>
          <w:lang w:eastAsia="pt-BR"/>
        </w:rPr>
        <w:drawing>
          <wp:inline distT="0" distB="0" distL="0" distR="0">
            <wp:extent cx="5760000" cy="2064330"/>
            <wp:effectExtent l="0" t="0" r="0" b="0"/>
            <wp:docPr id="4" name="Imagem 4" descr="Uma imagem contendo mapa, texto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lide6.TIF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4971" t="26017" r="2956" b="15316"/>
                    <a:stretch/>
                  </pic:blipFill>
                  <pic:spPr bwMode="auto">
                    <a:xfrm>
                      <a:off x="0" y="0"/>
                      <a:ext cx="5760000" cy="2064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6="http://schemas.microsoft.com/office/drawing/2014/main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p14="http://schemas.microsoft.com/office/word/2010/wordprocessingDrawing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/>
                      </a:ext>
                    </a:extLst>
                  </pic:spPr>
                </pic:pic>
              </a:graphicData>
            </a:graphic>
          </wp:inline>
        </w:drawing>
      </w:r>
    </w:p>
    <w:p w:rsidR="003252F4" w:rsidRPr="003252F4" w:rsidRDefault="75589953" w:rsidP="53A29BAE">
      <w:pPr>
        <w:pStyle w:val="Legenda"/>
        <w:keepNext/>
        <w:spacing w:line="360" w:lineRule="auto"/>
        <w:rPr>
          <w:rFonts w:ascii="Arial" w:hAnsi="Arial" w:cs="Arial"/>
          <w:b w:val="0"/>
          <w:bCs w:val="0"/>
          <w:color w:val="auto"/>
          <w:sz w:val="20"/>
          <w:szCs w:val="20"/>
        </w:rPr>
      </w:pPr>
      <w:r w:rsidRPr="75589953">
        <w:rPr>
          <w:rFonts w:ascii="Arial" w:hAnsi="Arial" w:cs="Arial"/>
          <w:color w:val="auto"/>
          <w:sz w:val="20"/>
          <w:szCs w:val="20"/>
        </w:rPr>
        <w:t>Figura 16.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</w:rPr>
        <w:t xml:space="preserve"> Dados experimentais (vermelho) e suas respectivas simulações (azul) das EIE modeladas a partir do circuito equivalente de Randles para as superfícies de ouro modificadas por SAM de AMP</w:t>
      </w:r>
      <w:r w:rsidRPr="75589953">
        <w:rPr>
          <w:rFonts w:ascii="Arial" w:hAnsi="Arial" w:cs="Arial"/>
          <w:b w:val="0"/>
          <w:bCs w:val="0"/>
          <w:noProof/>
          <w:color w:val="auto"/>
          <w:sz w:val="20"/>
          <w:szCs w:val="20"/>
        </w:rPr>
        <w:t>. a) Representação Nyquist e b) gráfico de Bode (-▲- |Z| vs f ; -●- Φ vs f).</w:t>
      </w:r>
    </w:p>
    <w:p w:rsidR="003252F4" w:rsidRPr="003252F4" w:rsidRDefault="00EA3199" w:rsidP="00A73356">
      <w:pPr>
        <w:spacing w:after="0"/>
        <w:jc w:val="center"/>
        <w:rPr>
          <w:rFonts w:eastAsia="MS Mincho" w:cs="Arial"/>
        </w:rPr>
      </w:pPr>
      <w:r>
        <w:rPr>
          <w:rFonts w:eastAsia="MS Mincho" w:cs="Arial"/>
          <w:noProof/>
          <w:lang w:eastAsia="pt-BR"/>
        </w:rPr>
        <w:drawing>
          <wp:inline distT="0" distB="0" distL="0" distR="0">
            <wp:extent cx="5760000" cy="2059452"/>
            <wp:effectExtent l="0" t="0" r="0" b="0"/>
            <wp:docPr id="9" name="Imagem 9" descr="Uma imagem contendo mapa, texto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lide7.TIF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5661" t="25034" r="2819" b="16788"/>
                    <a:stretch/>
                  </pic:blipFill>
                  <pic:spPr bwMode="auto">
                    <a:xfrm>
                      <a:off x="0" y="0"/>
                      <a:ext cx="5760000" cy="2059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6="http://schemas.microsoft.com/office/drawing/2014/main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p14="http://schemas.microsoft.com/office/word/2010/wordprocessingDrawing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/>
                      </a:ext>
                    </a:extLst>
                  </pic:spPr>
                </pic:pic>
              </a:graphicData>
            </a:graphic>
          </wp:inline>
        </w:drawing>
      </w:r>
    </w:p>
    <w:p w:rsidR="003252F4" w:rsidRPr="003252F4" w:rsidRDefault="75589953" w:rsidP="53A29BAE">
      <w:pPr>
        <w:pStyle w:val="Legenda"/>
        <w:keepNext/>
        <w:spacing w:line="360" w:lineRule="auto"/>
        <w:rPr>
          <w:rFonts w:ascii="Arial" w:hAnsi="Arial" w:cs="Arial"/>
          <w:b w:val="0"/>
          <w:bCs w:val="0"/>
          <w:color w:val="auto"/>
          <w:sz w:val="20"/>
          <w:szCs w:val="20"/>
        </w:rPr>
      </w:pPr>
      <w:r w:rsidRPr="75589953">
        <w:rPr>
          <w:rFonts w:ascii="Arial" w:hAnsi="Arial" w:cs="Arial"/>
          <w:color w:val="auto"/>
          <w:sz w:val="20"/>
          <w:szCs w:val="20"/>
        </w:rPr>
        <w:lastRenderedPageBreak/>
        <w:t>Figura 17.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</w:rPr>
        <w:t xml:space="preserve"> Dados experimentais (vermelho) e suas respectivas simulações (azul) das EIE modeladas a partir do circuito equivalente de Randles para as superfícies de ouro após imobilização do PQ funcionalizado por AMS</w:t>
      </w:r>
      <w:r w:rsidRPr="75589953">
        <w:rPr>
          <w:rFonts w:ascii="Arial" w:hAnsi="Arial" w:cs="Arial"/>
          <w:b w:val="0"/>
          <w:bCs w:val="0"/>
          <w:noProof/>
          <w:color w:val="auto"/>
          <w:sz w:val="20"/>
          <w:szCs w:val="20"/>
        </w:rPr>
        <w:t>. a) Representação Nyquist e b) gráfico de Bode (-▲- |Z| vs f ; -●- Φ vs f).</w:t>
      </w:r>
      <w:bookmarkStart w:id="618" w:name="_Hlk512034007"/>
      <w:bookmarkEnd w:id="618"/>
    </w:p>
    <w:p w:rsidR="003252F4" w:rsidRPr="003252F4" w:rsidRDefault="00EA3199" w:rsidP="00A73356">
      <w:pPr>
        <w:spacing w:after="0"/>
        <w:jc w:val="center"/>
        <w:rPr>
          <w:rFonts w:eastAsia="MS Mincho" w:cs="Arial"/>
        </w:rPr>
      </w:pPr>
      <w:r>
        <w:rPr>
          <w:rFonts w:eastAsia="MS Mincho" w:cs="Arial"/>
          <w:noProof/>
          <w:lang w:eastAsia="pt-BR"/>
        </w:rPr>
        <w:drawing>
          <wp:inline distT="0" distB="0" distL="0" distR="0">
            <wp:extent cx="5760000" cy="2076107"/>
            <wp:effectExtent l="0" t="0" r="0" b="635"/>
            <wp:docPr id="13" name="Imagem 13" descr="Uma imagem contendo mapa, texto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lide8.TIF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6213" t="25524" r="1853" b="15561"/>
                    <a:stretch/>
                  </pic:blipFill>
                  <pic:spPr bwMode="auto">
                    <a:xfrm>
                      <a:off x="0" y="0"/>
                      <a:ext cx="5760000" cy="2076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6="http://schemas.microsoft.com/office/drawing/2014/main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p14="http://schemas.microsoft.com/office/word/2010/wordprocessingDrawing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/>
                      </a:ext>
                    </a:extLst>
                  </pic:spPr>
                </pic:pic>
              </a:graphicData>
            </a:graphic>
          </wp:inline>
        </w:drawing>
      </w:r>
    </w:p>
    <w:p w:rsidR="003252F4" w:rsidRPr="003252F4" w:rsidRDefault="75589953" w:rsidP="53A29BAE">
      <w:pPr>
        <w:pStyle w:val="Legenda"/>
        <w:keepNext/>
        <w:spacing w:line="360" w:lineRule="auto"/>
        <w:rPr>
          <w:rFonts w:ascii="Arial" w:hAnsi="Arial" w:cs="Arial"/>
          <w:b w:val="0"/>
          <w:bCs w:val="0"/>
          <w:color w:val="auto"/>
          <w:sz w:val="20"/>
          <w:szCs w:val="20"/>
        </w:rPr>
      </w:pPr>
      <w:r w:rsidRPr="75589953">
        <w:rPr>
          <w:rFonts w:ascii="Arial" w:hAnsi="Arial" w:cs="Arial"/>
          <w:color w:val="auto"/>
          <w:sz w:val="20"/>
          <w:szCs w:val="20"/>
        </w:rPr>
        <w:t>Figura 18.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</w:rPr>
        <w:t xml:space="preserve"> 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lang w:val="pt-BR"/>
        </w:rPr>
        <w:t xml:space="preserve">Dados experimentais (vermelho) e suas respectivas simulações (azul) das EIE modeladas a partir do circuito equivalente de </w:t>
      </w:r>
      <w:proofErr w:type="spellStart"/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lang w:val="pt-BR"/>
        </w:rPr>
        <w:t>Randles</w:t>
      </w:r>
      <w:proofErr w:type="spellEnd"/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lang w:val="pt-BR"/>
        </w:rPr>
        <w:t xml:space="preserve"> para as superfícies de ouro após imobilização do PQ funcionalizado por Cis. a) Representação Nyquist e b) gráfico de Bode (-▲- |Z| </w:t>
      </w:r>
      <w:proofErr w:type="spellStart"/>
      <w:proofErr w:type="gramStart"/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lang w:val="pt-BR"/>
        </w:rPr>
        <w:t>vs</w:t>
      </w:r>
      <w:proofErr w:type="spellEnd"/>
      <w:proofErr w:type="gramEnd"/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lang w:val="pt-BR"/>
        </w:rPr>
        <w:t xml:space="preserve"> f ; -●- Φ </w:t>
      </w:r>
      <w:proofErr w:type="spellStart"/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lang w:val="pt-BR"/>
        </w:rPr>
        <w:t>vs</w:t>
      </w:r>
      <w:proofErr w:type="spellEnd"/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lang w:val="pt-BR"/>
        </w:rPr>
        <w:t xml:space="preserve"> f).</w:t>
      </w:r>
    </w:p>
    <w:p w:rsidR="00D24FD5" w:rsidRPr="00EA3199" w:rsidRDefault="00EA3199" w:rsidP="00A73356">
      <w:pPr>
        <w:spacing w:after="0"/>
        <w:jc w:val="center"/>
        <w:rPr>
          <w:rFonts w:eastAsia="MS Mincho" w:cs="Arial"/>
          <w:lang w:val="pt-PT"/>
        </w:rPr>
      </w:pPr>
      <w:r>
        <w:rPr>
          <w:rFonts w:eastAsia="MS Mincho" w:cs="Arial"/>
          <w:noProof/>
          <w:lang w:eastAsia="pt-BR"/>
        </w:rPr>
        <w:drawing>
          <wp:inline distT="0" distB="0" distL="0" distR="0">
            <wp:extent cx="5760000" cy="2023394"/>
            <wp:effectExtent l="0" t="0" r="0" b="0"/>
            <wp:docPr id="18" name="Imagem 18" descr="Uma imagem contendo mapa, texto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lide9.TIF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6074" t="26752" r="1577" b="15571"/>
                    <a:stretch/>
                  </pic:blipFill>
                  <pic:spPr bwMode="auto">
                    <a:xfrm>
                      <a:off x="0" y="0"/>
                      <a:ext cx="5760000" cy="2023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6="http://schemas.microsoft.com/office/drawing/2014/main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p14="http://schemas.microsoft.com/office/word/2010/wordprocessingDrawing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/>
                      </a:ext>
                    </a:extLst>
                  </pic:spPr>
                </pic:pic>
              </a:graphicData>
            </a:graphic>
          </wp:inline>
        </w:drawing>
      </w:r>
    </w:p>
    <w:p w:rsidR="003252F4" w:rsidRPr="003252F4" w:rsidRDefault="75589953" w:rsidP="53A29BAE">
      <w:pPr>
        <w:pStyle w:val="Legenda"/>
        <w:keepNext/>
        <w:spacing w:line="360" w:lineRule="auto"/>
        <w:rPr>
          <w:rFonts w:ascii="Arial" w:hAnsi="Arial" w:cs="Arial"/>
          <w:b w:val="0"/>
          <w:bCs w:val="0"/>
          <w:color w:val="auto"/>
          <w:sz w:val="20"/>
          <w:szCs w:val="20"/>
        </w:rPr>
      </w:pPr>
      <w:r w:rsidRPr="75589953">
        <w:rPr>
          <w:rFonts w:ascii="Arial" w:hAnsi="Arial" w:cs="Arial"/>
          <w:color w:val="auto"/>
          <w:sz w:val="20"/>
          <w:szCs w:val="20"/>
        </w:rPr>
        <w:t>Tabela 8.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</w:rPr>
        <w:t xml:space="preserve"> Parâmetros obtidos da simulação da EIE com circuito equivalente de Randles modificado para os sistemas da superfície de ouro modificadas por SAM e após a imobilização dos PQs</w:t>
      </w:r>
      <w:r w:rsidR="00BF6CA0">
        <w:rPr>
          <w:rFonts w:ascii="Arial" w:hAnsi="Arial" w:cs="Arial"/>
          <w:b w:val="0"/>
          <w:bCs w:val="0"/>
          <w:color w:val="auto"/>
          <w:sz w:val="20"/>
          <w:szCs w:val="20"/>
        </w:rPr>
        <w:t>.</w:t>
      </w:r>
    </w:p>
    <w:tbl>
      <w:tblPr>
        <w:tblStyle w:val="Tabelacomgrade"/>
        <w:tblW w:w="5000" w:type="pct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/>
      </w:tblPr>
      <w:tblGrid>
        <w:gridCol w:w="2260"/>
        <w:gridCol w:w="977"/>
        <w:gridCol w:w="1085"/>
        <w:gridCol w:w="1523"/>
        <w:gridCol w:w="2038"/>
        <w:gridCol w:w="1404"/>
      </w:tblGrid>
      <w:tr w:rsidR="003252F4" w:rsidRPr="003252F4" w:rsidTr="75589953">
        <w:trPr>
          <w:trHeight w:val="340"/>
          <w:jc w:val="center"/>
        </w:trPr>
        <w:tc>
          <w:tcPr>
            <w:tcW w:w="1216" w:type="pct"/>
            <w:tcBorders>
              <w:top w:val="single" w:sz="12" w:space="0" w:color="auto"/>
            </w:tcBorders>
            <w:vAlign w:val="center"/>
          </w:tcPr>
          <w:p w:rsidR="003252F4" w:rsidRPr="003252F4" w:rsidRDefault="53A29BAE" w:rsidP="53A29BAE">
            <w:pPr>
              <w:spacing w:line="360" w:lineRule="auto"/>
              <w:jc w:val="center"/>
              <w:rPr>
                <w:rFonts w:cs="Arial"/>
                <w:b/>
                <w:bCs/>
              </w:rPr>
            </w:pPr>
            <w:r w:rsidRPr="53A29BAE">
              <w:rPr>
                <w:rFonts w:cs="Arial"/>
                <w:b/>
                <w:bCs/>
              </w:rPr>
              <w:t>Sistema</w:t>
            </w:r>
          </w:p>
        </w:tc>
        <w:tc>
          <w:tcPr>
            <w:tcW w:w="526" w:type="pct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3252F4" w:rsidRPr="003252F4" w:rsidRDefault="53A29BAE" w:rsidP="53A29BAE">
            <w:pPr>
              <w:spacing w:line="360" w:lineRule="auto"/>
              <w:jc w:val="center"/>
              <w:rPr>
                <w:rFonts w:cs="Arial"/>
                <w:b/>
                <w:bCs/>
              </w:rPr>
            </w:pPr>
            <w:r w:rsidRPr="53A29BAE">
              <w:rPr>
                <w:rFonts w:cs="Arial"/>
                <w:b/>
                <w:bCs/>
              </w:rPr>
              <w:t>R</w:t>
            </w:r>
            <w:r w:rsidRPr="53A29BAE">
              <w:rPr>
                <w:rFonts w:cs="Arial"/>
                <w:b/>
                <w:bCs/>
                <w:vertAlign w:val="subscript"/>
              </w:rPr>
              <w:t>S</w:t>
            </w:r>
            <w:r w:rsidRPr="53A29BAE">
              <w:rPr>
                <w:rFonts w:cs="Arial"/>
                <w:b/>
                <w:bCs/>
              </w:rPr>
              <w:t xml:space="preserve"> (Ω)</w:t>
            </w:r>
          </w:p>
        </w:tc>
        <w:tc>
          <w:tcPr>
            <w:tcW w:w="584" w:type="pct"/>
            <w:tcBorders>
              <w:top w:val="single" w:sz="12" w:space="0" w:color="auto"/>
            </w:tcBorders>
            <w:vAlign w:val="center"/>
          </w:tcPr>
          <w:p w:rsidR="003252F4" w:rsidRPr="003252F4" w:rsidRDefault="53A29BAE" w:rsidP="53A29BAE">
            <w:pPr>
              <w:spacing w:line="360" w:lineRule="auto"/>
              <w:jc w:val="center"/>
              <w:rPr>
                <w:rFonts w:cs="Arial"/>
                <w:b/>
                <w:bCs/>
              </w:rPr>
            </w:pPr>
            <w:r w:rsidRPr="53A29BAE">
              <w:rPr>
                <w:rFonts w:cs="Arial"/>
                <w:b/>
                <w:bCs/>
              </w:rPr>
              <w:t>R</w:t>
            </w:r>
            <w:r w:rsidRPr="53A29BAE">
              <w:rPr>
                <w:rFonts w:cs="Arial"/>
                <w:b/>
                <w:bCs/>
                <w:vertAlign w:val="subscript"/>
              </w:rPr>
              <w:t>TE</w:t>
            </w:r>
            <w:r w:rsidRPr="53A29BAE">
              <w:rPr>
                <w:rFonts w:cs="Arial"/>
                <w:b/>
                <w:bCs/>
              </w:rPr>
              <w:t xml:space="preserve"> (Ω)</w:t>
            </w:r>
          </w:p>
        </w:tc>
        <w:tc>
          <w:tcPr>
            <w:tcW w:w="820" w:type="pct"/>
            <w:tcBorders>
              <w:top w:val="single" w:sz="12" w:space="0" w:color="auto"/>
            </w:tcBorders>
            <w:vAlign w:val="center"/>
          </w:tcPr>
          <w:p w:rsidR="003252F4" w:rsidRPr="00896F79" w:rsidRDefault="53A29BAE" w:rsidP="53A29BAE">
            <w:pPr>
              <w:spacing w:line="360" w:lineRule="auto"/>
              <w:jc w:val="center"/>
              <w:rPr>
                <w:rFonts w:cs="Arial"/>
                <w:b/>
                <w:bCs/>
              </w:rPr>
            </w:pPr>
            <w:r w:rsidRPr="53A29BAE">
              <w:rPr>
                <w:rFonts w:cs="Arial"/>
                <w:b/>
                <w:bCs/>
              </w:rPr>
              <w:t>A</w:t>
            </w:r>
            <w:r w:rsidRPr="53A29BAE">
              <w:rPr>
                <w:rFonts w:cs="Arial"/>
                <w:b/>
                <w:bCs/>
                <w:vertAlign w:val="subscript"/>
              </w:rPr>
              <w:t>W</w:t>
            </w:r>
            <w:r w:rsidRPr="53A29BAE">
              <w:rPr>
                <w:rFonts w:cs="Arial"/>
                <w:b/>
                <w:bCs/>
              </w:rPr>
              <w:t xml:space="preserve"> (Ω s</w:t>
            </w:r>
            <w:r w:rsidRPr="53A29BAE">
              <w:rPr>
                <w:rFonts w:cs="Arial"/>
                <w:b/>
                <w:bCs/>
                <w:vertAlign w:val="superscript"/>
              </w:rPr>
              <w:t>-1/2</w:t>
            </w:r>
            <w:r w:rsidRPr="53A29BAE">
              <w:rPr>
                <w:rFonts w:cs="Arial"/>
                <w:b/>
                <w:bCs/>
              </w:rPr>
              <w:t>)</w:t>
            </w:r>
          </w:p>
        </w:tc>
        <w:tc>
          <w:tcPr>
            <w:tcW w:w="1097" w:type="pct"/>
            <w:tcBorders>
              <w:top w:val="single" w:sz="12" w:space="0" w:color="auto"/>
            </w:tcBorders>
            <w:vAlign w:val="center"/>
          </w:tcPr>
          <w:p w:rsidR="003252F4" w:rsidRPr="003252F4" w:rsidRDefault="53A29BAE" w:rsidP="53A29BAE">
            <w:pPr>
              <w:spacing w:line="360" w:lineRule="auto"/>
              <w:jc w:val="center"/>
              <w:rPr>
                <w:rFonts w:cs="Arial"/>
                <w:b/>
                <w:bCs/>
              </w:rPr>
            </w:pPr>
            <w:r w:rsidRPr="53A29BAE">
              <w:rPr>
                <w:rFonts w:cs="Arial"/>
                <w:b/>
                <w:bCs/>
              </w:rPr>
              <w:t>Q (F s</w:t>
            </w:r>
            <w:r w:rsidRPr="53A29BAE">
              <w:rPr>
                <w:rFonts w:cs="Arial"/>
                <w:b/>
                <w:bCs/>
                <w:vertAlign w:val="superscript"/>
              </w:rPr>
              <w:t>n-1</w:t>
            </w:r>
            <w:r w:rsidRPr="53A29BAE">
              <w:rPr>
                <w:rFonts w:cs="Arial"/>
              </w:rPr>
              <w:t>)</w:t>
            </w:r>
          </w:p>
        </w:tc>
        <w:tc>
          <w:tcPr>
            <w:tcW w:w="756" w:type="pct"/>
            <w:tcBorders>
              <w:top w:val="single" w:sz="12" w:space="0" w:color="auto"/>
            </w:tcBorders>
            <w:vAlign w:val="center"/>
          </w:tcPr>
          <w:p w:rsidR="003252F4" w:rsidRPr="003252F4" w:rsidRDefault="53A29BAE" w:rsidP="53A29BAE">
            <w:pPr>
              <w:spacing w:line="360" w:lineRule="auto"/>
              <w:jc w:val="center"/>
              <w:rPr>
                <w:rFonts w:cs="Arial"/>
                <w:b/>
                <w:bCs/>
              </w:rPr>
            </w:pPr>
            <w:r w:rsidRPr="53A29BAE">
              <w:rPr>
                <w:rFonts w:cs="Arial"/>
                <w:b/>
                <w:bCs/>
              </w:rPr>
              <w:t>n</w:t>
            </w:r>
          </w:p>
        </w:tc>
      </w:tr>
      <w:tr w:rsidR="003252F4" w:rsidRPr="003252F4" w:rsidTr="75589953">
        <w:trPr>
          <w:trHeight w:val="340"/>
          <w:jc w:val="center"/>
        </w:trPr>
        <w:tc>
          <w:tcPr>
            <w:tcW w:w="1216" w:type="pct"/>
            <w:tcBorders>
              <w:top w:val="nil"/>
              <w:bottom w:val="nil"/>
            </w:tcBorders>
            <w:vAlign w:val="center"/>
          </w:tcPr>
          <w:p w:rsidR="003252F4" w:rsidRPr="003252F4" w:rsidRDefault="75589953" w:rsidP="53A29BAE">
            <w:pPr>
              <w:spacing w:line="360" w:lineRule="auto"/>
              <w:jc w:val="center"/>
              <w:rPr>
                <w:rFonts w:cs="Arial"/>
                <w:b/>
                <w:bCs/>
                <w:sz w:val="18"/>
                <w:szCs w:val="18"/>
              </w:rPr>
            </w:pPr>
            <w:proofErr w:type="spellStart"/>
            <w:r w:rsidRPr="75589953">
              <w:rPr>
                <w:rFonts w:cs="Arial"/>
                <w:b/>
                <w:bCs/>
                <w:sz w:val="18"/>
                <w:szCs w:val="18"/>
              </w:rPr>
              <w:t>EAu</w:t>
            </w:r>
            <w:proofErr w:type="spellEnd"/>
            <w:r w:rsidRPr="75589953">
              <w:rPr>
                <w:rFonts w:cs="Arial"/>
                <w:b/>
                <w:bCs/>
                <w:sz w:val="18"/>
                <w:szCs w:val="18"/>
              </w:rPr>
              <w:t xml:space="preserve">/SAM </w:t>
            </w:r>
            <w:proofErr w:type="spellStart"/>
            <w:r w:rsidRPr="75589953">
              <w:rPr>
                <w:rFonts w:cs="Arial"/>
                <w:b/>
                <w:bCs/>
                <w:sz w:val="18"/>
                <w:szCs w:val="18"/>
              </w:rPr>
              <w:t>Cis</w:t>
            </w:r>
            <w:proofErr w:type="spellEnd"/>
          </w:p>
        </w:tc>
        <w:tc>
          <w:tcPr>
            <w:tcW w:w="526" w:type="pct"/>
            <w:tcBorders>
              <w:top w:val="nil"/>
              <w:bottom w:val="nil"/>
            </w:tcBorders>
            <w:vAlign w:val="center"/>
          </w:tcPr>
          <w:p w:rsidR="003252F4" w:rsidRPr="003252F4" w:rsidRDefault="53A29BAE" w:rsidP="00A73356">
            <w:pPr>
              <w:spacing w:line="360" w:lineRule="auto"/>
              <w:jc w:val="center"/>
              <w:rPr>
                <w:rFonts w:cs="Arial"/>
                <w:sz w:val="18"/>
                <w:szCs w:val="18"/>
              </w:rPr>
            </w:pPr>
            <w:r w:rsidRPr="53A29BAE">
              <w:rPr>
                <w:rFonts w:cs="Arial"/>
                <w:sz w:val="18"/>
                <w:szCs w:val="18"/>
              </w:rPr>
              <w:t>158 ± 20</w:t>
            </w:r>
          </w:p>
        </w:tc>
        <w:tc>
          <w:tcPr>
            <w:tcW w:w="584" w:type="pct"/>
            <w:tcBorders>
              <w:top w:val="nil"/>
              <w:bottom w:val="nil"/>
            </w:tcBorders>
            <w:vAlign w:val="center"/>
          </w:tcPr>
          <w:p w:rsidR="003252F4" w:rsidRPr="003252F4" w:rsidRDefault="53A29BAE" w:rsidP="53A29BAE">
            <w:pPr>
              <w:spacing w:line="360" w:lineRule="auto"/>
              <w:jc w:val="center"/>
              <w:rPr>
                <w:rFonts w:cs="Arial"/>
                <w:sz w:val="18"/>
                <w:szCs w:val="18"/>
              </w:rPr>
            </w:pPr>
            <w:r w:rsidRPr="53A29BAE">
              <w:rPr>
                <w:rFonts w:cs="Arial"/>
                <w:sz w:val="18"/>
                <w:szCs w:val="18"/>
              </w:rPr>
              <w:t>28 ± 15</w:t>
            </w:r>
          </w:p>
        </w:tc>
        <w:tc>
          <w:tcPr>
            <w:tcW w:w="820" w:type="pct"/>
            <w:tcBorders>
              <w:top w:val="nil"/>
              <w:bottom w:val="nil"/>
            </w:tcBorders>
            <w:vAlign w:val="center"/>
          </w:tcPr>
          <w:p w:rsidR="003252F4" w:rsidRPr="003252F4" w:rsidRDefault="53A29BAE" w:rsidP="53A29BAE">
            <w:pPr>
              <w:spacing w:line="360" w:lineRule="auto"/>
              <w:jc w:val="center"/>
              <w:rPr>
                <w:rFonts w:cs="Arial"/>
                <w:sz w:val="18"/>
                <w:szCs w:val="18"/>
              </w:rPr>
            </w:pPr>
            <w:r w:rsidRPr="53A29BAE">
              <w:rPr>
                <w:rFonts w:cs="Arial"/>
                <w:sz w:val="18"/>
                <w:szCs w:val="18"/>
              </w:rPr>
              <w:t>4500 ± 218</w:t>
            </w:r>
          </w:p>
        </w:tc>
        <w:tc>
          <w:tcPr>
            <w:tcW w:w="1097" w:type="pct"/>
            <w:tcBorders>
              <w:top w:val="nil"/>
              <w:bottom w:val="nil"/>
            </w:tcBorders>
            <w:vAlign w:val="center"/>
          </w:tcPr>
          <w:p w:rsidR="003252F4" w:rsidRPr="003252F4" w:rsidRDefault="53A29BAE" w:rsidP="53A29BAE">
            <w:pPr>
              <w:spacing w:line="360" w:lineRule="auto"/>
              <w:jc w:val="center"/>
              <w:rPr>
                <w:rFonts w:cs="Arial"/>
                <w:sz w:val="18"/>
                <w:szCs w:val="18"/>
                <w:vertAlign w:val="superscript"/>
              </w:rPr>
            </w:pPr>
            <w:r w:rsidRPr="53A29BAE">
              <w:rPr>
                <w:rFonts w:cs="Arial"/>
                <w:sz w:val="18"/>
                <w:szCs w:val="18"/>
              </w:rPr>
              <w:t>9,6 x 10</w:t>
            </w:r>
            <w:r w:rsidRPr="53A29BAE">
              <w:rPr>
                <w:rFonts w:cs="Arial"/>
                <w:sz w:val="18"/>
                <w:szCs w:val="18"/>
                <w:vertAlign w:val="superscript"/>
              </w:rPr>
              <w:t>-7</w:t>
            </w:r>
            <w:r w:rsidRPr="53A29BAE">
              <w:rPr>
                <w:rFonts w:cs="Arial"/>
                <w:sz w:val="18"/>
                <w:szCs w:val="18"/>
              </w:rPr>
              <w:t>± 0,1 x 10</w:t>
            </w:r>
            <w:r w:rsidRPr="53A29BAE">
              <w:rPr>
                <w:rFonts w:cs="Arial"/>
                <w:sz w:val="18"/>
                <w:szCs w:val="18"/>
                <w:vertAlign w:val="superscript"/>
              </w:rPr>
              <w:t>-7</w:t>
            </w:r>
          </w:p>
        </w:tc>
        <w:tc>
          <w:tcPr>
            <w:tcW w:w="756" w:type="pct"/>
            <w:tcBorders>
              <w:top w:val="nil"/>
              <w:bottom w:val="nil"/>
            </w:tcBorders>
            <w:vAlign w:val="center"/>
          </w:tcPr>
          <w:p w:rsidR="003252F4" w:rsidRPr="003252F4" w:rsidRDefault="53A29BAE" w:rsidP="53A29BAE">
            <w:pPr>
              <w:spacing w:line="360" w:lineRule="auto"/>
              <w:jc w:val="center"/>
              <w:rPr>
                <w:rFonts w:cs="Arial"/>
                <w:sz w:val="18"/>
                <w:szCs w:val="18"/>
              </w:rPr>
            </w:pPr>
            <w:r w:rsidRPr="53A29BAE">
              <w:rPr>
                <w:rFonts w:cs="Arial"/>
                <w:sz w:val="18"/>
                <w:szCs w:val="18"/>
              </w:rPr>
              <w:t>0,823 ± 0,025</w:t>
            </w:r>
          </w:p>
        </w:tc>
      </w:tr>
      <w:tr w:rsidR="003252F4" w:rsidRPr="003252F4" w:rsidTr="75589953">
        <w:trPr>
          <w:trHeight w:val="340"/>
          <w:jc w:val="center"/>
        </w:trPr>
        <w:tc>
          <w:tcPr>
            <w:tcW w:w="1216" w:type="pct"/>
            <w:tcBorders>
              <w:top w:val="nil"/>
              <w:bottom w:val="nil"/>
            </w:tcBorders>
            <w:vAlign w:val="center"/>
          </w:tcPr>
          <w:p w:rsidR="003252F4" w:rsidRPr="003252F4" w:rsidRDefault="75589953" w:rsidP="53A29BAE">
            <w:pPr>
              <w:spacing w:line="360" w:lineRule="auto"/>
              <w:jc w:val="center"/>
              <w:rPr>
                <w:rFonts w:cs="Arial"/>
                <w:b/>
                <w:bCs/>
                <w:sz w:val="18"/>
                <w:szCs w:val="18"/>
              </w:rPr>
            </w:pPr>
            <w:proofErr w:type="spellStart"/>
            <w:r w:rsidRPr="75589953">
              <w:rPr>
                <w:rFonts w:cs="Arial"/>
                <w:b/>
                <w:bCs/>
                <w:sz w:val="18"/>
                <w:szCs w:val="18"/>
              </w:rPr>
              <w:t>EAu</w:t>
            </w:r>
            <w:proofErr w:type="spellEnd"/>
            <w:r w:rsidRPr="75589953">
              <w:rPr>
                <w:rFonts w:cs="Arial"/>
                <w:b/>
                <w:bCs/>
                <w:sz w:val="18"/>
                <w:szCs w:val="18"/>
              </w:rPr>
              <w:t>/SAM AMP</w:t>
            </w:r>
          </w:p>
        </w:tc>
        <w:tc>
          <w:tcPr>
            <w:tcW w:w="526" w:type="pct"/>
            <w:tcBorders>
              <w:top w:val="nil"/>
              <w:bottom w:val="nil"/>
            </w:tcBorders>
            <w:vAlign w:val="center"/>
          </w:tcPr>
          <w:p w:rsidR="003252F4" w:rsidRPr="003252F4" w:rsidRDefault="53A29BAE" w:rsidP="53A29BAE">
            <w:pPr>
              <w:spacing w:line="360" w:lineRule="auto"/>
              <w:jc w:val="center"/>
              <w:rPr>
                <w:rFonts w:cs="Arial"/>
                <w:sz w:val="18"/>
                <w:szCs w:val="18"/>
              </w:rPr>
            </w:pPr>
            <w:r w:rsidRPr="53A29BAE">
              <w:rPr>
                <w:rFonts w:cs="Arial"/>
                <w:sz w:val="18"/>
                <w:szCs w:val="18"/>
              </w:rPr>
              <w:t>167 ± 4</w:t>
            </w:r>
          </w:p>
        </w:tc>
        <w:tc>
          <w:tcPr>
            <w:tcW w:w="584" w:type="pct"/>
            <w:tcBorders>
              <w:top w:val="nil"/>
              <w:bottom w:val="nil"/>
            </w:tcBorders>
            <w:vAlign w:val="center"/>
          </w:tcPr>
          <w:p w:rsidR="003252F4" w:rsidRPr="003252F4" w:rsidRDefault="53A29BAE" w:rsidP="53A29BAE">
            <w:pPr>
              <w:spacing w:line="360" w:lineRule="auto"/>
              <w:jc w:val="center"/>
              <w:rPr>
                <w:rFonts w:cs="Arial"/>
                <w:sz w:val="18"/>
                <w:szCs w:val="18"/>
              </w:rPr>
            </w:pPr>
            <w:r w:rsidRPr="53A29BAE">
              <w:rPr>
                <w:rFonts w:cs="Arial"/>
                <w:sz w:val="18"/>
                <w:szCs w:val="18"/>
              </w:rPr>
              <w:t>369 ± 68</w:t>
            </w:r>
          </w:p>
        </w:tc>
        <w:tc>
          <w:tcPr>
            <w:tcW w:w="820" w:type="pct"/>
            <w:tcBorders>
              <w:top w:val="nil"/>
              <w:bottom w:val="nil"/>
            </w:tcBorders>
            <w:vAlign w:val="center"/>
          </w:tcPr>
          <w:p w:rsidR="003252F4" w:rsidRPr="003252F4" w:rsidRDefault="53A29BAE" w:rsidP="53A29BAE">
            <w:pPr>
              <w:spacing w:line="360" w:lineRule="auto"/>
              <w:jc w:val="center"/>
              <w:rPr>
                <w:rFonts w:cs="Arial"/>
                <w:sz w:val="18"/>
                <w:szCs w:val="18"/>
              </w:rPr>
            </w:pPr>
            <w:r w:rsidRPr="53A29BAE">
              <w:rPr>
                <w:rFonts w:cs="Arial"/>
                <w:sz w:val="18"/>
                <w:szCs w:val="18"/>
              </w:rPr>
              <w:t>4369 ± 224</w:t>
            </w:r>
          </w:p>
        </w:tc>
        <w:tc>
          <w:tcPr>
            <w:tcW w:w="1097" w:type="pct"/>
            <w:tcBorders>
              <w:top w:val="nil"/>
              <w:bottom w:val="nil"/>
            </w:tcBorders>
            <w:vAlign w:val="center"/>
          </w:tcPr>
          <w:p w:rsidR="003252F4" w:rsidRPr="003252F4" w:rsidRDefault="53A29BAE" w:rsidP="53A29BAE">
            <w:pPr>
              <w:spacing w:line="360" w:lineRule="auto"/>
              <w:jc w:val="center"/>
              <w:rPr>
                <w:rFonts w:cs="Arial"/>
                <w:sz w:val="18"/>
                <w:szCs w:val="18"/>
                <w:vertAlign w:val="superscript"/>
              </w:rPr>
            </w:pPr>
            <w:r w:rsidRPr="53A29BAE">
              <w:rPr>
                <w:rFonts w:cs="Arial"/>
                <w:sz w:val="18"/>
                <w:szCs w:val="18"/>
              </w:rPr>
              <w:t>1,8 x 10</w:t>
            </w:r>
            <w:r w:rsidRPr="53A29BAE">
              <w:rPr>
                <w:rFonts w:cs="Arial"/>
                <w:sz w:val="18"/>
                <w:szCs w:val="18"/>
                <w:vertAlign w:val="superscript"/>
              </w:rPr>
              <w:t>-6</w:t>
            </w:r>
            <w:r w:rsidRPr="53A29BAE">
              <w:rPr>
                <w:rFonts w:cs="Arial"/>
                <w:sz w:val="18"/>
                <w:szCs w:val="18"/>
              </w:rPr>
              <w:t xml:space="preserve"> ± 0,5 x 10</w:t>
            </w:r>
            <w:r w:rsidRPr="53A29BAE">
              <w:rPr>
                <w:rFonts w:cs="Arial"/>
                <w:sz w:val="18"/>
                <w:szCs w:val="18"/>
                <w:vertAlign w:val="superscript"/>
              </w:rPr>
              <w:t>-6</w:t>
            </w:r>
          </w:p>
        </w:tc>
        <w:tc>
          <w:tcPr>
            <w:tcW w:w="756" w:type="pct"/>
            <w:tcBorders>
              <w:top w:val="nil"/>
              <w:bottom w:val="nil"/>
            </w:tcBorders>
            <w:vAlign w:val="center"/>
          </w:tcPr>
          <w:p w:rsidR="003252F4" w:rsidRPr="003252F4" w:rsidRDefault="53A29BAE" w:rsidP="53A29BAE">
            <w:pPr>
              <w:spacing w:line="360" w:lineRule="auto"/>
              <w:jc w:val="center"/>
              <w:rPr>
                <w:rFonts w:cs="Arial"/>
                <w:sz w:val="18"/>
                <w:szCs w:val="18"/>
              </w:rPr>
            </w:pPr>
            <w:r w:rsidRPr="53A29BAE">
              <w:rPr>
                <w:rFonts w:cs="Arial"/>
                <w:sz w:val="18"/>
                <w:szCs w:val="18"/>
              </w:rPr>
              <w:t>0,864 ± 0,010</w:t>
            </w:r>
          </w:p>
        </w:tc>
      </w:tr>
      <w:tr w:rsidR="003252F4" w:rsidRPr="003252F4" w:rsidTr="75589953">
        <w:trPr>
          <w:trHeight w:val="340"/>
          <w:jc w:val="center"/>
        </w:trPr>
        <w:tc>
          <w:tcPr>
            <w:tcW w:w="1216" w:type="pct"/>
            <w:tcBorders>
              <w:top w:val="nil"/>
              <w:bottom w:val="nil"/>
            </w:tcBorders>
            <w:vAlign w:val="center"/>
          </w:tcPr>
          <w:p w:rsidR="003252F4" w:rsidRPr="003252F4" w:rsidRDefault="75589953" w:rsidP="53A29BAE">
            <w:pPr>
              <w:spacing w:line="360" w:lineRule="auto"/>
              <w:jc w:val="center"/>
              <w:rPr>
                <w:rFonts w:cs="Arial"/>
                <w:b/>
                <w:bCs/>
                <w:sz w:val="18"/>
                <w:szCs w:val="18"/>
              </w:rPr>
            </w:pPr>
            <w:proofErr w:type="spellStart"/>
            <w:r w:rsidRPr="75589953">
              <w:rPr>
                <w:rFonts w:cs="Arial"/>
                <w:b/>
                <w:bCs/>
                <w:sz w:val="18"/>
                <w:szCs w:val="18"/>
              </w:rPr>
              <w:t>EAu</w:t>
            </w:r>
            <w:proofErr w:type="spellEnd"/>
            <w:r w:rsidRPr="75589953">
              <w:rPr>
                <w:rFonts w:cs="Arial"/>
                <w:b/>
                <w:bCs/>
                <w:sz w:val="18"/>
                <w:szCs w:val="18"/>
              </w:rPr>
              <w:t xml:space="preserve">/SAM </w:t>
            </w:r>
            <w:proofErr w:type="spellStart"/>
            <w:r w:rsidRPr="75589953">
              <w:rPr>
                <w:rFonts w:cs="Arial"/>
                <w:b/>
                <w:bCs/>
                <w:sz w:val="18"/>
                <w:szCs w:val="18"/>
              </w:rPr>
              <w:t>Cis</w:t>
            </w:r>
            <w:proofErr w:type="spellEnd"/>
            <w:r w:rsidRPr="75589953">
              <w:rPr>
                <w:rFonts w:cs="Arial"/>
                <w:b/>
                <w:bCs/>
                <w:sz w:val="18"/>
                <w:szCs w:val="18"/>
              </w:rPr>
              <w:t>/PQ AMS</w:t>
            </w:r>
          </w:p>
        </w:tc>
        <w:tc>
          <w:tcPr>
            <w:tcW w:w="526" w:type="pct"/>
            <w:tcBorders>
              <w:top w:val="nil"/>
              <w:bottom w:val="nil"/>
            </w:tcBorders>
            <w:vAlign w:val="center"/>
          </w:tcPr>
          <w:p w:rsidR="003252F4" w:rsidRPr="003252F4" w:rsidRDefault="53A29BAE" w:rsidP="53A29BAE">
            <w:pPr>
              <w:spacing w:line="360" w:lineRule="auto"/>
              <w:jc w:val="center"/>
              <w:rPr>
                <w:rFonts w:cs="Arial"/>
                <w:sz w:val="18"/>
                <w:szCs w:val="18"/>
              </w:rPr>
            </w:pPr>
            <w:r w:rsidRPr="53A29BAE">
              <w:rPr>
                <w:rFonts w:cs="Arial"/>
                <w:sz w:val="18"/>
                <w:szCs w:val="18"/>
              </w:rPr>
              <w:t>174 ± 12</w:t>
            </w:r>
          </w:p>
        </w:tc>
        <w:tc>
          <w:tcPr>
            <w:tcW w:w="584" w:type="pct"/>
            <w:tcBorders>
              <w:top w:val="nil"/>
              <w:bottom w:val="nil"/>
            </w:tcBorders>
            <w:vAlign w:val="center"/>
          </w:tcPr>
          <w:p w:rsidR="003252F4" w:rsidRPr="003252F4" w:rsidRDefault="53A29BAE" w:rsidP="53A29BAE">
            <w:pPr>
              <w:spacing w:line="360" w:lineRule="auto"/>
              <w:jc w:val="center"/>
              <w:rPr>
                <w:rFonts w:cs="Arial"/>
                <w:sz w:val="18"/>
                <w:szCs w:val="18"/>
              </w:rPr>
            </w:pPr>
            <w:r w:rsidRPr="53A29BAE">
              <w:rPr>
                <w:rFonts w:cs="Arial"/>
                <w:sz w:val="18"/>
                <w:szCs w:val="18"/>
              </w:rPr>
              <w:t>474 ± 148</w:t>
            </w:r>
          </w:p>
        </w:tc>
        <w:tc>
          <w:tcPr>
            <w:tcW w:w="820" w:type="pct"/>
            <w:tcBorders>
              <w:top w:val="nil"/>
              <w:bottom w:val="nil"/>
            </w:tcBorders>
            <w:vAlign w:val="center"/>
          </w:tcPr>
          <w:p w:rsidR="003252F4" w:rsidRPr="003252F4" w:rsidRDefault="53A29BAE" w:rsidP="53A29BAE">
            <w:pPr>
              <w:spacing w:line="360" w:lineRule="auto"/>
              <w:jc w:val="center"/>
              <w:rPr>
                <w:rFonts w:cs="Arial"/>
                <w:sz w:val="18"/>
                <w:szCs w:val="18"/>
              </w:rPr>
            </w:pPr>
            <w:r w:rsidRPr="53A29BAE">
              <w:rPr>
                <w:rFonts w:cs="Arial"/>
                <w:sz w:val="18"/>
                <w:szCs w:val="18"/>
              </w:rPr>
              <w:t>4530 ± 58</w:t>
            </w:r>
          </w:p>
        </w:tc>
        <w:tc>
          <w:tcPr>
            <w:tcW w:w="1097" w:type="pct"/>
            <w:tcBorders>
              <w:top w:val="nil"/>
              <w:bottom w:val="nil"/>
            </w:tcBorders>
            <w:vAlign w:val="center"/>
          </w:tcPr>
          <w:p w:rsidR="003252F4" w:rsidRPr="003252F4" w:rsidRDefault="53A29BAE" w:rsidP="53A29BAE">
            <w:pPr>
              <w:spacing w:line="360" w:lineRule="auto"/>
              <w:jc w:val="center"/>
              <w:rPr>
                <w:rFonts w:cs="Arial"/>
                <w:sz w:val="18"/>
                <w:szCs w:val="18"/>
                <w:vertAlign w:val="superscript"/>
              </w:rPr>
            </w:pPr>
            <w:r w:rsidRPr="53A29BAE">
              <w:rPr>
                <w:rFonts w:cs="Arial"/>
                <w:sz w:val="18"/>
                <w:szCs w:val="18"/>
              </w:rPr>
              <w:t>1,5 x 10</w:t>
            </w:r>
            <w:r w:rsidRPr="53A29BAE">
              <w:rPr>
                <w:rFonts w:cs="Arial"/>
                <w:sz w:val="18"/>
                <w:szCs w:val="18"/>
                <w:vertAlign w:val="superscript"/>
              </w:rPr>
              <w:t>-6</w:t>
            </w:r>
            <w:r w:rsidRPr="53A29BAE">
              <w:rPr>
                <w:rFonts w:cs="Arial"/>
                <w:sz w:val="18"/>
                <w:szCs w:val="18"/>
              </w:rPr>
              <w:t xml:space="preserve"> ± 0,1 x 10</w:t>
            </w:r>
            <w:r w:rsidRPr="53A29BAE">
              <w:rPr>
                <w:rFonts w:cs="Arial"/>
                <w:sz w:val="18"/>
                <w:szCs w:val="18"/>
                <w:vertAlign w:val="superscript"/>
              </w:rPr>
              <w:t>-6</w:t>
            </w:r>
          </w:p>
        </w:tc>
        <w:tc>
          <w:tcPr>
            <w:tcW w:w="756" w:type="pct"/>
            <w:tcBorders>
              <w:top w:val="nil"/>
              <w:bottom w:val="nil"/>
            </w:tcBorders>
            <w:vAlign w:val="center"/>
          </w:tcPr>
          <w:p w:rsidR="003252F4" w:rsidRPr="003252F4" w:rsidRDefault="53A29BAE" w:rsidP="53A29BAE">
            <w:pPr>
              <w:spacing w:line="360" w:lineRule="auto"/>
              <w:jc w:val="center"/>
              <w:rPr>
                <w:rFonts w:cs="Arial"/>
                <w:sz w:val="18"/>
                <w:szCs w:val="18"/>
              </w:rPr>
            </w:pPr>
            <w:r w:rsidRPr="53A29BAE">
              <w:rPr>
                <w:rFonts w:cs="Arial"/>
                <w:sz w:val="18"/>
                <w:szCs w:val="18"/>
              </w:rPr>
              <w:t>0,888 ± 0,005</w:t>
            </w:r>
          </w:p>
        </w:tc>
      </w:tr>
      <w:tr w:rsidR="003252F4" w:rsidRPr="003252F4" w:rsidTr="75589953">
        <w:trPr>
          <w:trHeight w:val="340"/>
          <w:jc w:val="center"/>
        </w:trPr>
        <w:tc>
          <w:tcPr>
            <w:tcW w:w="1216" w:type="pct"/>
            <w:tcBorders>
              <w:top w:val="nil"/>
              <w:bottom w:val="single" w:sz="12" w:space="0" w:color="auto"/>
            </w:tcBorders>
            <w:vAlign w:val="center"/>
          </w:tcPr>
          <w:p w:rsidR="003252F4" w:rsidRPr="003252F4" w:rsidRDefault="75589953" w:rsidP="53A29BAE">
            <w:pPr>
              <w:spacing w:line="360" w:lineRule="auto"/>
              <w:jc w:val="center"/>
              <w:rPr>
                <w:rFonts w:cs="Arial"/>
                <w:b/>
                <w:bCs/>
                <w:sz w:val="18"/>
                <w:szCs w:val="18"/>
              </w:rPr>
            </w:pPr>
            <w:proofErr w:type="spellStart"/>
            <w:r w:rsidRPr="75589953">
              <w:rPr>
                <w:rFonts w:cs="Arial"/>
                <w:b/>
                <w:bCs/>
                <w:sz w:val="18"/>
                <w:szCs w:val="18"/>
              </w:rPr>
              <w:t>EAu</w:t>
            </w:r>
            <w:proofErr w:type="spellEnd"/>
            <w:r w:rsidRPr="75589953">
              <w:rPr>
                <w:rFonts w:cs="Arial"/>
                <w:b/>
                <w:bCs/>
                <w:sz w:val="18"/>
                <w:szCs w:val="18"/>
              </w:rPr>
              <w:t xml:space="preserve">/SAM AMP/PQ </w:t>
            </w:r>
            <w:proofErr w:type="spellStart"/>
            <w:r w:rsidRPr="75589953">
              <w:rPr>
                <w:rFonts w:cs="Arial"/>
                <w:b/>
                <w:bCs/>
                <w:sz w:val="18"/>
                <w:szCs w:val="18"/>
              </w:rPr>
              <w:t>Cis</w:t>
            </w:r>
            <w:proofErr w:type="spellEnd"/>
          </w:p>
        </w:tc>
        <w:tc>
          <w:tcPr>
            <w:tcW w:w="526" w:type="pct"/>
            <w:tcBorders>
              <w:top w:val="nil"/>
              <w:bottom w:val="single" w:sz="12" w:space="0" w:color="auto"/>
            </w:tcBorders>
            <w:vAlign w:val="center"/>
          </w:tcPr>
          <w:p w:rsidR="003252F4" w:rsidRPr="003252F4" w:rsidRDefault="53A29BAE" w:rsidP="53A29BAE">
            <w:pPr>
              <w:spacing w:line="360" w:lineRule="auto"/>
              <w:jc w:val="center"/>
              <w:rPr>
                <w:rFonts w:cs="Arial"/>
                <w:sz w:val="18"/>
                <w:szCs w:val="18"/>
              </w:rPr>
            </w:pPr>
            <w:r w:rsidRPr="53A29BAE">
              <w:rPr>
                <w:rFonts w:cs="Arial"/>
                <w:sz w:val="18"/>
                <w:szCs w:val="18"/>
              </w:rPr>
              <w:t>162 ± 9</w:t>
            </w:r>
          </w:p>
        </w:tc>
        <w:tc>
          <w:tcPr>
            <w:tcW w:w="584" w:type="pct"/>
            <w:tcBorders>
              <w:top w:val="nil"/>
              <w:bottom w:val="single" w:sz="12" w:space="0" w:color="auto"/>
            </w:tcBorders>
            <w:vAlign w:val="center"/>
          </w:tcPr>
          <w:p w:rsidR="003252F4" w:rsidRPr="003252F4" w:rsidRDefault="53A29BAE" w:rsidP="53A29BAE">
            <w:pPr>
              <w:spacing w:line="360" w:lineRule="auto"/>
              <w:jc w:val="center"/>
              <w:rPr>
                <w:rFonts w:cs="Arial"/>
                <w:sz w:val="18"/>
                <w:szCs w:val="18"/>
              </w:rPr>
            </w:pPr>
            <w:r w:rsidRPr="53A29BAE">
              <w:rPr>
                <w:rFonts w:cs="Arial"/>
                <w:sz w:val="18"/>
                <w:szCs w:val="18"/>
              </w:rPr>
              <w:t>7 ± 5</w:t>
            </w:r>
          </w:p>
        </w:tc>
        <w:tc>
          <w:tcPr>
            <w:tcW w:w="820" w:type="pct"/>
            <w:tcBorders>
              <w:top w:val="nil"/>
              <w:bottom w:val="single" w:sz="12" w:space="0" w:color="auto"/>
            </w:tcBorders>
            <w:vAlign w:val="center"/>
          </w:tcPr>
          <w:p w:rsidR="003252F4" w:rsidRPr="003252F4" w:rsidRDefault="53A29BAE" w:rsidP="53A29BAE">
            <w:pPr>
              <w:spacing w:line="360" w:lineRule="auto"/>
              <w:jc w:val="center"/>
              <w:rPr>
                <w:rFonts w:cs="Arial"/>
                <w:sz w:val="18"/>
                <w:szCs w:val="18"/>
              </w:rPr>
            </w:pPr>
            <w:r w:rsidRPr="53A29BAE">
              <w:rPr>
                <w:rFonts w:cs="Arial"/>
                <w:sz w:val="18"/>
                <w:szCs w:val="18"/>
              </w:rPr>
              <w:t>4558 ± 94</w:t>
            </w:r>
          </w:p>
        </w:tc>
        <w:tc>
          <w:tcPr>
            <w:tcW w:w="1097" w:type="pct"/>
            <w:tcBorders>
              <w:top w:val="nil"/>
              <w:bottom w:val="single" w:sz="12" w:space="0" w:color="auto"/>
            </w:tcBorders>
            <w:vAlign w:val="center"/>
          </w:tcPr>
          <w:p w:rsidR="003252F4" w:rsidRPr="003252F4" w:rsidRDefault="53A29BAE" w:rsidP="53A29BAE">
            <w:pPr>
              <w:spacing w:line="360" w:lineRule="auto"/>
              <w:jc w:val="center"/>
              <w:rPr>
                <w:rFonts w:cs="Arial"/>
                <w:sz w:val="18"/>
                <w:szCs w:val="18"/>
                <w:vertAlign w:val="superscript"/>
              </w:rPr>
            </w:pPr>
            <w:r w:rsidRPr="53A29BAE">
              <w:rPr>
                <w:rFonts w:cs="Arial"/>
                <w:sz w:val="18"/>
                <w:szCs w:val="18"/>
              </w:rPr>
              <w:t>5,4 x 10</w:t>
            </w:r>
            <w:r w:rsidRPr="53A29BAE">
              <w:rPr>
                <w:rFonts w:cs="Arial"/>
                <w:sz w:val="18"/>
                <w:szCs w:val="18"/>
                <w:vertAlign w:val="superscript"/>
              </w:rPr>
              <w:t>-7</w:t>
            </w:r>
            <w:r w:rsidRPr="53A29BAE">
              <w:rPr>
                <w:rFonts w:cs="Arial"/>
                <w:sz w:val="18"/>
                <w:szCs w:val="18"/>
              </w:rPr>
              <w:t xml:space="preserve"> ± 4,1 x 10</w:t>
            </w:r>
            <w:r w:rsidRPr="53A29BAE">
              <w:rPr>
                <w:rFonts w:cs="Arial"/>
                <w:sz w:val="18"/>
                <w:szCs w:val="18"/>
                <w:vertAlign w:val="superscript"/>
              </w:rPr>
              <w:t>-7</w:t>
            </w:r>
          </w:p>
        </w:tc>
        <w:tc>
          <w:tcPr>
            <w:tcW w:w="756" w:type="pct"/>
            <w:tcBorders>
              <w:top w:val="nil"/>
              <w:bottom w:val="single" w:sz="12" w:space="0" w:color="auto"/>
            </w:tcBorders>
            <w:vAlign w:val="center"/>
          </w:tcPr>
          <w:p w:rsidR="003252F4" w:rsidRPr="003252F4" w:rsidRDefault="53A29BAE" w:rsidP="53A29BAE">
            <w:pPr>
              <w:spacing w:line="360" w:lineRule="auto"/>
              <w:jc w:val="center"/>
              <w:rPr>
                <w:rFonts w:cs="Arial"/>
                <w:sz w:val="18"/>
                <w:szCs w:val="18"/>
              </w:rPr>
            </w:pPr>
            <w:r w:rsidRPr="53A29BAE">
              <w:rPr>
                <w:rFonts w:cs="Arial"/>
                <w:sz w:val="18"/>
                <w:szCs w:val="18"/>
              </w:rPr>
              <w:t>0,876 ± 0,068</w:t>
            </w:r>
          </w:p>
        </w:tc>
      </w:tr>
    </w:tbl>
    <w:p w:rsidR="004F6616" w:rsidRDefault="004F6616" w:rsidP="00A73356">
      <w:pPr>
        <w:spacing w:after="0"/>
        <w:jc w:val="center"/>
        <w:rPr>
          <w:rFonts w:eastAsia="MS Mincho" w:cs="Arial"/>
          <w:b/>
          <w:bCs/>
          <w:iCs/>
          <w:szCs w:val="28"/>
        </w:rPr>
      </w:pPr>
    </w:p>
    <w:p w:rsidR="00EA3199" w:rsidRPr="00EA3199" w:rsidRDefault="75589953" w:rsidP="53A29BAE">
      <w:pPr>
        <w:pStyle w:val="Legenda"/>
        <w:keepNext/>
        <w:rPr>
          <w:rFonts w:ascii="Arial" w:hAnsi="Arial" w:cs="Arial"/>
          <w:b w:val="0"/>
          <w:bCs w:val="0"/>
          <w:color w:val="auto"/>
          <w:sz w:val="20"/>
          <w:szCs w:val="20"/>
        </w:rPr>
      </w:pPr>
      <w:r w:rsidRPr="75589953">
        <w:rPr>
          <w:rFonts w:ascii="Arial" w:hAnsi="Arial" w:cs="Arial"/>
          <w:color w:val="auto"/>
          <w:sz w:val="20"/>
          <w:szCs w:val="20"/>
        </w:rPr>
        <w:lastRenderedPageBreak/>
        <w:t>Figura 19.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</w:rPr>
        <w:t xml:space="preserve"> Relação das R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vertAlign w:val="subscript"/>
        </w:rPr>
        <w:t>TE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</w:rPr>
        <w:t xml:space="preserve"> obtidas nas simulações das EIE com as resistências da voltametria cíclica</w:t>
      </w:r>
      <w:r w:rsidR="00BF6CA0">
        <w:rPr>
          <w:rFonts w:ascii="Arial" w:hAnsi="Arial" w:cs="Arial"/>
          <w:b w:val="0"/>
          <w:bCs w:val="0"/>
          <w:color w:val="auto"/>
          <w:sz w:val="20"/>
          <w:szCs w:val="20"/>
        </w:rPr>
        <w:t>.</w:t>
      </w:r>
    </w:p>
    <w:p w:rsidR="00EA3199" w:rsidRDefault="00EA3199" w:rsidP="00A73356">
      <w:pPr>
        <w:spacing w:after="0"/>
        <w:jc w:val="center"/>
        <w:rPr>
          <w:rFonts w:eastAsia="MS Mincho" w:cs="Arial"/>
          <w:b/>
          <w:bCs/>
          <w:iCs/>
          <w:szCs w:val="28"/>
        </w:rPr>
      </w:pPr>
      <w:r>
        <w:rPr>
          <w:rFonts w:eastAsia="MS Mincho" w:cs="Arial"/>
          <w:b/>
          <w:bCs/>
          <w:iCs/>
          <w:noProof/>
          <w:szCs w:val="28"/>
          <w:lang w:eastAsia="pt-BR"/>
        </w:rPr>
        <w:drawing>
          <wp:inline distT="0" distB="0" distL="0" distR="0">
            <wp:extent cx="3600000" cy="2857895"/>
            <wp:effectExtent l="0" t="0" r="63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lide10.TIF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25362" t="17250" r="24350" b="11777"/>
                    <a:stretch/>
                  </pic:blipFill>
                  <pic:spPr bwMode="auto">
                    <a:xfrm>
                      <a:off x="0" y="0"/>
                      <a:ext cx="3600000" cy="2857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6="http://schemas.microsoft.com/office/drawing/2014/main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p14="http://schemas.microsoft.com/office/word/2010/wordprocessingDrawing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/>
                      </a:ext>
                    </a:extLst>
                  </pic:spPr>
                </pic:pic>
              </a:graphicData>
            </a:graphic>
          </wp:inline>
        </w:drawing>
      </w:r>
      <w:bookmarkStart w:id="619" w:name="_GoBack"/>
      <w:bookmarkEnd w:id="619"/>
    </w:p>
    <w:p w:rsidR="008502A5" w:rsidRDefault="53A29BAE" w:rsidP="008502A5">
      <w:pPr>
        <w:pStyle w:val="Ttulo1"/>
        <w:rPr>
          <w:ins w:id="620" w:author="Adriana Carvalho" w:date="2018-04-28T00:00:00Z"/>
          <w:rFonts w:eastAsia="MS Mincho"/>
        </w:rPr>
      </w:pPr>
      <w:del w:id="621" w:author="Adriana Carvalho" w:date="2018-04-28T03:34:00Z">
        <w:r>
          <w:delText>DISCUSSÃO</w:delText>
        </w:r>
      </w:del>
      <w:ins w:id="622" w:author="Adriana Carvalho" w:date="2018-04-28T03:34:00Z">
        <w:r>
          <w:t>CONCLUSÃO</w:t>
        </w:r>
      </w:ins>
    </w:p>
    <w:p w:rsidR="00ED0BB5" w:rsidRDefault="53A29BAE" w:rsidP="00ED0BB5">
      <w:pPr>
        <w:pStyle w:val="Ttulo1"/>
        <w:rPr>
          <w:ins w:id="623" w:author="Adriana Carvalho" w:date="2018-04-28T00:00:00Z"/>
          <w:rFonts w:eastAsia="MS Mincho"/>
        </w:rPr>
      </w:pPr>
      <w:ins w:id="624" w:author="Adriana Carvalho" w:date="2018-04-28T03:34:00Z">
        <w:r>
          <w:t>PERSPECTIVAS</w:t>
        </w:r>
      </w:ins>
    </w:p>
    <w:customXmlInsRangeStart w:id="625" w:author="Adriana Carvalho" w:date="2018-04-28T03:35:00Z"/>
    <w:sdt>
      <w:sdtPr>
        <w:rPr>
          <w:rFonts w:eastAsiaTheme="minorHAnsi" w:cstheme="minorBidi"/>
          <w:b w:val="0"/>
          <w:bCs w:val="0"/>
          <w:kern w:val="0"/>
          <w:szCs w:val="22"/>
        </w:rPr>
        <w:id w:val="756327368"/>
        <w:docPartObj>
          <w:docPartGallery w:val="Bibliographies"/>
          <w:docPartUnique/>
        </w:docPartObj>
      </w:sdtPr>
      <w:sdtContent>
        <w:customXmlInsRangeEnd w:id="625"/>
        <w:p w:rsidR="00ED0BB5" w:rsidRDefault="53A29BAE">
          <w:pPr>
            <w:pStyle w:val="Ttulo1"/>
            <w:rPr>
              <w:ins w:id="626" w:author="Adriana Carvalho" w:date="2018-04-28T00:00:00Z"/>
            </w:rPr>
          </w:pPr>
          <w:ins w:id="627" w:author="Adriana Carvalho" w:date="2018-04-28T03:35:00Z">
            <w:r>
              <w:t>REFERÊNCIAS BIBLIOGRÁFICAS</w:t>
            </w:r>
          </w:ins>
        </w:p>
        <w:customXmlInsRangeStart w:id="628" w:author="Adriana Carvalho" w:date="2018-04-28T03:35:00Z"/>
        <w:sdt>
          <w:sdtPr>
            <w:id w:val="-573587230"/>
            <w:bibliography/>
          </w:sdtPr>
          <w:sdtContent>
            <w:customXmlInsRangeEnd w:id="628"/>
            <w:p w:rsidR="00ED0BB5" w:rsidRDefault="00684AA4">
              <w:pPr>
                <w:rPr>
                  <w:ins w:id="629" w:author="Adriana Carvalho" w:date="2018-04-28T03:35:00Z"/>
                </w:rPr>
              </w:pPr>
              <w:ins w:id="630" w:author="Adriana Carvalho" w:date="2018-04-28T03:35:00Z">
                <w:r w:rsidRPr="00684AA4">
                  <w:fldChar w:fldCharType="begin"/>
                </w:r>
                <w:r w:rsidR="00ED0BB5">
                  <w:instrText>BIBLIOGRAPHY</w:instrText>
                </w:r>
                <w:r w:rsidRPr="00684AA4">
                  <w:fldChar w:fldCharType="separate"/>
                </w:r>
              </w:ins>
              <w:r w:rsidR="00ED0BB5">
                <w:rPr>
                  <w:b/>
                  <w:bCs/>
                  <w:noProof/>
                </w:rPr>
                <w:t>Não há fontes bibliográficas no documento atual.</w:t>
              </w:r>
              <w:ins w:id="631" w:author="Adriana Carvalho" w:date="2018-04-28T03:35:00Z">
                <w:r>
                  <w:rPr>
                    <w:b/>
                    <w:bCs/>
                  </w:rPr>
                  <w:fldChar w:fldCharType="end"/>
                </w:r>
              </w:ins>
            </w:p>
            <w:customXmlInsRangeStart w:id="632" w:author="Adriana Carvalho" w:date="2018-04-28T03:35:00Z"/>
          </w:sdtContent>
        </w:sdt>
        <w:customXmlInsRangeEnd w:id="632"/>
        <w:customXmlInsRangeStart w:id="633" w:author="Adriana Carvalho" w:date="2018-04-28T03:35:00Z"/>
      </w:sdtContent>
    </w:sdt>
    <w:customXmlInsRangeEnd w:id="633"/>
    <w:p w:rsidR="001317F5" w:rsidRDefault="001317F5">
      <w:pPr>
        <w:rPr>
          <w:rPrChange w:id="634" w:author="Adriana Carvalho" w:date="2018-04-28T03:34:00Z">
            <w:rPr>
              <w:rFonts w:eastAsia="MS Mincho"/>
            </w:rPr>
          </w:rPrChange>
        </w:rPr>
        <w:pPrChange w:id="635" w:author="Adriana Carvalho" w:date="2018-04-28T03:34:00Z">
          <w:pPr>
            <w:pStyle w:val="Ttulo1"/>
          </w:pPr>
        </w:pPrChange>
      </w:pPr>
    </w:p>
    <w:sectPr w:rsidR="001317F5" w:rsidSect="003252F4">
      <w:headerReference w:type="default" r:id="rId25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7253DA6" w15:done="0"/>
  <w15:commentEx w15:paraId="1FAF6588" w15:done="0"/>
  <w15:commentEx w15:paraId="50FEDC48" w15:done="0"/>
  <w15:commentEx w15:paraId="3F3FF5CB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7253DA6" w16cid:durableId="1E8A5D78"/>
  <w16cid:commentId w16cid:paraId="1FAF6588" w16cid:durableId="1E8A5D79"/>
  <w16cid:commentId w16cid:paraId="50FEDC48" w16cid:durableId="1E8A5D7A"/>
  <w16cid:commentId w16cid:paraId="3F3FF5CB" w16cid:durableId="1E8A5D7B"/>
</w16cid:commentsId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317F5" w:rsidRDefault="001317F5" w:rsidP="00631D1C">
      <w:pPr>
        <w:spacing w:after="0" w:line="240" w:lineRule="auto"/>
      </w:pPr>
      <w:r>
        <w:separator/>
      </w:r>
    </w:p>
  </w:endnote>
  <w:endnote w:type="continuationSeparator" w:id="0">
    <w:p w:rsidR="001317F5" w:rsidRDefault="001317F5" w:rsidP="00631D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游ゴシック Light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Lucida Grande">
    <w:altName w:val="Segoe UI"/>
    <w:charset w:val="00"/>
    <w:family w:val="auto"/>
    <w:pitch w:val="variable"/>
    <w:sig w:usb0="E1000AEF" w:usb1="5000A1FF" w:usb2="00000000" w:usb3="00000000" w:csb0="000001B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游明朝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317F5" w:rsidRDefault="001317F5" w:rsidP="00631D1C">
      <w:pPr>
        <w:spacing w:after="0" w:line="240" w:lineRule="auto"/>
      </w:pPr>
      <w:r>
        <w:separator/>
      </w:r>
    </w:p>
  </w:footnote>
  <w:footnote w:type="continuationSeparator" w:id="0">
    <w:p w:rsidR="001317F5" w:rsidRDefault="001317F5" w:rsidP="00631D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317F5" w:rsidRDefault="001317F5" w:rsidP="00030823">
    <w:pPr>
      <w:pStyle w:val="Cabealho"/>
      <w:tabs>
        <w:tab w:val="clear" w:pos="4252"/>
        <w:tab w:val="clear" w:pos="8504"/>
        <w:tab w:val="right" w:pos="9071"/>
      </w:tabs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Caixa de Texto 220" o:spid="_x0000_s4098" type="#_x0000_t202" style="position:absolute;left:0;text-align:left;margin-left:0;margin-top:0;width:468pt;height:13.7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" o:allowincell="f" filled="f" stroked="f">
          <v:textbox style="mso-fit-shape-to-text:t" inset=",0,,0">
            <w:txbxContent>
              <w:p w:rsidR="001317F5" w:rsidRDefault="001317F5">
                <w:pPr>
                  <w:spacing w:after="0" w:line="240" w:lineRule="auto"/>
                  <w:jc w:val="right"/>
                </w:pPr>
                <w:r>
                  <w:fldChar w:fldCharType="begin"/>
                </w:r>
                <w:r>
                  <w:instrText>If</w:instrText>
                </w:r>
                <w:fldSimple w:instr="STYLEREF “Título 1”">
                  <w:r w:rsidR="00DF2C16">
                    <w:rPr>
                      <w:noProof/>
                    </w:rPr>
                    <w:instrText>RESULTADOS</w:instrText>
                  </w:r>
                </w:fldSimple>
                <w:r>
                  <w:instrText>&lt;&gt; “Erro*” “</w:instrText>
                </w:r>
                <w:fldSimple w:instr="STYLEREF “Título 1”">
                  <w:r w:rsidR="00DF2C16">
                    <w:rPr>
                      <w:noProof/>
                    </w:rPr>
                    <w:instrText>RESULTADOS</w:instrText>
                  </w:r>
                </w:fldSimple>
                <w:r>
                  <w:instrText>"" Adicione um título ao seu documento""</w:instrText>
                </w:r>
                <w:r>
                  <w:fldChar w:fldCharType="separate"/>
                </w:r>
                <w:r w:rsidR="00DF2C16">
                  <w:rPr>
                    <w:noProof/>
                  </w:rPr>
                  <w:t>RESULTADOS</w:t>
                </w:r>
                <w: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</w:rPr>
      <w:pict>
        <v:shape id="Caixa de Texto 221" o:spid="_x0000_s4097" type="#_x0000_t202" style="position:absolute;left:0;text-align:left;margin-left:52.4pt;margin-top:0;width:71.8pt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" o:allowincell="f" fillcolor="#e7e6e6 [3214]" stroked="f">
          <v:textbox style="mso-fit-shape-to-text:t" inset=",0,,0">
            <w:txbxContent>
              <w:p w:rsidR="001317F5" w:rsidRPr="00030823" w:rsidRDefault="001317F5">
                <w:pPr>
                  <w:spacing w:after="0" w:line="240" w:lineRule="auto"/>
                </w:pPr>
                <w:fldSimple w:instr="PAGE   \* MERGEFORMAT">
                  <w:r w:rsidR="00DF2C16">
                    <w:rPr>
                      <w:noProof/>
                    </w:rPr>
                    <w:t>5</w:t>
                  </w:r>
                </w:fldSimple>
              </w:p>
            </w:txbxContent>
          </v:textbox>
          <w10:wrap anchorx="page" anchory="margin"/>
        </v:shape>
      </w:pict>
    </w:r>
    <w:r>
      <w:tab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2237CEA"/>
    <w:multiLevelType w:val="hybridMultilevel"/>
    <w:tmpl w:val="DDB62618"/>
    <w:lvl w:ilvl="0" w:tplc="6D6897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7EB72BD"/>
    <w:multiLevelType w:val="multilevel"/>
    <w:tmpl w:val="A712002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Adriana Carvalho">
    <w15:presenceInfo w15:providerId="Windows Live" w15:userId="bedfdbaa0e8c71be"/>
  </w15:person>
</w15:people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characterSpacingControl w:val="doNotCompress"/>
  <w:hdrShapeDefaults>
    <o:shapedefaults v:ext="edit" spidmax="4100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3252F4"/>
    <w:rsid w:val="0001396A"/>
    <w:rsid w:val="00030823"/>
    <w:rsid w:val="00041156"/>
    <w:rsid w:val="00045042"/>
    <w:rsid w:val="000725A2"/>
    <w:rsid w:val="00075F62"/>
    <w:rsid w:val="00086FC1"/>
    <w:rsid w:val="00087E57"/>
    <w:rsid w:val="00094698"/>
    <w:rsid w:val="000B6724"/>
    <w:rsid w:val="000B67C0"/>
    <w:rsid w:val="000B6982"/>
    <w:rsid w:val="000C6EC1"/>
    <w:rsid w:val="000D6C69"/>
    <w:rsid w:val="001110B8"/>
    <w:rsid w:val="00113317"/>
    <w:rsid w:val="00130D9D"/>
    <w:rsid w:val="001317F5"/>
    <w:rsid w:val="0013325E"/>
    <w:rsid w:val="0014409D"/>
    <w:rsid w:val="00176F57"/>
    <w:rsid w:val="00182397"/>
    <w:rsid w:val="001A43A0"/>
    <w:rsid w:val="001B08FF"/>
    <w:rsid w:val="001B61BA"/>
    <w:rsid w:val="001C0C2A"/>
    <w:rsid w:val="001C4996"/>
    <w:rsid w:val="001D4515"/>
    <w:rsid w:val="001D4F22"/>
    <w:rsid w:val="00223654"/>
    <w:rsid w:val="00236C68"/>
    <w:rsid w:val="002378C4"/>
    <w:rsid w:val="00274350"/>
    <w:rsid w:val="00284625"/>
    <w:rsid w:val="002A3F31"/>
    <w:rsid w:val="002B42B0"/>
    <w:rsid w:val="002C5129"/>
    <w:rsid w:val="002D0967"/>
    <w:rsid w:val="002E1DF2"/>
    <w:rsid w:val="002F2349"/>
    <w:rsid w:val="002F2A18"/>
    <w:rsid w:val="002F3EB9"/>
    <w:rsid w:val="002F414D"/>
    <w:rsid w:val="00303A3C"/>
    <w:rsid w:val="003070BB"/>
    <w:rsid w:val="003252F4"/>
    <w:rsid w:val="003433F5"/>
    <w:rsid w:val="0034414F"/>
    <w:rsid w:val="003624F7"/>
    <w:rsid w:val="00383043"/>
    <w:rsid w:val="003A4834"/>
    <w:rsid w:val="003B538B"/>
    <w:rsid w:val="003B6BDA"/>
    <w:rsid w:val="003D3F37"/>
    <w:rsid w:val="003D480B"/>
    <w:rsid w:val="003E200E"/>
    <w:rsid w:val="003E4ABD"/>
    <w:rsid w:val="003F06FE"/>
    <w:rsid w:val="003F4B6D"/>
    <w:rsid w:val="003F74B6"/>
    <w:rsid w:val="00416E21"/>
    <w:rsid w:val="00425E48"/>
    <w:rsid w:val="00436BDC"/>
    <w:rsid w:val="00453B1D"/>
    <w:rsid w:val="00473070"/>
    <w:rsid w:val="004864B4"/>
    <w:rsid w:val="004A7C47"/>
    <w:rsid w:val="004B0BDB"/>
    <w:rsid w:val="004C1615"/>
    <w:rsid w:val="004D1DE2"/>
    <w:rsid w:val="004D206B"/>
    <w:rsid w:val="004D654A"/>
    <w:rsid w:val="004F3D8C"/>
    <w:rsid w:val="004F6616"/>
    <w:rsid w:val="005031C2"/>
    <w:rsid w:val="0052085C"/>
    <w:rsid w:val="005235B7"/>
    <w:rsid w:val="005440C7"/>
    <w:rsid w:val="005522FB"/>
    <w:rsid w:val="00567C53"/>
    <w:rsid w:val="00570926"/>
    <w:rsid w:val="00572052"/>
    <w:rsid w:val="00576C35"/>
    <w:rsid w:val="005830D1"/>
    <w:rsid w:val="005956F0"/>
    <w:rsid w:val="005A14C4"/>
    <w:rsid w:val="005B3104"/>
    <w:rsid w:val="005B6370"/>
    <w:rsid w:val="005E3341"/>
    <w:rsid w:val="005E63A0"/>
    <w:rsid w:val="006014EF"/>
    <w:rsid w:val="00613AA3"/>
    <w:rsid w:val="00615D55"/>
    <w:rsid w:val="006258F5"/>
    <w:rsid w:val="00631D1C"/>
    <w:rsid w:val="006459ED"/>
    <w:rsid w:val="00657ADF"/>
    <w:rsid w:val="00684AA4"/>
    <w:rsid w:val="00684E9C"/>
    <w:rsid w:val="006B17AD"/>
    <w:rsid w:val="006B6973"/>
    <w:rsid w:val="006B70C1"/>
    <w:rsid w:val="006F5AF0"/>
    <w:rsid w:val="006F7AB0"/>
    <w:rsid w:val="006F7B8E"/>
    <w:rsid w:val="006F7E3F"/>
    <w:rsid w:val="0071756F"/>
    <w:rsid w:val="0072240D"/>
    <w:rsid w:val="00734764"/>
    <w:rsid w:val="00751972"/>
    <w:rsid w:val="007A7F8A"/>
    <w:rsid w:val="007E3962"/>
    <w:rsid w:val="007E6F4D"/>
    <w:rsid w:val="007F030B"/>
    <w:rsid w:val="00842BD0"/>
    <w:rsid w:val="008502A5"/>
    <w:rsid w:val="0087239C"/>
    <w:rsid w:val="00886372"/>
    <w:rsid w:val="008905B7"/>
    <w:rsid w:val="008956CD"/>
    <w:rsid w:val="00896F79"/>
    <w:rsid w:val="008B0A83"/>
    <w:rsid w:val="008B10AC"/>
    <w:rsid w:val="008E6531"/>
    <w:rsid w:val="008E7500"/>
    <w:rsid w:val="00957E79"/>
    <w:rsid w:val="009776BF"/>
    <w:rsid w:val="009B18CB"/>
    <w:rsid w:val="009C0138"/>
    <w:rsid w:val="009C0E43"/>
    <w:rsid w:val="009E6064"/>
    <w:rsid w:val="009F04C5"/>
    <w:rsid w:val="00A00076"/>
    <w:rsid w:val="00A1438D"/>
    <w:rsid w:val="00A15C78"/>
    <w:rsid w:val="00A22543"/>
    <w:rsid w:val="00A22E13"/>
    <w:rsid w:val="00A65A06"/>
    <w:rsid w:val="00A73356"/>
    <w:rsid w:val="00A847DE"/>
    <w:rsid w:val="00AA2775"/>
    <w:rsid w:val="00AE129A"/>
    <w:rsid w:val="00B0204E"/>
    <w:rsid w:val="00B17539"/>
    <w:rsid w:val="00B54935"/>
    <w:rsid w:val="00B55BA6"/>
    <w:rsid w:val="00B75565"/>
    <w:rsid w:val="00B94E9D"/>
    <w:rsid w:val="00BD44C8"/>
    <w:rsid w:val="00BD50BD"/>
    <w:rsid w:val="00BE0970"/>
    <w:rsid w:val="00BF1403"/>
    <w:rsid w:val="00BF6CA0"/>
    <w:rsid w:val="00C8769C"/>
    <w:rsid w:val="00C960AB"/>
    <w:rsid w:val="00CB4220"/>
    <w:rsid w:val="00CB4D97"/>
    <w:rsid w:val="00CC75F7"/>
    <w:rsid w:val="00CD23B7"/>
    <w:rsid w:val="00CE0FD6"/>
    <w:rsid w:val="00CE66B6"/>
    <w:rsid w:val="00CE795E"/>
    <w:rsid w:val="00D24FD5"/>
    <w:rsid w:val="00D34A86"/>
    <w:rsid w:val="00D3704C"/>
    <w:rsid w:val="00D7257F"/>
    <w:rsid w:val="00D80B45"/>
    <w:rsid w:val="00D9671A"/>
    <w:rsid w:val="00DA657C"/>
    <w:rsid w:val="00DC19B7"/>
    <w:rsid w:val="00DC24CB"/>
    <w:rsid w:val="00DC2B78"/>
    <w:rsid w:val="00DD2695"/>
    <w:rsid w:val="00DE1625"/>
    <w:rsid w:val="00DE73EF"/>
    <w:rsid w:val="00DF2C16"/>
    <w:rsid w:val="00E03DB8"/>
    <w:rsid w:val="00E3130E"/>
    <w:rsid w:val="00E43E4C"/>
    <w:rsid w:val="00E60295"/>
    <w:rsid w:val="00EA1404"/>
    <w:rsid w:val="00EA3199"/>
    <w:rsid w:val="00ED0BB5"/>
    <w:rsid w:val="00ED6B87"/>
    <w:rsid w:val="00F2225C"/>
    <w:rsid w:val="00F2554D"/>
    <w:rsid w:val="00F35612"/>
    <w:rsid w:val="00F4197A"/>
    <w:rsid w:val="00F56562"/>
    <w:rsid w:val="00F606B7"/>
    <w:rsid w:val="00F60818"/>
    <w:rsid w:val="00F6405A"/>
    <w:rsid w:val="00F73FCD"/>
    <w:rsid w:val="00FA7DD1"/>
    <w:rsid w:val="00FC556B"/>
    <w:rsid w:val="00FE5ED0"/>
    <w:rsid w:val="00FF5DEF"/>
    <w:rsid w:val="28D77A81"/>
    <w:rsid w:val="2A1D8956"/>
    <w:rsid w:val="2CE2B45A"/>
    <w:rsid w:val="44273577"/>
    <w:rsid w:val="53A29BAE"/>
    <w:rsid w:val="572B7FF0"/>
    <w:rsid w:val="6B630ACD"/>
    <w:rsid w:val="72294860"/>
    <w:rsid w:val="7558995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1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52F4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3252F4"/>
    <w:pPr>
      <w:keepNext/>
      <w:numPr>
        <w:numId w:val="2"/>
      </w:numPr>
      <w:spacing w:before="240" w:after="240"/>
      <w:outlineLvl w:val="0"/>
    </w:pPr>
    <w:rPr>
      <w:rFonts w:eastAsia="Times New Roman" w:cs="Times New Roman"/>
      <w:b/>
      <w:bCs/>
      <w:kern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qFormat/>
    <w:rsid w:val="003252F4"/>
    <w:pPr>
      <w:keepNext/>
      <w:numPr>
        <w:ilvl w:val="1"/>
        <w:numId w:val="2"/>
      </w:numPr>
      <w:spacing w:before="240" w:after="240"/>
      <w:outlineLvl w:val="1"/>
    </w:pPr>
    <w:rPr>
      <w:rFonts w:eastAsia="Times New Roman" w:cs="Times New Roman"/>
      <w:b/>
      <w:bCs/>
      <w:iCs/>
      <w:szCs w:val="28"/>
    </w:rPr>
  </w:style>
  <w:style w:type="paragraph" w:styleId="Ttulo3">
    <w:name w:val="heading 3"/>
    <w:basedOn w:val="Normal"/>
    <w:next w:val="Normal"/>
    <w:link w:val="Ttulo3Char"/>
    <w:uiPriority w:val="9"/>
    <w:qFormat/>
    <w:rsid w:val="003252F4"/>
    <w:pPr>
      <w:keepNext/>
      <w:numPr>
        <w:ilvl w:val="2"/>
        <w:numId w:val="2"/>
      </w:numPr>
      <w:spacing w:before="240" w:after="240"/>
      <w:outlineLvl w:val="2"/>
    </w:pPr>
    <w:rPr>
      <w:rFonts w:eastAsia="Times New Roman" w:cs="Times New Roman"/>
      <w:b/>
      <w:bCs/>
      <w:szCs w:val="26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3252F4"/>
    <w:pPr>
      <w:keepNext/>
      <w:keepLines/>
      <w:numPr>
        <w:ilvl w:val="3"/>
        <w:numId w:val="2"/>
      </w:numPr>
      <w:spacing w:before="240" w:after="240"/>
      <w:outlineLvl w:val="3"/>
    </w:pPr>
    <w:rPr>
      <w:rFonts w:eastAsiaTheme="majorEastAsia" w:cstheme="majorBidi"/>
      <w:b/>
      <w:iCs/>
      <w:szCs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252F4"/>
    <w:pPr>
      <w:keepNext/>
      <w:keepLines/>
      <w:numPr>
        <w:ilvl w:val="4"/>
        <w:numId w:val="2"/>
      </w:numPr>
      <w:spacing w:before="40" w:after="0" w:line="276" w:lineRule="auto"/>
      <w:outlineLvl w:val="4"/>
    </w:pPr>
    <w:rPr>
      <w:rFonts w:asciiTheme="majorHAnsi" w:eastAsiaTheme="majorEastAsia" w:hAnsiTheme="majorHAnsi" w:cstheme="majorBidi"/>
      <w:color w:val="2F5496" w:themeColor="accent1" w:themeShade="BF"/>
      <w:szCs w:val="24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252F4"/>
    <w:pPr>
      <w:keepNext/>
      <w:keepLines/>
      <w:numPr>
        <w:ilvl w:val="5"/>
        <w:numId w:val="2"/>
      </w:numPr>
      <w:spacing w:before="40" w:after="0" w:line="276" w:lineRule="auto"/>
      <w:outlineLvl w:val="5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252F4"/>
    <w:pPr>
      <w:keepNext/>
      <w:keepLines/>
      <w:numPr>
        <w:ilvl w:val="6"/>
        <w:numId w:val="2"/>
      </w:numPr>
      <w:spacing w:before="40" w:after="0" w:line="276" w:lineRule="auto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Cs w:val="24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252F4"/>
    <w:pPr>
      <w:keepNext/>
      <w:keepLines/>
      <w:numPr>
        <w:ilvl w:val="7"/>
        <w:numId w:val="2"/>
      </w:numPr>
      <w:spacing w:before="40" w:after="0" w:line="276" w:lineRule="auto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252F4"/>
    <w:pPr>
      <w:keepNext/>
      <w:keepLines/>
      <w:numPr>
        <w:ilvl w:val="8"/>
        <w:numId w:val="2"/>
      </w:numPr>
      <w:spacing w:before="40" w:after="0" w:line="276" w:lineRule="auto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252F4"/>
    <w:rPr>
      <w:rFonts w:ascii="Arial" w:eastAsia="Times New Roman" w:hAnsi="Arial" w:cs="Times New Roman"/>
      <w:b/>
      <w:bCs/>
      <w:kern w:val="32"/>
      <w:sz w:val="24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3252F4"/>
    <w:rPr>
      <w:rFonts w:ascii="Arial" w:eastAsia="Times New Roman" w:hAnsi="Arial" w:cs="Times New Roman"/>
      <w:b/>
      <w:bCs/>
      <w:iCs/>
      <w:sz w:val="24"/>
      <w:szCs w:val="28"/>
    </w:rPr>
  </w:style>
  <w:style w:type="character" w:customStyle="1" w:styleId="Ttulo3Char">
    <w:name w:val="Título 3 Char"/>
    <w:basedOn w:val="Fontepargpadro"/>
    <w:link w:val="Ttulo3"/>
    <w:uiPriority w:val="9"/>
    <w:rsid w:val="003252F4"/>
    <w:rPr>
      <w:rFonts w:ascii="Arial" w:eastAsia="Times New Roman" w:hAnsi="Arial" w:cs="Times New Roman"/>
      <w:b/>
      <w:bCs/>
      <w:sz w:val="24"/>
      <w:szCs w:val="26"/>
    </w:rPr>
  </w:style>
  <w:style w:type="character" w:customStyle="1" w:styleId="Ttulo4Char">
    <w:name w:val="Título 4 Char"/>
    <w:basedOn w:val="Fontepargpadro"/>
    <w:link w:val="Ttulo4"/>
    <w:uiPriority w:val="9"/>
    <w:rsid w:val="003252F4"/>
    <w:rPr>
      <w:rFonts w:ascii="Arial" w:eastAsiaTheme="majorEastAsia" w:hAnsi="Arial" w:cstheme="majorBidi"/>
      <w:b/>
      <w:iCs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3252F4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252F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252F4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252F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252F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egenda">
    <w:name w:val="caption"/>
    <w:basedOn w:val="Normal"/>
    <w:next w:val="Normal"/>
    <w:uiPriority w:val="35"/>
    <w:qFormat/>
    <w:rsid w:val="003252F4"/>
    <w:pPr>
      <w:spacing w:after="200" w:line="240" w:lineRule="auto"/>
    </w:pPr>
    <w:rPr>
      <w:rFonts w:ascii="Cambria" w:eastAsia="MS Mincho" w:hAnsi="Cambria" w:cs="Times New Roman"/>
      <w:b/>
      <w:bCs/>
      <w:color w:val="4F81BD"/>
      <w:sz w:val="18"/>
      <w:szCs w:val="18"/>
      <w:lang w:val="pt-PT"/>
    </w:rPr>
  </w:style>
  <w:style w:type="table" w:styleId="Tabelacomgrade">
    <w:name w:val="Table Grid"/>
    <w:basedOn w:val="Tabelanormal"/>
    <w:uiPriority w:val="59"/>
    <w:rsid w:val="003252F4"/>
    <w:pPr>
      <w:spacing w:after="0" w:line="240" w:lineRule="auto"/>
    </w:pPr>
    <w:rPr>
      <w:rFonts w:ascii="Times New Roman" w:eastAsia="Calibri" w:hAnsi="Times New Roman" w:cs="Times New Roman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odoEspaoReservado">
    <w:name w:val="Placeholder Text"/>
    <w:basedOn w:val="Fontepargpadro"/>
    <w:uiPriority w:val="99"/>
    <w:semiHidden/>
    <w:rsid w:val="00576C35"/>
    <w:rPr>
      <w:color w:val="808080"/>
    </w:rPr>
  </w:style>
  <w:style w:type="character" w:styleId="Hyperlink">
    <w:name w:val="Hyperlink"/>
    <w:basedOn w:val="Fontepargpadro"/>
    <w:uiPriority w:val="99"/>
    <w:unhideWhenUsed/>
    <w:rsid w:val="00A15C78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A15C78"/>
    <w:rPr>
      <w:color w:val="808080"/>
      <w:shd w:val="clear" w:color="auto" w:fill="E6E6E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F2349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F2349"/>
    <w:rPr>
      <w:rFonts w:ascii="Lucida Grande" w:hAnsi="Lucida Grande" w:cs="Lucida Grande"/>
      <w:sz w:val="18"/>
      <w:szCs w:val="18"/>
    </w:rPr>
  </w:style>
  <w:style w:type="character" w:styleId="Refdecomentrio">
    <w:name w:val="annotation reference"/>
    <w:basedOn w:val="Fontepargpadro"/>
    <w:uiPriority w:val="99"/>
    <w:semiHidden/>
    <w:unhideWhenUsed/>
    <w:rsid w:val="002F2349"/>
    <w:rPr>
      <w:sz w:val="18"/>
      <w:szCs w:val="18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2F2349"/>
    <w:pPr>
      <w:spacing w:line="240" w:lineRule="auto"/>
    </w:pPr>
    <w:rPr>
      <w:szCs w:val="24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2F2349"/>
    <w:rPr>
      <w:rFonts w:ascii="Arial" w:hAnsi="Arial"/>
      <w:sz w:val="24"/>
      <w:szCs w:val="24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2F2349"/>
    <w:rPr>
      <w:b/>
      <w:bCs/>
      <w:sz w:val="20"/>
      <w:szCs w:val="20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2F2349"/>
    <w:rPr>
      <w:rFonts w:ascii="Arial" w:hAnsi="Arial"/>
      <w:b/>
      <w:bCs/>
      <w:sz w:val="20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631D1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31D1C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631D1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31D1C"/>
    <w:rPr>
      <w:rFonts w:ascii="Arial" w:hAnsi="Arial"/>
      <w:sz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0313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22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3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png"/><Relationship Id="rId18" Type="http://schemas.openxmlformats.org/officeDocument/2006/relationships/image" Target="media/image10.tiff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tiff"/><Relationship Id="rId34" Type="http://schemas.microsoft.com/office/2011/relationships/commentsExtended" Target="commentsExtended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33" Type="http://schemas.microsoft.com/office/2016/09/relationships/commentsIds" Target="commentsId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tif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hyperlink" Target="https://tools.thermofisher.com/content/sfs/manuals/MAN0011309_NHS_SulfoNHS_UG.pdf" TargetMode="External"/><Relationship Id="rId23" Type="http://schemas.openxmlformats.org/officeDocument/2006/relationships/image" Target="media/image15.tiff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image" Target="media/image7.png"/><Relationship Id="rId22" Type="http://schemas.openxmlformats.org/officeDocument/2006/relationships/image" Target="media/image14.tif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Num.XSL" StyleName="ABNT NBR 6023:2002 - Numerical" Version="10"/>
</file>

<file path=customXml/itemProps1.xml><?xml version="1.0" encoding="utf-8"?>
<ds:datastoreItem xmlns:ds="http://schemas.openxmlformats.org/officeDocument/2006/customXml" ds:itemID="{A08B9F27-14DA-4035-86D1-F5070BE9D8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15</Pages>
  <Words>2683</Words>
  <Characters>14489</Characters>
  <Application>Microsoft Office Word</Application>
  <DocSecurity>0</DocSecurity>
  <Lines>120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Adriana Carvalho</dc:creator>
  <cp:keywords/>
  <dc:description/>
  <cp:lastModifiedBy>LVIE</cp:lastModifiedBy>
  <cp:revision>4</cp:revision>
  <dcterms:created xsi:type="dcterms:W3CDTF">2018-05-03T04:06:00Z</dcterms:created>
  <dcterms:modified xsi:type="dcterms:W3CDTF">2018-05-04T20:42:00Z</dcterms:modified>
</cp:coreProperties>
</file>