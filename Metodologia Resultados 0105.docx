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E02A9" w14:textId="77777777" w:rsidR="003252F4" w:rsidRPr="003252F4" w:rsidRDefault="003252F4" w:rsidP="00A73356">
      <w:pPr>
        <w:pStyle w:val="Ttulo1"/>
        <w:rPr>
          <w:rFonts w:cs="Arial"/>
        </w:rPr>
      </w:pPr>
      <w:bookmarkStart w:id="0" w:name="_Toc511585164"/>
      <w:commentRangeStart w:id="1"/>
      <w:r w:rsidRPr="003252F4">
        <w:rPr>
          <w:rFonts w:cs="Arial"/>
        </w:rPr>
        <w:t>METODOLOGIA EXPERIMENTAL</w:t>
      </w:r>
      <w:bookmarkEnd w:id="0"/>
      <w:commentRangeEnd w:id="1"/>
      <w:r w:rsidR="009776BF">
        <w:rPr>
          <w:rStyle w:val="Refdecomentrio"/>
          <w:rFonts w:eastAsiaTheme="minorHAnsi" w:cstheme="minorBidi"/>
          <w:b w:val="0"/>
          <w:bCs w:val="0"/>
          <w:kern w:val="0"/>
        </w:rPr>
        <w:commentReference w:id="1"/>
      </w:r>
    </w:p>
    <w:p w14:paraId="3F98FB2A" w14:textId="77777777" w:rsidR="003252F4" w:rsidRPr="003252F4" w:rsidRDefault="003252F4" w:rsidP="00A73356">
      <w:pPr>
        <w:pStyle w:val="Ttulo2"/>
        <w:rPr>
          <w:rFonts w:cs="Arial"/>
        </w:rPr>
      </w:pPr>
      <w:r w:rsidRPr="003252F4">
        <w:rPr>
          <w:rFonts w:cs="Arial"/>
        </w:rPr>
        <w:t xml:space="preserve"> </w:t>
      </w:r>
      <w:bookmarkStart w:id="2" w:name="_Toc511585165"/>
      <w:r w:rsidRPr="003252F4">
        <w:rPr>
          <w:rFonts w:cs="Arial"/>
        </w:rPr>
        <w:t>REAGENTES</w:t>
      </w:r>
      <w:bookmarkEnd w:id="2"/>
    </w:p>
    <w:p w14:paraId="4B887890" w14:textId="77777777" w:rsidR="003624F7" w:rsidRPr="003252F4" w:rsidRDefault="003624F7" w:rsidP="003624F7">
      <w:pPr>
        <w:numPr>
          <w:ilvl w:val="0"/>
          <w:numId w:val="1"/>
        </w:numPr>
        <w:spacing w:after="120"/>
        <w:ind w:left="284" w:hanging="284"/>
        <w:rPr>
          <w:moveTo w:id="3" w:author="Adriana Carvalho" w:date="2018-04-28T02:26:00Z"/>
          <w:rFonts w:cs="Arial"/>
        </w:rPr>
      </w:pPr>
      <w:moveToRangeStart w:id="4" w:author="Adriana Carvalho" w:date="2018-04-28T02:26:00Z" w:name="move512645742"/>
      <w:moveTo w:id="5" w:author="Adriana Carvalho" w:date="2018-04-28T02:26:00Z">
        <w:r>
          <w:rPr>
            <w:rFonts w:cs="Arial"/>
          </w:rPr>
          <w:t xml:space="preserve">Ácido nítrico P.A. (65%, </w:t>
        </w:r>
        <w:proofErr w:type="spellStart"/>
        <w:r>
          <w:rPr>
            <w:rFonts w:cs="Arial"/>
          </w:rPr>
          <w:t>Synth</w:t>
        </w:r>
        <w:proofErr w:type="spellEnd"/>
        <w:r>
          <w:rPr>
            <w:rFonts w:cs="Arial"/>
          </w:rPr>
          <w:t>);</w:t>
        </w:r>
      </w:moveTo>
    </w:p>
    <w:moveToRangeEnd w:id="4"/>
    <w:p w14:paraId="43DF589C" w14:textId="7671DD76" w:rsidR="003624F7" w:rsidRDefault="003624F7" w:rsidP="003624F7">
      <w:pPr>
        <w:numPr>
          <w:ilvl w:val="0"/>
          <w:numId w:val="1"/>
        </w:numPr>
        <w:spacing w:after="120"/>
        <w:ind w:left="284" w:hanging="284"/>
        <w:rPr>
          <w:ins w:id="6" w:author="Adriana Carvalho" w:date="2018-04-28T02:27:00Z"/>
          <w:rFonts w:cs="Arial"/>
        </w:rPr>
      </w:pPr>
      <w:ins w:id="7" w:author="Adriana Carvalho" w:date="2018-04-28T02:28:00Z">
        <w:r>
          <w:rPr>
            <w:rFonts w:cs="Arial"/>
          </w:rPr>
          <w:t>Óxido de alumínio (alumina)</w:t>
        </w:r>
      </w:ins>
      <w:ins w:id="8" w:author="Adriana Carvalho" w:date="2018-04-28T02:27:00Z">
        <w:r>
          <w:rPr>
            <w:rFonts w:cs="Arial"/>
          </w:rPr>
          <w:t xml:space="preserve"> (</w:t>
        </w:r>
        <w:proofErr w:type="spellStart"/>
        <w:r w:rsidRPr="003624F7">
          <w:rPr>
            <w:rFonts w:cs="Arial"/>
            <w:highlight w:val="cyan"/>
            <w:rPrChange w:id="9" w:author="Adriana Carvalho" w:date="2018-04-28T02:27:00Z">
              <w:rPr>
                <w:rFonts w:cs="Arial"/>
              </w:rPr>
            </w:rPrChange>
          </w:rPr>
          <w:t>add</w:t>
        </w:r>
        <w:proofErr w:type="spellEnd"/>
        <w:r w:rsidRPr="003624F7">
          <w:rPr>
            <w:rFonts w:cs="Arial"/>
            <w:highlight w:val="cyan"/>
            <w:rPrChange w:id="10" w:author="Adriana Carvalho" w:date="2018-04-28T02:27:00Z">
              <w:rPr>
                <w:rFonts w:cs="Arial"/>
              </w:rPr>
            </w:rPrChange>
          </w:rPr>
          <w:t xml:space="preserve"> </w:t>
        </w:r>
        <w:proofErr w:type="spellStart"/>
        <w:r w:rsidRPr="003624F7">
          <w:rPr>
            <w:rFonts w:cs="Arial"/>
            <w:highlight w:val="cyan"/>
            <w:rPrChange w:id="11" w:author="Adriana Carvalho" w:date="2018-04-28T02:27:00Z">
              <w:rPr>
                <w:rFonts w:cs="Arial"/>
              </w:rPr>
            </w:rPrChange>
          </w:rPr>
          <w:t>especif</w:t>
        </w:r>
        <w:proofErr w:type="spellEnd"/>
        <w:r>
          <w:rPr>
            <w:rFonts w:cs="Arial"/>
          </w:rPr>
          <w:t>)</w:t>
        </w:r>
      </w:ins>
    </w:p>
    <w:p w14:paraId="08E7302B" w14:textId="282F9121" w:rsidR="003624F7" w:rsidRDefault="003624F7" w:rsidP="003624F7">
      <w:pPr>
        <w:numPr>
          <w:ilvl w:val="0"/>
          <w:numId w:val="1"/>
        </w:numPr>
        <w:spacing w:after="120"/>
        <w:ind w:left="284" w:hanging="284"/>
        <w:rPr>
          <w:moveTo w:id="12" w:author="Adriana Carvalho" w:date="2018-04-28T02:26:00Z"/>
          <w:rFonts w:cs="Arial"/>
        </w:rPr>
      </w:pPr>
      <w:moveToRangeStart w:id="13" w:author="Adriana Carvalho" w:date="2018-04-28T02:26:00Z" w:name="move512645747"/>
      <w:moveTo w:id="14" w:author="Adriana Carvalho" w:date="2018-04-28T02:26:00Z">
        <w:r w:rsidRPr="003252F4">
          <w:rPr>
            <w:rFonts w:cs="Arial"/>
          </w:rPr>
          <w:t xml:space="preserve">Álcool etílico absoluto (99,5%, </w:t>
        </w:r>
        <w:proofErr w:type="spellStart"/>
        <w:r w:rsidRPr="003252F4">
          <w:rPr>
            <w:rFonts w:cs="Arial"/>
          </w:rPr>
          <w:t>Vetec</w:t>
        </w:r>
        <w:proofErr w:type="spellEnd"/>
        <w:r w:rsidRPr="003252F4">
          <w:rPr>
            <w:rFonts w:cs="Arial"/>
          </w:rPr>
          <w:t>);</w:t>
        </w:r>
      </w:moveTo>
    </w:p>
    <w:moveToRangeEnd w:id="13"/>
    <w:p w14:paraId="6AE85811" w14:textId="6B60BA9B"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 xml:space="preserve">Cloridrato de </w:t>
      </w:r>
      <w:r w:rsidR="002F2349">
        <w:rPr>
          <w:rFonts w:cs="Arial"/>
        </w:rPr>
        <w:t>c</w:t>
      </w:r>
      <w:r w:rsidR="002F2349" w:rsidRPr="003252F4">
        <w:rPr>
          <w:rFonts w:cs="Arial"/>
        </w:rPr>
        <w:t xml:space="preserve">isteamina </w:t>
      </w:r>
      <w:r w:rsidRPr="003252F4">
        <w:rPr>
          <w:rFonts w:cs="Arial"/>
        </w:rPr>
        <w:t>(</w:t>
      </w:r>
      <w:ins w:id="15" w:author="Adriana Carvalho" w:date="2018-04-27T21:28:00Z">
        <w:r w:rsidR="004D1DE2">
          <w:rPr>
            <w:rFonts w:cs="Arial"/>
          </w:rPr>
          <w:t xml:space="preserve">≥98%, </w:t>
        </w:r>
      </w:ins>
      <w:r w:rsidRPr="003252F4">
        <w:rPr>
          <w:rFonts w:cs="Arial"/>
        </w:rPr>
        <w:t>Sigma-Aldrich);</w:t>
      </w:r>
    </w:p>
    <w:p w14:paraId="6E876DE6" w14:textId="21EA808A"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Ácido 3-mercaptopropiônico (</w:t>
      </w:r>
      <w:ins w:id="16" w:author="Adriana Carvalho" w:date="2018-04-27T21:31:00Z">
        <w:r w:rsidR="004D1DE2">
          <w:rPr>
            <w:rFonts w:cs="Arial"/>
          </w:rPr>
          <w:t xml:space="preserve">≥99%, </w:t>
        </w:r>
      </w:ins>
      <w:r w:rsidRPr="003252F4">
        <w:rPr>
          <w:rFonts w:cs="Arial"/>
        </w:rPr>
        <w:t>Sigma-Aldrich);</w:t>
      </w:r>
    </w:p>
    <w:p w14:paraId="5C8FF5C8" w14:textId="1799F8B7" w:rsidR="003252F4" w:rsidDel="003624F7" w:rsidRDefault="003252F4" w:rsidP="00A73356">
      <w:pPr>
        <w:numPr>
          <w:ilvl w:val="0"/>
          <w:numId w:val="1"/>
        </w:numPr>
        <w:spacing w:after="120"/>
        <w:ind w:left="284" w:hanging="284"/>
        <w:rPr>
          <w:moveFrom w:id="17" w:author="Adriana Carvalho" w:date="2018-04-28T02:26:00Z"/>
          <w:rFonts w:cs="Arial"/>
        </w:rPr>
      </w:pPr>
      <w:moveFromRangeStart w:id="18" w:author="Adriana Carvalho" w:date="2018-04-28T02:26:00Z" w:name="move512645747"/>
      <w:moveFrom w:id="19" w:author="Adriana Carvalho" w:date="2018-04-28T02:26:00Z">
        <w:r w:rsidRPr="003252F4" w:rsidDel="003624F7">
          <w:rPr>
            <w:rFonts w:cs="Arial"/>
          </w:rPr>
          <w:t>Álcool etílico absoluto (99,5%, Vetec);</w:t>
        </w:r>
      </w:moveFrom>
    </w:p>
    <w:p w14:paraId="19D4E2C9" w14:textId="750B3F4E" w:rsidR="00E3130E" w:rsidRPr="003252F4" w:rsidDel="003624F7" w:rsidRDefault="00E3130E" w:rsidP="00A73356">
      <w:pPr>
        <w:numPr>
          <w:ilvl w:val="0"/>
          <w:numId w:val="1"/>
        </w:numPr>
        <w:spacing w:after="120"/>
        <w:ind w:left="284" w:hanging="284"/>
        <w:rPr>
          <w:moveFrom w:id="20" w:author="Adriana Carvalho" w:date="2018-04-28T02:26:00Z"/>
          <w:rFonts w:cs="Arial"/>
        </w:rPr>
      </w:pPr>
      <w:moveFromRangeStart w:id="21" w:author="Adriana Carvalho" w:date="2018-04-28T02:26:00Z" w:name="move512645742"/>
      <w:moveFromRangeEnd w:id="18"/>
      <w:moveFrom w:id="22" w:author="Adriana Carvalho" w:date="2018-04-28T02:26:00Z">
        <w:r w:rsidDel="003624F7">
          <w:rPr>
            <w:rFonts w:cs="Arial"/>
          </w:rPr>
          <w:t xml:space="preserve">Ácido </w:t>
        </w:r>
        <w:r w:rsidR="002F2349" w:rsidDel="003624F7">
          <w:rPr>
            <w:rFonts w:cs="Arial"/>
          </w:rPr>
          <w:t xml:space="preserve">nítrico </w:t>
        </w:r>
        <w:r w:rsidDel="003624F7">
          <w:rPr>
            <w:rFonts w:cs="Arial"/>
          </w:rPr>
          <w:t>P.A. (65%, Synth)</w:t>
        </w:r>
        <w:r w:rsidR="00842BD0" w:rsidDel="003624F7">
          <w:rPr>
            <w:rFonts w:cs="Arial"/>
          </w:rPr>
          <w:t>;</w:t>
        </w:r>
      </w:moveFrom>
    </w:p>
    <w:moveFromRangeEnd w:id="21"/>
    <w:p w14:paraId="170CE66E" w14:textId="105436A2" w:rsidR="003252F4" w:rsidRPr="003252F4" w:rsidRDefault="00842BD0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Fonts w:cs="Arial"/>
        </w:rPr>
        <w:t>Ferrocianeto de potássio</w:t>
      </w:r>
      <w:commentRangeStart w:id="23"/>
      <w:r w:rsidR="003252F4" w:rsidRPr="003252F4">
        <w:rPr>
          <w:rFonts w:cs="Arial"/>
        </w:rPr>
        <w:t xml:space="preserve"> (98%, </w:t>
      </w:r>
      <w:proofErr w:type="spellStart"/>
      <w:r w:rsidR="003252F4" w:rsidRPr="003252F4">
        <w:rPr>
          <w:rFonts w:cs="Arial"/>
        </w:rPr>
        <w:t>Vetec</w:t>
      </w:r>
      <w:proofErr w:type="spellEnd"/>
      <w:r w:rsidR="003252F4" w:rsidRPr="003252F4">
        <w:rPr>
          <w:rFonts w:cs="Arial"/>
        </w:rPr>
        <w:t>);</w:t>
      </w:r>
    </w:p>
    <w:p w14:paraId="64F0C048" w14:textId="48E9B1A1" w:rsidR="003252F4" w:rsidRPr="003252F4" w:rsidRDefault="00842BD0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proofErr w:type="spellStart"/>
      <w:r>
        <w:rPr>
          <w:rFonts w:cs="Arial"/>
        </w:rPr>
        <w:t>Ferricianeto</w:t>
      </w:r>
      <w:proofErr w:type="spellEnd"/>
      <w:r>
        <w:rPr>
          <w:rFonts w:cs="Arial"/>
        </w:rPr>
        <w:t xml:space="preserve"> de potássio</w:t>
      </w:r>
      <w:r w:rsidR="003252F4" w:rsidRPr="003252F4">
        <w:rPr>
          <w:rFonts w:cs="Arial"/>
        </w:rPr>
        <w:t xml:space="preserve"> (99%, </w:t>
      </w:r>
      <w:proofErr w:type="spellStart"/>
      <w:r w:rsidR="003252F4" w:rsidRPr="003252F4">
        <w:rPr>
          <w:rFonts w:cs="Arial"/>
        </w:rPr>
        <w:t>Vetec</w:t>
      </w:r>
      <w:proofErr w:type="spellEnd"/>
      <w:r w:rsidR="003252F4" w:rsidRPr="003252F4">
        <w:rPr>
          <w:rFonts w:cs="Arial"/>
        </w:rPr>
        <w:t>);</w:t>
      </w:r>
    </w:p>
    <w:p w14:paraId="030D7E73" w14:textId="48503EEF" w:rsidR="003252F4" w:rsidRPr="003252F4" w:rsidRDefault="00842BD0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Fonts w:cs="Arial"/>
        </w:rPr>
        <w:t>Cloreto de potássio</w:t>
      </w:r>
      <w:r w:rsidR="003252F4" w:rsidRPr="003252F4">
        <w:rPr>
          <w:rFonts w:cs="Arial"/>
        </w:rPr>
        <w:t xml:space="preserve"> (99%, Nuclear);</w:t>
      </w:r>
    </w:p>
    <w:commentRangeEnd w:id="23"/>
    <w:p w14:paraId="37B8B1A8" w14:textId="28B98348" w:rsidR="003252F4" w:rsidRPr="003252F4" w:rsidRDefault="002F2349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Style w:val="Refdecomentrio"/>
        </w:rPr>
        <w:commentReference w:id="23"/>
      </w:r>
      <w:ins w:id="24" w:author="Adriana Carvalho" w:date="2018-04-27T21:04:00Z">
        <w:r w:rsidR="005522FB" w:rsidRPr="000725A2">
          <w:rPr>
            <w:rFonts w:cs="Arial"/>
            <w:color w:val="252525"/>
            <w:szCs w:val="24"/>
            <w:rPrChange w:id="25" w:author="Adriana Carvalho" w:date="2018-04-27T21:06:00Z">
              <w:rPr>
                <w:rFonts w:cs="Arial"/>
                <w:color w:val="252525"/>
                <w:sz w:val="27"/>
                <w:szCs w:val="27"/>
              </w:rPr>
            </w:rPrChange>
          </w:rPr>
          <w:t>Cloridrato de N-(3-</w:t>
        </w:r>
        <w:proofErr w:type="gramStart"/>
        <w:r w:rsidR="005522FB" w:rsidRPr="000725A2">
          <w:rPr>
            <w:rFonts w:cs="Arial"/>
            <w:color w:val="252525"/>
            <w:szCs w:val="24"/>
            <w:rPrChange w:id="26" w:author="Adriana Carvalho" w:date="2018-04-27T21:06:00Z">
              <w:rPr>
                <w:rFonts w:cs="Arial"/>
                <w:color w:val="252525"/>
                <w:sz w:val="27"/>
                <w:szCs w:val="27"/>
              </w:rPr>
            </w:rPrChange>
          </w:rPr>
          <w:t>dimetilaminopropil)-</w:t>
        </w:r>
        <w:proofErr w:type="gramEnd"/>
        <w:r w:rsidR="005522FB" w:rsidRPr="000725A2">
          <w:rPr>
            <w:rFonts w:cs="Arial"/>
            <w:color w:val="252525"/>
            <w:szCs w:val="24"/>
            <w:rPrChange w:id="27" w:author="Adriana Carvalho" w:date="2018-04-27T21:06:00Z">
              <w:rPr>
                <w:rFonts w:cs="Arial"/>
                <w:color w:val="252525"/>
                <w:sz w:val="27"/>
                <w:szCs w:val="27"/>
              </w:rPr>
            </w:rPrChange>
          </w:rPr>
          <w:t>N</w:t>
        </w:r>
      </w:ins>
      <w:ins w:id="28" w:author="Adriana Carvalho" w:date="2018-04-27T21:06:00Z">
        <w:r w:rsidR="000725A2">
          <w:rPr>
            <w:rFonts w:cs="Arial"/>
            <w:color w:val="252525"/>
            <w:szCs w:val="24"/>
          </w:rPr>
          <w:t>'</w:t>
        </w:r>
      </w:ins>
      <w:ins w:id="29" w:author="Adriana Carvalho" w:date="2018-04-27T21:04:00Z">
        <w:r w:rsidR="005522FB" w:rsidRPr="000725A2">
          <w:rPr>
            <w:rFonts w:cs="Arial"/>
            <w:color w:val="252525"/>
            <w:szCs w:val="24"/>
            <w:rPrChange w:id="30" w:author="Adriana Carvalho" w:date="2018-04-27T21:06:00Z">
              <w:rPr>
                <w:rFonts w:cs="Arial"/>
                <w:color w:val="252525"/>
                <w:sz w:val="27"/>
                <w:szCs w:val="27"/>
              </w:rPr>
            </w:rPrChange>
          </w:rPr>
          <w:t>-</w:t>
        </w:r>
        <w:proofErr w:type="spellStart"/>
        <w:r w:rsidR="005522FB" w:rsidRPr="000725A2">
          <w:rPr>
            <w:rFonts w:cs="Arial"/>
            <w:color w:val="252525"/>
            <w:szCs w:val="24"/>
            <w:rPrChange w:id="31" w:author="Adriana Carvalho" w:date="2018-04-27T21:06:00Z">
              <w:rPr>
                <w:rFonts w:cs="Arial"/>
                <w:color w:val="252525"/>
                <w:sz w:val="27"/>
                <w:szCs w:val="27"/>
              </w:rPr>
            </w:rPrChange>
          </w:rPr>
          <w:t>etilcarbodiimida</w:t>
        </w:r>
      </w:ins>
      <w:proofErr w:type="spellEnd"/>
      <w:del w:id="32" w:author="Adriana Carvalho" w:date="2018-04-27T21:04:00Z">
        <w:r w:rsidR="003252F4" w:rsidRPr="008E7500" w:rsidDel="005522FB">
          <w:rPr>
            <w:rFonts w:cs="Arial"/>
            <w:szCs w:val="24"/>
          </w:rPr>
          <w:delText>1-etil-3-[3-dimetilaminopropil]carbodiimida</w:delText>
        </w:r>
      </w:del>
      <w:r w:rsidR="003252F4" w:rsidRPr="003252F4">
        <w:rPr>
          <w:rFonts w:cs="Arial"/>
        </w:rPr>
        <w:t xml:space="preserve"> (</w:t>
      </w:r>
      <w:ins w:id="33" w:author="Adriana Carvalho" w:date="2018-04-27T21:07:00Z">
        <w:r w:rsidR="000725A2">
          <w:rPr>
            <w:rFonts w:cs="Arial"/>
          </w:rPr>
          <w:t>≥</w:t>
        </w:r>
      </w:ins>
      <w:ins w:id="34" w:author="Adriana Carvalho" w:date="2018-04-27T21:06:00Z">
        <w:r w:rsidR="000725A2">
          <w:rPr>
            <w:rFonts w:cs="Arial"/>
          </w:rPr>
          <w:t xml:space="preserve">98,0%, </w:t>
        </w:r>
      </w:ins>
      <w:r w:rsidR="003252F4" w:rsidRPr="003252F4">
        <w:rPr>
          <w:rFonts w:cs="Arial"/>
        </w:rPr>
        <w:t>Sigma-Aldrich);</w:t>
      </w:r>
    </w:p>
    <w:p w14:paraId="4384567F" w14:textId="2EF914E0" w:rsid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ins w:id="35" w:author="Adriana Carvalho" w:date="2018-04-27T22:06:00Z"/>
          <w:rFonts w:cs="Arial"/>
        </w:rPr>
      </w:pPr>
      <w:r w:rsidRPr="003252F4">
        <w:rPr>
          <w:rFonts w:cs="Arial"/>
        </w:rPr>
        <w:t>N-</w:t>
      </w:r>
      <w:proofErr w:type="spellStart"/>
      <w:r w:rsidRPr="003252F4">
        <w:rPr>
          <w:rFonts w:cs="Arial"/>
        </w:rPr>
        <w:t>hidroxisuccinimida</w:t>
      </w:r>
      <w:proofErr w:type="spellEnd"/>
      <w:r w:rsidRPr="003252F4">
        <w:rPr>
          <w:rFonts w:cs="Arial"/>
        </w:rPr>
        <w:t xml:space="preserve"> (</w:t>
      </w:r>
      <w:ins w:id="36" w:author="Adriana Carvalho" w:date="2018-04-27T21:19:00Z">
        <w:r w:rsidR="004D1DE2">
          <w:rPr>
            <w:rFonts w:cs="Arial"/>
          </w:rPr>
          <w:t xml:space="preserve">≥97,0%, </w:t>
        </w:r>
      </w:ins>
      <w:r w:rsidRPr="003252F4">
        <w:rPr>
          <w:rFonts w:cs="Arial"/>
        </w:rPr>
        <w:t>Sigma-Aldrich).</w:t>
      </w:r>
    </w:p>
    <w:p w14:paraId="24A298BD" w14:textId="36F58F98" w:rsidR="00BE0970" w:rsidRPr="003252F4" w:rsidRDefault="00BE0970">
      <w:pPr>
        <w:spacing w:after="120"/>
        <w:ind w:firstLine="709"/>
        <w:rPr>
          <w:rFonts w:cs="Arial"/>
        </w:rPr>
        <w:pPrChange w:id="37" w:author="Adriana Carvalho" w:date="2018-04-27T22:06:00Z">
          <w:pPr>
            <w:numPr>
              <w:numId w:val="1"/>
            </w:numPr>
            <w:spacing w:after="120"/>
            <w:ind w:left="284" w:hanging="284"/>
          </w:pPr>
        </w:pPrChange>
      </w:pPr>
      <w:ins w:id="38" w:author="Adriana Carvalho" w:date="2018-04-27T22:06:00Z">
        <w:r>
          <w:rPr>
            <w:rFonts w:cs="Arial"/>
          </w:rPr>
          <w:t>Os reagentes foram utilizados com as purezas descritas</w:t>
        </w:r>
      </w:ins>
      <w:ins w:id="39" w:author="Adriana Carvalho" w:date="2018-04-28T01:47:00Z">
        <w:r w:rsidR="008E7500">
          <w:rPr>
            <w:rFonts w:cs="Arial"/>
          </w:rPr>
          <w:t xml:space="preserve"> na listagem acima</w:t>
        </w:r>
      </w:ins>
      <w:ins w:id="40" w:author="Adriana Carvalho" w:date="2018-04-27T22:06:00Z">
        <w:r>
          <w:rPr>
            <w:rFonts w:cs="Arial"/>
          </w:rPr>
          <w:t xml:space="preserve">, sem adição </w:t>
        </w:r>
      </w:ins>
      <w:ins w:id="41" w:author="Adriana Carvalho" w:date="2018-04-28T01:47:00Z">
        <w:r w:rsidR="0087239C">
          <w:rPr>
            <w:rFonts w:cs="Arial"/>
          </w:rPr>
          <w:t xml:space="preserve">posterior </w:t>
        </w:r>
      </w:ins>
      <w:ins w:id="42" w:author="Adriana Carvalho" w:date="2018-04-27T22:06:00Z">
        <w:r>
          <w:rPr>
            <w:rFonts w:cs="Arial"/>
          </w:rPr>
          <w:t>de tratamento.</w:t>
        </w:r>
      </w:ins>
    </w:p>
    <w:p w14:paraId="46F71629" w14:textId="77777777" w:rsidR="003252F4" w:rsidRPr="003252F4" w:rsidRDefault="003252F4" w:rsidP="00A73356">
      <w:pPr>
        <w:pStyle w:val="Ttulo2"/>
        <w:rPr>
          <w:rFonts w:eastAsia="Calibri" w:cs="Arial"/>
        </w:rPr>
      </w:pPr>
      <w:r w:rsidRPr="003252F4">
        <w:rPr>
          <w:rFonts w:cs="Arial"/>
        </w:rPr>
        <w:lastRenderedPageBreak/>
        <w:t xml:space="preserve"> </w:t>
      </w:r>
      <w:bookmarkStart w:id="43" w:name="_Toc511585166"/>
      <w:r w:rsidRPr="003252F4">
        <w:rPr>
          <w:rFonts w:cs="Arial"/>
        </w:rPr>
        <w:t>INSTRUMENTAÇÃO</w:t>
      </w:r>
      <w:bookmarkEnd w:id="43"/>
    </w:p>
    <w:p w14:paraId="1019FC70" w14:textId="77777777" w:rsidR="003252F4" w:rsidRPr="003252F4" w:rsidRDefault="003252F4" w:rsidP="00A73356">
      <w:pPr>
        <w:pStyle w:val="Ttulo3"/>
        <w:rPr>
          <w:rFonts w:eastAsia="Calibri" w:cs="Arial"/>
        </w:rPr>
      </w:pPr>
      <w:bookmarkStart w:id="44" w:name="_Toc511585167"/>
      <w:r w:rsidRPr="003252F4">
        <w:rPr>
          <w:rFonts w:eastAsia="Calibri" w:cs="Arial"/>
        </w:rPr>
        <w:t>Célula Eletroquímica</w:t>
      </w:r>
      <w:bookmarkEnd w:id="44"/>
    </w:p>
    <w:p w14:paraId="0F6AA4A4" w14:textId="2F26B8D2" w:rsidR="00D7257F" w:rsidRDefault="003252F4">
      <w:pPr>
        <w:keepNext/>
        <w:spacing w:before="240" w:after="240"/>
        <w:ind w:firstLine="709"/>
        <w:rPr>
          <w:ins w:id="45" w:author="Adriana Carvalho" w:date="2018-04-28T01:50:00Z"/>
          <w:rFonts w:cs="Arial"/>
        </w:rPr>
        <w:pPrChange w:id="46" w:author="Adriana Carvalho" w:date="2018-04-28T02:29:00Z">
          <w:pPr>
            <w:keepNext/>
            <w:spacing w:before="240" w:after="240"/>
          </w:pPr>
        </w:pPrChange>
      </w:pPr>
      <w:r w:rsidRPr="003252F4">
        <w:rPr>
          <w:rFonts w:cs="Arial"/>
        </w:rPr>
        <w:t>A célula eletroquímica utilizada foi de compartimento único e com três eletrodos: (1) superfície de ouro</w:t>
      </w:r>
      <w:ins w:id="47" w:author="Adriana Carvalho" w:date="2018-04-28T02:32:00Z">
        <w:r w:rsidR="003624F7">
          <w:rPr>
            <w:rFonts w:cs="Arial"/>
          </w:rPr>
          <w:t xml:space="preserve"> </w:t>
        </w:r>
        <w:proofErr w:type="spellStart"/>
        <w:r w:rsidR="003624F7">
          <w:rPr>
            <w:rFonts w:cs="Arial"/>
          </w:rPr>
          <w:t>policristalina</w:t>
        </w:r>
      </w:ins>
      <w:proofErr w:type="spellEnd"/>
      <w:r w:rsidRPr="003252F4">
        <w:rPr>
          <w:rFonts w:cs="Arial"/>
        </w:rPr>
        <w:t xml:space="preserve"> (trabalho), (2) Ag</w:t>
      </w:r>
      <w:r w:rsidR="008E6531">
        <w:rPr>
          <w:rFonts w:cs="Arial"/>
        </w:rPr>
        <w:t>/</w:t>
      </w:r>
      <w:r w:rsidRPr="003252F4">
        <w:rPr>
          <w:rFonts w:cs="Arial"/>
        </w:rPr>
        <w:t xml:space="preserve">AgCl em solução </w:t>
      </w:r>
      <w:proofErr w:type="gramStart"/>
      <w:r w:rsidR="005830D1">
        <w:rPr>
          <w:rFonts w:cs="Arial"/>
        </w:rPr>
        <w:t>3 mol</w:t>
      </w:r>
      <w:proofErr w:type="gramEnd"/>
      <w:r w:rsidR="005830D1">
        <w:rPr>
          <w:rFonts w:cs="Arial"/>
        </w:rPr>
        <w:t xml:space="preserve"> L</w:t>
      </w:r>
      <w:r w:rsidR="005830D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KCl (referência) e (3) um fio de platina (auxiliar) (Figura 4). A área circular superficial do eletrodo de trabalho foi de 3,80 mm</w:t>
      </w:r>
      <w:r w:rsidRPr="008E6531">
        <w:rPr>
          <w:rFonts w:cs="Arial"/>
          <w:vertAlign w:val="superscript"/>
        </w:rPr>
        <w:t>2</w:t>
      </w:r>
      <w:r w:rsidRPr="003252F4">
        <w:rPr>
          <w:rFonts w:cs="Arial"/>
        </w:rPr>
        <w:t>.</w:t>
      </w:r>
      <w:moveFromRangeStart w:id="48" w:author="Adriana Carvalho" w:date="2018-04-27T22:07:00Z" w:name="move512630196"/>
      <w:moveFrom w:id="49" w:author="Adriana Carvalho" w:date="2018-04-27T22:07:00Z">
        <w:r w:rsidRPr="003252F4" w:rsidDel="005A14C4">
          <w:rPr>
            <w:rFonts w:cs="Arial"/>
          </w:rPr>
          <w:t xml:space="preserve"> As caracterizações dos sistemas foram realizadas em 25 °C e monitoradas por sonda eletroquímica (1 mmol L</w:t>
        </w:r>
        <w:r w:rsidRPr="008E6531" w:rsidDel="005A14C4">
          <w:rPr>
            <w:rFonts w:cs="Arial"/>
            <w:vertAlign w:val="superscript"/>
          </w:rPr>
          <w:t>-1</w:t>
        </w:r>
        <w:r w:rsidRPr="003252F4" w:rsidDel="005A14C4">
          <w:rPr>
            <w:rFonts w:cs="Arial"/>
          </w:rPr>
          <w:t xml:space="preserve"> de K</w:t>
        </w:r>
        <w:r w:rsidRPr="008E6531" w:rsidDel="005A14C4">
          <w:rPr>
            <w:rFonts w:cs="Arial"/>
            <w:vertAlign w:val="subscript"/>
          </w:rPr>
          <w:t>4</w:t>
        </w:r>
        <w:r w:rsidRPr="003252F4" w:rsidDel="005A14C4">
          <w:rPr>
            <w:rFonts w:cs="Arial"/>
          </w:rPr>
          <w:t>Fe(CN)</w:t>
        </w:r>
        <w:r w:rsidRPr="008E6531" w:rsidDel="005A14C4">
          <w:rPr>
            <w:rFonts w:cs="Arial"/>
            <w:vertAlign w:val="subscript"/>
          </w:rPr>
          <w:t>6</w:t>
        </w:r>
        <w:r w:rsidRPr="003252F4" w:rsidDel="005A14C4">
          <w:rPr>
            <w:rFonts w:cs="Arial"/>
          </w:rPr>
          <w:t>/K</w:t>
        </w:r>
        <w:r w:rsidRPr="008E6531" w:rsidDel="005A14C4">
          <w:rPr>
            <w:rFonts w:cs="Arial"/>
            <w:vertAlign w:val="subscript"/>
          </w:rPr>
          <w:t>3</w:t>
        </w:r>
        <w:r w:rsidRPr="003252F4" w:rsidDel="005A14C4">
          <w:rPr>
            <w:rFonts w:cs="Arial"/>
          </w:rPr>
          <w:t>Fe(CN)</w:t>
        </w:r>
        <w:r w:rsidRPr="008E6531" w:rsidDel="005A14C4">
          <w:rPr>
            <w:rFonts w:cs="Arial"/>
            <w:vertAlign w:val="subscript"/>
          </w:rPr>
          <w:t>6</w:t>
        </w:r>
        <w:r w:rsidRPr="003252F4" w:rsidDel="005A14C4">
          <w:rPr>
            <w:rFonts w:cs="Arial"/>
          </w:rPr>
          <w:t>) em solução aquosa de 0,1 mol L</w:t>
        </w:r>
        <w:r w:rsidRPr="008E6531" w:rsidDel="005A14C4">
          <w:rPr>
            <w:rFonts w:cs="Arial"/>
            <w:vertAlign w:val="superscript"/>
          </w:rPr>
          <w:t>-1</w:t>
        </w:r>
        <w:r w:rsidRPr="003252F4" w:rsidDel="005A14C4">
          <w:rPr>
            <w:rFonts w:cs="Arial"/>
          </w:rPr>
          <w:t xml:space="preserve"> de KCl no pH aparente 7.</w:t>
        </w:r>
      </w:moveFrom>
      <w:moveFromRangeEnd w:id="48"/>
      <w:del w:id="50" w:author="Adriana Carvalho" w:date="2018-04-28T02:29:00Z">
        <w:r w:rsidRPr="003252F4" w:rsidDel="003624F7">
          <w:rPr>
            <w:rFonts w:cs="Arial"/>
          </w:rPr>
          <w:delText xml:space="preserve">  </w:delText>
        </w:r>
      </w:del>
    </w:p>
    <w:p w14:paraId="728E2F5E" w14:textId="3C75D49F" w:rsidR="00D7257F" w:rsidRPr="00236C68" w:rsidRDefault="00D7257F" w:rsidP="00D7257F">
      <w:pPr>
        <w:keepNext/>
        <w:spacing w:before="240" w:after="240"/>
        <w:rPr>
          <w:ins w:id="51" w:author="Adriana Carvalho" w:date="2018-04-28T01:50:00Z"/>
          <w:rFonts w:cs="Arial"/>
          <w:iCs/>
          <w:sz w:val="20"/>
          <w:szCs w:val="20"/>
        </w:rPr>
      </w:pPr>
      <w:ins w:id="52" w:author="Adriana Carvalho" w:date="2018-04-28T01:50:00Z">
        <w:r w:rsidRPr="00236C68">
          <w:rPr>
            <w:rFonts w:cs="Arial"/>
            <w:b/>
            <w:iCs/>
            <w:sz w:val="20"/>
            <w:szCs w:val="20"/>
          </w:rPr>
          <w:t>Figura 4.</w:t>
        </w:r>
        <w:r w:rsidRPr="00236C68">
          <w:rPr>
            <w:rFonts w:cs="Arial"/>
            <w:iCs/>
            <w:sz w:val="20"/>
            <w:szCs w:val="20"/>
          </w:rPr>
          <w:t xml:space="preserve"> Representação da célula eletroquímica contendo os três eletrodos </w:t>
        </w:r>
        <w:r>
          <w:rPr>
            <w:rFonts w:cs="Arial"/>
            <w:iCs/>
            <w:sz w:val="20"/>
            <w:szCs w:val="20"/>
          </w:rPr>
          <w:t>imersos em</w:t>
        </w:r>
        <w:r w:rsidRPr="00236C68">
          <w:rPr>
            <w:rFonts w:cs="Arial"/>
            <w:iCs/>
            <w:sz w:val="20"/>
            <w:szCs w:val="20"/>
          </w:rPr>
          <w:t xml:space="preserve"> solução </w:t>
        </w:r>
        <w:r>
          <w:rPr>
            <w:rFonts w:cs="Arial"/>
            <w:sz w:val="20"/>
            <w:szCs w:val="20"/>
          </w:rPr>
          <w:t>eletrolítica.</w:t>
        </w:r>
      </w:ins>
    </w:p>
    <w:p w14:paraId="53BC2F58" w14:textId="77777777" w:rsidR="00D7257F" w:rsidRPr="003252F4" w:rsidRDefault="00D7257F" w:rsidP="00D7257F">
      <w:pPr>
        <w:spacing w:before="240" w:after="240"/>
        <w:jc w:val="center"/>
        <w:rPr>
          <w:ins w:id="53" w:author="Adriana Carvalho" w:date="2018-04-28T01:50:00Z"/>
          <w:rFonts w:cs="Arial"/>
        </w:rPr>
      </w:pPr>
      <w:ins w:id="54" w:author="Adriana Carvalho" w:date="2018-04-28T01:50:00Z">
        <w:r w:rsidRPr="003252F4">
          <w:rPr>
            <w:rFonts w:cs="Arial"/>
            <w:noProof/>
            <w:lang w:val="en-US"/>
          </w:rPr>
          <w:drawing>
            <wp:inline distT="0" distB="0" distL="0" distR="0" wp14:anchorId="75712918" wp14:editId="11426DAA">
              <wp:extent cx="3600000" cy="3202360"/>
              <wp:effectExtent l="0" t="0" r="635" b="0"/>
              <wp:docPr id="17" name="Imagem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élula.png"/>
                      <pic:cNvPicPr/>
                    </pic:nvPicPr>
                    <pic:blipFill rotWithShape="1"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2158" r="14607"/>
                      <a:stretch/>
                    </pic:blipFill>
                    <pic:spPr bwMode="auto">
                      <a:xfrm>
                        <a:off x="0" y="0"/>
                        <a:ext cx="3600000" cy="320236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FF60A7C" w14:textId="5BDD7B8E" w:rsidR="003252F4" w:rsidRPr="003252F4" w:rsidRDefault="003252F4" w:rsidP="00A73356">
      <w:pPr>
        <w:spacing w:after="120"/>
        <w:ind w:firstLine="709"/>
        <w:rPr>
          <w:rFonts w:cs="Arial"/>
        </w:rPr>
      </w:pPr>
    </w:p>
    <w:p w14:paraId="2CFD20EC" w14:textId="77777777" w:rsidR="003252F4" w:rsidRPr="003252F4" w:rsidRDefault="003252F4" w:rsidP="00A73356">
      <w:pPr>
        <w:pStyle w:val="Ttulo3"/>
        <w:rPr>
          <w:rFonts w:eastAsia="Calibri" w:cs="Arial"/>
        </w:rPr>
      </w:pPr>
      <w:bookmarkStart w:id="55" w:name="_Toc511585168"/>
      <w:r w:rsidRPr="003252F4">
        <w:rPr>
          <w:rFonts w:eastAsia="Calibri" w:cs="Arial"/>
        </w:rPr>
        <w:t>Equipamentos</w:t>
      </w:r>
      <w:bookmarkEnd w:id="55"/>
    </w:p>
    <w:p w14:paraId="05E4CA77" w14:textId="77777777"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Em todos os experimentos foram usados o potenciostato/</w:t>
      </w:r>
      <w:proofErr w:type="spellStart"/>
      <w:r w:rsidRPr="003252F4">
        <w:rPr>
          <w:rFonts w:cs="Arial"/>
        </w:rPr>
        <w:t>galvanostato</w:t>
      </w:r>
      <w:proofErr w:type="spellEnd"/>
      <w:r w:rsidRPr="003252F4">
        <w:rPr>
          <w:rFonts w:cs="Arial"/>
        </w:rPr>
        <w:t xml:space="preserve"> PGSTAT128N (Autolab) em interface com o </w:t>
      </w:r>
      <w:r w:rsidRPr="003252F4">
        <w:rPr>
          <w:rFonts w:cs="Arial"/>
          <w:i/>
        </w:rPr>
        <w:t>software</w:t>
      </w:r>
      <w:r w:rsidRPr="003252F4">
        <w:rPr>
          <w:rFonts w:cs="Arial"/>
        </w:rPr>
        <w:t xml:space="preserve"> NOVA 1.11.2 (Metrohm Autolab B.V.), instalado em microcomputador, para análise e tratamento dos dados obtidos (Figura 5).</w:t>
      </w:r>
    </w:p>
    <w:p w14:paraId="3537EAB5" w14:textId="2677C451" w:rsidR="003252F4" w:rsidRPr="00236C68" w:rsidDel="00D7257F" w:rsidRDefault="003252F4" w:rsidP="00DC2B78">
      <w:pPr>
        <w:keepNext/>
        <w:spacing w:before="240" w:after="240"/>
        <w:rPr>
          <w:del w:id="56" w:author="Adriana Carvalho" w:date="2018-04-28T01:50:00Z"/>
          <w:rFonts w:cs="Arial"/>
          <w:iCs/>
          <w:sz w:val="20"/>
          <w:szCs w:val="20"/>
        </w:rPr>
      </w:pPr>
      <w:del w:id="57" w:author="Adriana Carvalho" w:date="2018-04-28T01:50:00Z">
        <w:r w:rsidRPr="00236C68" w:rsidDel="00D7257F">
          <w:rPr>
            <w:rFonts w:cs="Arial"/>
            <w:b/>
            <w:iCs/>
            <w:sz w:val="20"/>
            <w:szCs w:val="20"/>
          </w:rPr>
          <w:lastRenderedPageBreak/>
          <w:delText>Figura 4.</w:delText>
        </w:r>
        <w:r w:rsidRPr="00236C68" w:rsidDel="00D7257F">
          <w:rPr>
            <w:rFonts w:cs="Arial"/>
            <w:iCs/>
            <w:sz w:val="20"/>
            <w:szCs w:val="20"/>
          </w:rPr>
          <w:delText xml:space="preserve"> </w:delText>
        </w:r>
        <w:r w:rsidR="00236C68" w:rsidRPr="00236C68" w:rsidDel="00D7257F">
          <w:rPr>
            <w:rFonts w:cs="Arial"/>
            <w:iCs/>
            <w:sz w:val="20"/>
            <w:szCs w:val="20"/>
          </w:rPr>
          <w:delText>Representação</w:delText>
        </w:r>
        <w:r w:rsidRPr="00236C68" w:rsidDel="00D7257F">
          <w:rPr>
            <w:rFonts w:cs="Arial"/>
            <w:iCs/>
            <w:sz w:val="20"/>
            <w:szCs w:val="20"/>
          </w:rPr>
          <w:delText xml:space="preserve"> da célula eletroquímica contendo os três eletrodos </w:delText>
        </w:r>
      </w:del>
      <w:del w:id="58" w:author="Adriana Carvalho" w:date="2018-04-28T01:49:00Z">
        <w:r w:rsidRPr="00236C68" w:rsidDel="00D7257F">
          <w:rPr>
            <w:rFonts w:cs="Arial"/>
            <w:iCs/>
            <w:sz w:val="20"/>
            <w:szCs w:val="20"/>
          </w:rPr>
          <w:delText xml:space="preserve">em </w:delText>
        </w:r>
      </w:del>
      <w:bookmarkStart w:id="59" w:name="_Hlk511968070"/>
      <w:del w:id="60" w:author="Adriana Carvalho" w:date="2018-04-28T01:50:00Z">
        <w:r w:rsidRPr="00236C68" w:rsidDel="00D7257F">
          <w:rPr>
            <w:rFonts w:cs="Arial"/>
            <w:iCs/>
            <w:sz w:val="20"/>
            <w:szCs w:val="20"/>
          </w:rPr>
          <w:delText>solução</w:delText>
        </w:r>
        <w:r w:rsidR="00236C68" w:rsidRPr="00236C68" w:rsidDel="00D7257F">
          <w:rPr>
            <w:rFonts w:cs="Arial"/>
            <w:iCs/>
            <w:sz w:val="20"/>
            <w:szCs w:val="20"/>
          </w:rPr>
          <w:delText xml:space="preserve"> </w:delText>
        </w:r>
      </w:del>
      <w:bookmarkStart w:id="61" w:name="_Hlk511968413"/>
      <w:del w:id="62" w:author="Adriana Carvalho" w:date="2018-04-28T01:49:00Z">
        <w:r w:rsidR="00236C68" w:rsidRPr="00236C68" w:rsidDel="00D7257F">
          <w:rPr>
            <w:rFonts w:cs="Arial"/>
            <w:sz w:val="20"/>
            <w:szCs w:val="20"/>
          </w:rPr>
          <w:delText>0,1 mol L</w:delText>
        </w:r>
        <w:r w:rsidR="00236C68" w:rsidRPr="00236C68" w:rsidDel="00D7257F">
          <w:rPr>
            <w:rFonts w:cs="Arial"/>
            <w:sz w:val="20"/>
            <w:szCs w:val="20"/>
            <w:vertAlign w:val="superscript"/>
          </w:rPr>
          <w:delText>-1</w:delText>
        </w:r>
        <w:r w:rsidR="00236C68" w:rsidRPr="00236C68" w:rsidDel="00D7257F">
          <w:rPr>
            <w:rFonts w:cs="Arial"/>
            <w:sz w:val="20"/>
            <w:szCs w:val="20"/>
          </w:rPr>
          <w:delText xml:space="preserve"> de KCl </w:delText>
        </w:r>
        <w:r w:rsidR="00236C68" w:rsidDel="00D7257F">
          <w:rPr>
            <w:rFonts w:cs="Arial"/>
            <w:sz w:val="20"/>
            <w:szCs w:val="20"/>
          </w:rPr>
          <w:delText xml:space="preserve">com </w:delText>
        </w:r>
        <w:r w:rsidR="00236C68" w:rsidRPr="00236C68" w:rsidDel="00D7257F">
          <w:rPr>
            <w:rFonts w:cs="Arial"/>
            <w:sz w:val="20"/>
            <w:szCs w:val="20"/>
          </w:rPr>
          <w:delText>1 mmol L</w:delText>
        </w:r>
        <w:r w:rsidR="00236C68" w:rsidRPr="00236C68" w:rsidDel="00D7257F">
          <w:rPr>
            <w:rFonts w:cs="Arial"/>
            <w:sz w:val="20"/>
            <w:szCs w:val="20"/>
            <w:vertAlign w:val="superscript"/>
          </w:rPr>
          <w:delText>-1</w:delText>
        </w:r>
        <w:r w:rsidR="00236C68" w:rsidRPr="00236C68" w:rsidDel="00D7257F">
          <w:rPr>
            <w:rFonts w:cs="Arial"/>
            <w:sz w:val="20"/>
            <w:szCs w:val="20"/>
          </w:rPr>
          <w:delText xml:space="preserve"> de K</w:delText>
        </w:r>
        <w:r w:rsidR="00236C68" w:rsidRPr="00236C68" w:rsidDel="00D7257F">
          <w:rPr>
            <w:rFonts w:cs="Arial"/>
            <w:sz w:val="20"/>
            <w:szCs w:val="20"/>
            <w:vertAlign w:val="subscript"/>
          </w:rPr>
          <w:delText>4</w:delText>
        </w:r>
        <w:r w:rsidR="00236C68" w:rsidRPr="00236C68" w:rsidDel="00D7257F">
          <w:rPr>
            <w:rFonts w:cs="Arial"/>
            <w:sz w:val="20"/>
            <w:szCs w:val="20"/>
          </w:rPr>
          <w:delText>Fe(CN)</w:delText>
        </w:r>
        <w:r w:rsidR="00236C68" w:rsidRPr="00236C68" w:rsidDel="00D7257F">
          <w:rPr>
            <w:rFonts w:cs="Arial"/>
            <w:sz w:val="20"/>
            <w:szCs w:val="20"/>
            <w:vertAlign w:val="subscript"/>
          </w:rPr>
          <w:delText>6</w:delText>
        </w:r>
        <w:r w:rsidR="00236C68" w:rsidRPr="00236C68" w:rsidDel="00D7257F">
          <w:rPr>
            <w:rFonts w:cs="Arial"/>
            <w:sz w:val="20"/>
            <w:szCs w:val="20"/>
          </w:rPr>
          <w:delText>/K</w:delText>
        </w:r>
        <w:r w:rsidR="00236C68" w:rsidRPr="00236C68" w:rsidDel="00D7257F">
          <w:rPr>
            <w:rFonts w:cs="Arial"/>
            <w:sz w:val="20"/>
            <w:szCs w:val="20"/>
            <w:vertAlign w:val="subscript"/>
          </w:rPr>
          <w:delText>3</w:delText>
        </w:r>
        <w:r w:rsidR="00236C68" w:rsidRPr="00236C68" w:rsidDel="00D7257F">
          <w:rPr>
            <w:rFonts w:cs="Arial"/>
            <w:sz w:val="20"/>
            <w:szCs w:val="20"/>
          </w:rPr>
          <w:delText>Fe(CN)</w:delText>
        </w:r>
        <w:r w:rsidR="00236C68" w:rsidRPr="00236C68" w:rsidDel="00D7257F">
          <w:rPr>
            <w:rFonts w:cs="Arial"/>
            <w:sz w:val="20"/>
            <w:szCs w:val="20"/>
            <w:vertAlign w:val="subscript"/>
          </w:rPr>
          <w:delText>6</w:delText>
        </w:r>
        <w:r w:rsidR="00236C68" w:rsidRPr="00236C68" w:rsidDel="00D7257F">
          <w:rPr>
            <w:rFonts w:cs="Arial"/>
            <w:sz w:val="20"/>
            <w:szCs w:val="20"/>
          </w:rPr>
          <w:delText>)</w:delText>
        </w:r>
      </w:del>
      <w:bookmarkEnd w:id="59"/>
      <w:bookmarkEnd w:id="61"/>
    </w:p>
    <w:p w14:paraId="3D33F36D" w14:textId="201C2398" w:rsidR="003252F4" w:rsidRPr="003252F4" w:rsidDel="00D7257F" w:rsidRDefault="003252F4" w:rsidP="00A73356">
      <w:pPr>
        <w:spacing w:before="240" w:after="240"/>
        <w:jc w:val="center"/>
        <w:rPr>
          <w:del w:id="63" w:author="Adriana Carvalho" w:date="2018-04-28T01:50:00Z"/>
          <w:rFonts w:cs="Arial"/>
        </w:rPr>
      </w:pPr>
      <w:del w:id="64" w:author="Adriana Carvalho" w:date="2018-04-28T01:50:00Z">
        <w:r w:rsidRPr="003252F4" w:rsidDel="00D7257F">
          <w:rPr>
            <w:rFonts w:cs="Arial"/>
            <w:noProof/>
            <w:lang w:val="en-US"/>
          </w:rPr>
          <w:drawing>
            <wp:inline distT="0" distB="0" distL="0" distR="0" wp14:anchorId="1688BC40" wp14:editId="16AA91A2">
              <wp:extent cx="3600000" cy="3202360"/>
              <wp:effectExtent l="0" t="0" r="635" b="0"/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élula.png"/>
                      <pic:cNvPicPr/>
                    </pic:nvPicPr>
                    <pic:blipFill rotWithShape="1"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2158" r="14607"/>
                      <a:stretch/>
                    </pic:blipFill>
                    <pic:spPr bwMode="auto">
                      <a:xfrm>
                        <a:off x="0" y="0"/>
                        <a:ext cx="3600000" cy="320236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0D0E75FE" w14:textId="77777777" w:rsidR="003252F4" w:rsidRPr="003252F4" w:rsidRDefault="003252F4" w:rsidP="00DC2B78">
      <w:pPr>
        <w:keepNext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t>Figura 5.</w:t>
      </w:r>
      <w:r w:rsidRPr="003252F4">
        <w:rPr>
          <w:rFonts w:cs="Arial"/>
          <w:iCs/>
          <w:sz w:val="20"/>
          <w:szCs w:val="18"/>
        </w:rPr>
        <w:t xml:space="preserve"> Esquema da </w:t>
      </w:r>
      <w:r w:rsidR="001C0C2A">
        <w:rPr>
          <w:rFonts w:cs="Arial"/>
          <w:iCs/>
          <w:sz w:val="20"/>
          <w:szCs w:val="18"/>
        </w:rPr>
        <w:t>i</w:t>
      </w:r>
      <w:r w:rsidRPr="003252F4">
        <w:rPr>
          <w:rFonts w:cs="Arial"/>
          <w:iCs/>
          <w:sz w:val="20"/>
          <w:szCs w:val="18"/>
        </w:rPr>
        <w:t xml:space="preserve">nstrumentação </w:t>
      </w:r>
      <w:r w:rsidR="001C0C2A">
        <w:rPr>
          <w:rFonts w:cs="Arial"/>
          <w:iCs/>
          <w:sz w:val="20"/>
          <w:szCs w:val="18"/>
        </w:rPr>
        <w:t>e</w:t>
      </w:r>
      <w:r w:rsidRPr="003252F4">
        <w:rPr>
          <w:rFonts w:cs="Arial"/>
          <w:iCs/>
          <w:sz w:val="20"/>
          <w:szCs w:val="18"/>
        </w:rPr>
        <w:t>letroquímica utilizadas nos experimentos</w:t>
      </w:r>
    </w:p>
    <w:p w14:paraId="7ED13922" w14:textId="77777777"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28A1B80A" wp14:editId="5F1E1659">
            <wp:extent cx="3600000" cy="229159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rumentação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1" t="17858" r="17249" b="8563"/>
                    <a:stretch/>
                  </pic:blipFill>
                  <pic:spPr bwMode="auto">
                    <a:xfrm>
                      <a:off x="0" y="0"/>
                      <a:ext cx="3600000" cy="229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B89BF78" w14:textId="77777777" w:rsidR="003252F4" w:rsidRPr="003252F4" w:rsidRDefault="003252F4" w:rsidP="00A73356">
      <w:pPr>
        <w:pStyle w:val="Ttulo2"/>
        <w:rPr>
          <w:rFonts w:eastAsia="Calibri" w:cs="Arial"/>
        </w:rPr>
      </w:pPr>
      <w:bookmarkStart w:id="65" w:name="_Toc511585169"/>
      <w:r w:rsidRPr="003252F4">
        <w:rPr>
          <w:rFonts w:cs="Arial"/>
        </w:rPr>
        <w:t>PROCEDIMENTO</w:t>
      </w:r>
      <w:r w:rsidRPr="003252F4">
        <w:rPr>
          <w:rFonts w:eastAsia="Calibri" w:cs="Arial"/>
        </w:rPr>
        <w:t xml:space="preserve"> EXPERIMENTAL</w:t>
      </w:r>
      <w:bookmarkEnd w:id="65"/>
    </w:p>
    <w:p w14:paraId="2E832AA6" w14:textId="093AE8FF" w:rsidR="003252F4" w:rsidRPr="003252F4" w:rsidRDefault="00D7257F" w:rsidP="00A73356">
      <w:pPr>
        <w:pStyle w:val="Ttulo3"/>
        <w:rPr>
          <w:rFonts w:cs="Arial"/>
        </w:rPr>
      </w:pPr>
      <w:bookmarkStart w:id="66" w:name="_Toc511585170"/>
      <w:ins w:id="67" w:author="Adriana Carvalho" w:date="2018-04-28T01:50:00Z">
        <w:r>
          <w:rPr>
            <w:rFonts w:cs="Arial"/>
          </w:rPr>
          <w:t>T</w:t>
        </w:r>
      </w:ins>
      <w:del w:id="68" w:author="Adriana Carvalho" w:date="2018-04-28T01:50:00Z">
        <w:r w:rsidR="00657ADF" w:rsidDel="00D7257F">
          <w:rPr>
            <w:rFonts w:cs="Arial"/>
          </w:rPr>
          <w:delText>Pré-t</w:delText>
        </w:r>
      </w:del>
      <w:r w:rsidR="003252F4" w:rsidRPr="003252F4">
        <w:rPr>
          <w:rFonts w:cs="Arial"/>
        </w:rPr>
        <w:t xml:space="preserve">ratamento da </w:t>
      </w:r>
      <w:r w:rsidR="00657ADF">
        <w:rPr>
          <w:rFonts w:cs="Arial"/>
        </w:rPr>
        <w:t>s</w:t>
      </w:r>
      <w:r w:rsidR="003252F4" w:rsidRPr="003252F4">
        <w:rPr>
          <w:rFonts w:cs="Arial"/>
        </w:rPr>
        <w:t>uperfície de Ouro</w:t>
      </w:r>
      <w:bookmarkEnd w:id="66"/>
    </w:p>
    <w:p w14:paraId="7907E3CA" w14:textId="33BE6CEC" w:rsidR="003252F4" w:rsidRPr="003252F4" w:rsidRDefault="005A14C4" w:rsidP="00A73356">
      <w:pPr>
        <w:spacing w:after="120"/>
        <w:ind w:firstLine="709"/>
        <w:rPr>
          <w:rFonts w:cs="Arial"/>
        </w:rPr>
      </w:pPr>
      <w:ins w:id="69" w:author="Adriana Carvalho" w:date="2018-04-27T22:16:00Z">
        <w:r>
          <w:rPr>
            <w:rFonts w:cs="Arial"/>
          </w:rPr>
          <w:t xml:space="preserve">O eletrodo de trabalho foi submerso em ácido nítrico 65% por 3 minutos e enxaguado com água destilada. Posteriormente, a superfície </w:t>
        </w:r>
      </w:ins>
      <w:ins w:id="70" w:author="Adriana Carvalho" w:date="2018-04-28T01:51:00Z">
        <w:r w:rsidR="00D7257F">
          <w:rPr>
            <w:rFonts w:cs="Arial"/>
          </w:rPr>
          <w:t>foi submetida</w:t>
        </w:r>
      </w:ins>
      <w:ins w:id="71" w:author="Adriana Carvalho" w:date="2018-04-27T22:16:00Z">
        <w:r>
          <w:rPr>
            <w:rFonts w:cs="Arial"/>
          </w:rPr>
          <w:t xml:space="preserve"> </w:t>
        </w:r>
      </w:ins>
      <w:ins w:id="72" w:author="Adriana Carvalho" w:date="2018-04-28T01:51:00Z">
        <w:r w:rsidR="00D7257F">
          <w:rPr>
            <w:rFonts w:cs="Arial"/>
          </w:rPr>
          <w:t>a</w:t>
        </w:r>
      </w:ins>
      <w:ins w:id="73" w:author="Adriana Carvalho" w:date="2018-04-27T22:16:00Z">
        <w:r>
          <w:rPr>
            <w:rFonts w:cs="Arial"/>
          </w:rPr>
          <w:t>o tratamento físico de polimento em feltro com abrasivo de alumina com 0,3 µm de diâmetro durante 5 minutos. A superfície foi subsequentemente enxaguada com fortes jatos de água destilada por volta de 1 minuto</w:t>
        </w:r>
      </w:ins>
      <w:ins w:id="74" w:author="Adriana Carvalho" w:date="2018-04-28T01:51:00Z">
        <w:r w:rsidR="00D7257F">
          <w:rPr>
            <w:rFonts w:cs="Arial"/>
          </w:rPr>
          <w:t xml:space="preserve"> para remoção do abrasivo</w:t>
        </w:r>
      </w:ins>
      <w:ins w:id="75" w:author="Adriana Carvalho" w:date="2018-04-27T22:16:00Z">
        <w:r>
          <w:rPr>
            <w:rFonts w:cs="Arial"/>
          </w:rPr>
          <w:t>.</w:t>
        </w:r>
      </w:ins>
      <w:moveFromRangeStart w:id="76" w:author="Adriana Carvalho" w:date="2018-04-27T22:15:00Z" w:name="move512630662"/>
      <w:moveFrom w:id="77" w:author="Adriana Carvalho" w:date="2018-04-27T22:15:00Z">
        <w:r w:rsidR="003252F4" w:rsidRPr="003252F4" w:rsidDel="005A14C4">
          <w:rPr>
            <w:rFonts w:cs="Arial"/>
          </w:rPr>
          <w:t>A superfície de ouro pass</w:t>
        </w:r>
        <w:r w:rsidR="00E3130E" w:rsidDel="005A14C4">
          <w:rPr>
            <w:rFonts w:cs="Arial"/>
          </w:rPr>
          <w:t>ou</w:t>
        </w:r>
        <w:r w:rsidR="003252F4" w:rsidRPr="003252F4" w:rsidDel="005A14C4">
          <w:rPr>
            <w:rFonts w:cs="Arial"/>
          </w:rPr>
          <w:t xml:space="preserve"> pelo processo de tratamento para remoção de impurezas impregnadas no eletrodo. Para isso, em uma primeira etapa, a superfície fo</w:t>
        </w:r>
        <w:r w:rsidR="00E3130E" w:rsidDel="005A14C4">
          <w:rPr>
            <w:rFonts w:cs="Arial"/>
          </w:rPr>
          <w:t>i</w:t>
        </w:r>
        <w:r w:rsidR="003252F4" w:rsidRPr="003252F4" w:rsidDel="005A14C4">
          <w:rPr>
            <w:rFonts w:cs="Arial"/>
          </w:rPr>
          <w:t xml:space="preserve"> submetida a um tratamento químico. </w:t>
        </w:r>
      </w:moveFrom>
      <w:moveFromRangeEnd w:id="76"/>
      <w:del w:id="78" w:author="Adriana Carvalho" w:date="2018-04-27T22:16:00Z">
        <w:r w:rsidR="003252F4" w:rsidRPr="003252F4" w:rsidDel="005A14C4">
          <w:rPr>
            <w:rFonts w:cs="Arial"/>
          </w:rPr>
          <w:delText xml:space="preserve">O eletrodo de trabalho foi submerso em ácido nítrico </w:delText>
        </w:r>
        <w:r w:rsidR="00C960AB" w:rsidDel="005A14C4">
          <w:rPr>
            <w:rFonts w:cs="Arial"/>
          </w:rPr>
          <w:delText>6</w:delText>
        </w:r>
        <w:r w:rsidR="003252F4" w:rsidRPr="003252F4" w:rsidDel="005A14C4">
          <w:rPr>
            <w:rFonts w:cs="Arial"/>
          </w:rPr>
          <w:delText xml:space="preserve">5% por 3 minutos e enxaguado com água destilada. Posteriormente, a superfície </w:delText>
        </w:r>
      </w:del>
      <w:del w:id="79" w:author="Adriana Carvalho" w:date="2018-04-27T22:15:00Z">
        <w:r w:rsidR="003252F4" w:rsidRPr="003252F4" w:rsidDel="005A14C4">
          <w:rPr>
            <w:rFonts w:cs="Arial"/>
          </w:rPr>
          <w:delText>sofre</w:delText>
        </w:r>
        <w:r w:rsidR="00E3130E" w:rsidDel="005A14C4">
          <w:rPr>
            <w:rFonts w:cs="Arial"/>
          </w:rPr>
          <w:delText>u</w:delText>
        </w:r>
        <w:r w:rsidR="003252F4" w:rsidRPr="003252F4" w:rsidDel="005A14C4">
          <w:rPr>
            <w:rFonts w:cs="Arial"/>
          </w:rPr>
          <w:delText xml:space="preserve"> o tratamento físico de polimento</w:delText>
        </w:r>
      </w:del>
      <w:del w:id="80" w:author="Adriana Carvalho" w:date="2018-04-27T22:16:00Z">
        <w:r w:rsidR="003252F4" w:rsidRPr="003252F4" w:rsidDel="005A14C4">
          <w:rPr>
            <w:rFonts w:cs="Arial"/>
          </w:rPr>
          <w:delText>, utilizando feltro juntamente com solução de alumina 0,3 µm, por 5 minutos. A superfície fo</w:delText>
        </w:r>
        <w:r w:rsidR="00E3130E" w:rsidDel="005A14C4">
          <w:rPr>
            <w:rFonts w:cs="Arial"/>
          </w:rPr>
          <w:delText>i</w:delText>
        </w:r>
        <w:r w:rsidR="003252F4" w:rsidRPr="003252F4" w:rsidDel="005A14C4">
          <w:rPr>
            <w:rFonts w:cs="Arial"/>
          </w:rPr>
          <w:delText xml:space="preserve"> subsequentemente enxaguada com água destilada por 1 minuto.</w:delText>
        </w:r>
      </w:del>
    </w:p>
    <w:p w14:paraId="3EBAB325" w14:textId="77777777" w:rsidR="003252F4" w:rsidRPr="003252F4" w:rsidRDefault="003252F4" w:rsidP="00A73356">
      <w:pPr>
        <w:pStyle w:val="Ttulo3"/>
        <w:rPr>
          <w:rFonts w:cs="Arial"/>
        </w:rPr>
      </w:pPr>
      <w:bookmarkStart w:id="81" w:name="_Toc511585171"/>
      <w:r w:rsidRPr="003252F4">
        <w:rPr>
          <w:rFonts w:cs="Arial"/>
        </w:rPr>
        <w:t xml:space="preserve">Modificação da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81"/>
    </w:p>
    <w:p w14:paraId="1B776889" w14:textId="6B5F4EC4"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Para a modificação da superfície de ouro por SAM, imergiu-se a superfície em solução etanólica 18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do alcanotiol, </w:t>
      </w:r>
      <w:commentRangeStart w:id="82"/>
      <w:r w:rsidRPr="003252F4">
        <w:rPr>
          <w:rFonts w:cs="Arial"/>
        </w:rPr>
        <w:t>AMP ou Cis</w:t>
      </w:r>
      <w:commentRangeEnd w:id="82"/>
      <w:r w:rsidR="009776BF">
        <w:rPr>
          <w:rStyle w:val="Refdecomentrio"/>
        </w:rPr>
        <w:commentReference w:id="82"/>
      </w:r>
      <w:r w:rsidRPr="003252F4">
        <w:rPr>
          <w:rFonts w:cs="Arial"/>
        </w:rPr>
        <w:t>, por 1 hora</w:t>
      </w:r>
      <w:del w:id="83" w:author="Adriana Carvalho" w:date="2018-04-27T22:17:00Z">
        <w:r w:rsidRPr="003252F4" w:rsidDel="00075F62">
          <w:rPr>
            <w:rFonts w:cs="Arial"/>
          </w:rPr>
          <w:delText xml:space="preserve"> (Figura 6)</w:delText>
        </w:r>
      </w:del>
      <w:r w:rsidRPr="003252F4">
        <w:rPr>
          <w:rFonts w:cs="Arial"/>
        </w:rPr>
        <w:t>, e posteriormente em álcool etílico por 24 h.</w:t>
      </w:r>
    </w:p>
    <w:p w14:paraId="4EF21E4B" w14:textId="1A0EFA16" w:rsidR="003252F4" w:rsidRPr="003252F4" w:rsidDel="00E43E4C" w:rsidRDefault="003252F4" w:rsidP="00DC2B78">
      <w:pPr>
        <w:spacing w:before="240" w:after="240"/>
        <w:rPr>
          <w:moveFrom w:id="84" w:author="Adriana Carvalho" w:date="2018-04-27T22:18:00Z"/>
          <w:rFonts w:cs="Arial"/>
          <w:noProof/>
          <w:sz w:val="20"/>
          <w:lang w:eastAsia="pt-BR"/>
        </w:rPr>
      </w:pPr>
      <w:moveFromRangeStart w:id="85" w:author="Adriana Carvalho" w:date="2018-04-27T22:18:00Z" w:name="move512630817"/>
      <w:moveFrom w:id="86" w:author="Adriana Carvalho" w:date="2018-04-27T22:18:00Z">
        <w:r w:rsidRPr="003252F4" w:rsidDel="00E43E4C">
          <w:rPr>
            <w:rFonts w:eastAsia="MS Mincho" w:cs="Arial"/>
            <w:b/>
            <w:bCs/>
            <w:sz w:val="20"/>
            <w:lang w:val="pt-PT"/>
          </w:rPr>
          <w:t>Figura 6.</w:t>
        </w:r>
        <w:r w:rsidRPr="003252F4" w:rsidDel="00E43E4C">
          <w:rPr>
            <w:rFonts w:eastAsia="MS Mincho" w:cs="Arial"/>
            <w:bCs/>
            <w:sz w:val="20"/>
            <w:lang w:val="pt-PT"/>
          </w:rPr>
          <w:t xml:space="preserve"> Representação das superfícies transdutoras modificadas por SAM de Cis (à esquerda) e SAM de AMP (à direita)</w:t>
        </w:r>
        <w:r w:rsidRPr="003252F4" w:rsidDel="00E43E4C">
          <w:rPr>
            <w:rFonts w:cs="Arial"/>
            <w:noProof/>
            <w:sz w:val="20"/>
            <w:lang w:eastAsia="pt-BR"/>
          </w:rPr>
          <w:t xml:space="preserve"> </w:t>
        </w:r>
      </w:moveFrom>
    </w:p>
    <w:p w14:paraId="39810ADF" w14:textId="734A8F74" w:rsidR="003252F4" w:rsidRPr="003252F4" w:rsidDel="00E43E4C" w:rsidRDefault="003252F4" w:rsidP="00A73356">
      <w:pPr>
        <w:spacing w:before="240" w:after="240"/>
        <w:jc w:val="center"/>
        <w:rPr>
          <w:moveFrom w:id="87" w:author="Adriana Carvalho" w:date="2018-04-27T22:18:00Z"/>
          <w:rFonts w:cs="Arial"/>
          <w:noProof/>
          <w:lang w:eastAsia="pt-BR"/>
        </w:rPr>
      </w:pPr>
      <w:moveFrom w:id="88" w:author="Adriana Carvalho" w:date="2018-04-27T22:18:00Z">
        <w:r w:rsidRPr="003252F4" w:rsidDel="00E43E4C">
          <w:rPr>
            <w:rFonts w:cs="Arial"/>
            <w:noProof/>
            <w:lang w:val="en-US"/>
          </w:rPr>
          <w:drawing>
            <wp:inline distT="0" distB="0" distL="0" distR="0" wp14:anchorId="204C2F72" wp14:editId="25C4FD76">
              <wp:extent cx="3600000" cy="947471"/>
              <wp:effectExtent l="0" t="0" r="635" b="5080"/>
              <wp:docPr id="10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64521"/>
                      <a:stretch/>
                    </pic:blipFill>
                    <pic:spPr bwMode="auto">
                      <a:xfrm>
                        <a:off x="0" y="0"/>
                        <a:ext cx="3600000" cy="94747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moveFrom>
    </w:p>
    <w:p w14:paraId="268AEEDF" w14:textId="77777777" w:rsidR="003252F4" w:rsidRPr="003252F4" w:rsidRDefault="003252F4" w:rsidP="00A73356">
      <w:pPr>
        <w:pStyle w:val="Ttulo3"/>
        <w:rPr>
          <w:rFonts w:cs="Arial"/>
        </w:rPr>
      </w:pPr>
      <w:bookmarkStart w:id="89" w:name="_Toc511585172"/>
      <w:moveFromRangeEnd w:id="85"/>
      <w:r w:rsidRPr="003252F4">
        <w:rPr>
          <w:rFonts w:cs="Arial"/>
        </w:rPr>
        <w:t xml:space="preserve">Imobilização dos Pontos Quânticos na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89"/>
    </w:p>
    <w:p w14:paraId="3AFA9D08" w14:textId="74018172" w:rsidR="003252F4" w:rsidRPr="00615D55" w:rsidDel="00E43E4C" w:rsidRDefault="00E43E4C">
      <w:pPr>
        <w:spacing w:after="120"/>
        <w:ind w:firstLine="709"/>
        <w:rPr>
          <w:del w:id="90" w:author="Adriana Carvalho" w:date="2018-04-27T22:22:00Z"/>
          <w:rFonts w:cs="Arial"/>
        </w:rPr>
        <w:pPrChange w:id="91" w:author="Adriana Carvalho" w:date="2018-04-27T22:23:00Z">
          <w:pPr>
            <w:spacing w:after="120"/>
            <w:ind w:firstLine="567"/>
          </w:pPr>
        </w:pPrChange>
      </w:pPr>
      <w:ins w:id="92" w:author="Adriana Carvalho" w:date="2018-04-27T22:22:00Z">
        <w:r w:rsidRPr="00615D55">
          <w:rPr>
            <w:rFonts w:cs="Arial"/>
          </w:rPr>
          <w:t xml:space="preserve">A superfície previamente modificada com SAM de Cis foi imersa em uma suspensão de </w:t>
        </w:r>
        <w:proofErr w:type="spellStart"/>
        <w:r w:rsidRPr="00615D55">
          <w:rPr>
            <w:rFonts w:cs="Arial"/>
          </w:rPr>
          <w:t>PQs</w:t>
        </w:r>
        <w:proofErr w:type="spellEnd"/>
        <w:r w:rsidRPr="00615D55">
          <w:rPr>
            <w:rFonts w:cs="Arial"/>
          </w:rPr>
          <w:t xml:space="preserve"> AMS em concentração estimada de </w:t>
        </w:r>
      </w:ins>
      <w:ins w:id="93" w:author="Adriana Carvalho" w:date="2018-04-27T22:29:00Z">
        <w:r w:rsidR="00615D55" w:rsidRPr="00615D55">
          <w:rPr>
            <w:rFonts w:cs="Arial"/>
            <w:rPrChange w:id="94" w:author="Adriana Carvalho" w:date="2018-04-27T22:29:00Z">
              <w:rPr>
                <w:rFonts w:cs="Arial"/>
                <w:color w:val="FF0000"/>
              </w:rPr>
            </w:rPrChange>
          </w:rPr>
          <w:t>1,2</w:t>
        </w:r>
      </w:ins>
      <w:ins w:id="95" w:author="Adriana Carvalho" w:date="2018-04-27T22:22:00Z">
        <w:r w:rsidRPr="00615D55">
          <w:rPr>
            <w:rFonts w:cs="Arial"/>
          </w:rPr>
          <w:t xml:space="preserve"> mol L</w:t>
        </w:r>
        <w:r w:rsidRPr="00615D55">
          <w:rPr>
            <w:rFonts w:cs="Arial"/>
            <w:vertAlign w:val="superscript"/>
          </w:rPr>
          <w:t>-1</w:t>
        </w:r>
        <w:r w:rsidRPr="00615D55">
          <w:rPr>
            <w:rFonts w:cs="Arial"/>
          </w:rPr>
          <w:t xml:space="preserve">. O mesmo procedimento foi realizado para uma suspensão de </w:t>
        </w:r>
      </w:ins>
      <w:ins w:id="96" w:author="Adriana Carvalho" w:date="2018-04-27T22:29:00Z">
        <w:r w:rsidR="00615D55" w:rsidRPr="00615D55">
          <w:rPr>
            <w:rFonts w:cs="Arial"/>
            <w:rPrChange w:id="97" w:author="Adriana Carvalho" w:date="2018-04-27T22:29:00Z">
              <w:rPr>
                <w:rFonts w:cs="Arial"/>
                <w:color w:val="FF0000"/>
              </w:rPr>
            </w:rPrChange>
          </w:rPr>
          <w:t>9,8</w:t>
        </w:r>
      </w:ins>
      <w:ins w:id="98" w:author="Adriana Carvalho" w:date="2018-04-27T22:22:00Z">
        <w:r w:rsidRPr="00615D55">
          <w:rPr>
            <w:rFonts w:cs="Arial"/>
          </w:rPr>
          <w:t xml:space="preserve"> mol L</w:t>
        </w:r>
        <w:r w:rsidRPr="00615D55">
          <w:rPr>
            <w:rFonts w:cs="Arial"/>
            <w:vertAlign w:val="superscript"/>
          </w:rPr>
          <w:t>-1</w:t>
        </w:r>
        <w:r w:rsidRPr="00615D55">
          <w:rPr>
            <w:rFonts w:cs="Arial"/>
          </w:rPr>
          <w:t xml:space="preserve"> de PQ-Cis, cuja superfície foi modificada por AMP. Em ambas as suspensões foram utilizados os reagentes EDC e NHS nas concentrações de 2 mmol L</w:t>
        </w:r>
        <w:r w:rsidRPr="00615D55">
          <w:rPr>
            <w:rFonts w:cs="Arial"/>
            <w:vertAlign w:val="superscript"/>
          </w:rPr>
          <w:t>-1</w:t>
        </w:r>
        <w:r w:rsidRPr="00615D55">
          <w:rPr>
            <w:rFonts w:cs="Arial"/>
          </w:rPr>
          <w:t xml:space="preserve"> e 5 mmol L</w:t>
        </w:r>
        <w:r w:rsidRPr="00615D55">
          <w:rPr>
            <w:rFonts w:cs="Arial"/>
            <w:vertAlign w:val="superscript"/>
          </w:rPr>
          <w:t>-1</w:t>
        </w:r>
        <w:r w:rsidRPr="00615D55">
          <w:rPr>
            <w:rFonts w:cs="Arial"/>
          </w:rPr>
          <w:t>, respectivamente.</w:t>
        </w:r>
      </w:ins>
      <w:del w:id="99" w:author="Adriana Carvalho" w:date="2018-04-27T22:22:00Z">
        <w:r w:rsidR="003252F4" w:rsidRPr="00615D55" w:rsidDel="00E43E4C">
          <w:rPr>
            <w:rFonts w:cs="Arial"/>
          </w:rPr>
          <w:delText>A superfície fo</w:delText>
        </w:r>
        <w:r w:rsidR="00E3130E" w:rsidRPr="00615D55" w:rsidDel="00E43E4C">
          <w:rPr>
            <w:rFonts w:cs="Arial"/>
          </w:rPr>
          <w:delText>i</w:delText>
        </w:r>
        <w:r w:rsidR="003252F4" w:rsidRPr="00615D55" w:rsidDel="00E43E4C">
          <w:rPr>
            <w:rFonts w:cs="Arial"/>
          </w:rPr>
          <w:delText xml:space="preserve"> imersa</w:delText>
        </w:r>
        <w:r w:rsidR="00E3130E" w:rsidRPr="00615D55" w:rsidDel="00E43E4C">
          <w:rPr>
            <w:rFonts w:cs="Arial"/>
          </w:rPr>
          <w:delText xml:space="preserve"> </w:delText>
        </w:r>
        <w:r w:rsidR="003252F4" w:rsidRPr="00615D55" w:rsidDel="00E43E4C">
          <w:rPr>
            <w:rFonts w:cs="Arial"/>
          </w:rPr>
          <w:delText xml:space="preserve">em uma solução com pH em torno de 5,0 contendo os PQs, sintetizados e caracterizados opticamente pelo grupo de pesquisa Nanobio, em suspensão juntamente com os agentes de acoplamento </w:delText>
        </w:r>
        <w:commentRangeStart w:id="100"/>
        <w:r w:rsidR="003252F4" w:rsidRPr="00615D55" w:rsidDel="00E43E4C">
          <w:rPr>
            <w:rFonts w:cs="Arial"/>
          </w:rPr>
          <w:delText xml:space="preserve">EDC e NHS </w:delText>
        </w:r>
        <w:commentRangeEnd w:id="100"/>
        <w:r w:rsidR="009776BF" w:rsidRPr="00615D55" w:rsidDel="00E43E4C">
          <w:rPr>
            <w:rStyle w:val="Refdecomentrio"/>
          </w:rPr>
          <w:commentReference w:id="100"/>
        </w:r>
        <w:r w:rsidR="003252F4" w:rsidRPr="00615D55" w:rsidDel="00E43E4C">
          <w:rPr>
            <w:rFonts w:cs="Arial"/>
          </w:rPr>
          <w:delText>nas concentrações 2 mmol L</w:delText>
        </w:r>
        <w:r w:rsidR="003252F4" w:rsidRPr="00615D55" w:rsidDel="00E43E4C">
          <w:rPr>
            <w:rFonts w:cs="Arial"/>
            <w:vertAlign w:val="superscript"/>
          </w:rPr>
          <w:delText>-1</w:delText>
        </w:r>
        <w:r w:rsidR="003252F4" w:rsidRPr="00615D55" w:rsidDel="00E43E4C">
          <w:rPr>
            <w:rFonts w:cs="Arial"/>
          </w:rPr>
          <w:delText xml:space="preserve"> e 5 mmol L</w:delText>
        </w:r>
        <w:r w:rsidR="003252F4" w:rsidRPr="00615D55" w:rsidDel="00E43E4C">
          <w:rPr>
            <w:rFonts w:cs="Arial"/>
            <w:vertAlign w:val="superscript"/>
          </w:rPr>
          <w:delText>-1</w:delText>
        </w:r>
        <w:r w:rsidR="003252F4" w:rsidRPr="00615D55" w:rsidDel="00E43E4C">
          <w:rPr>
            <w:rFonts w:cs="Arial"/>
          </w:rPr>
          <w:delText>, respectivamente, por 24 h</w:delText>
        </w:r>
      </w:del>
      <w:del w:id="101" w:author="Adriana Carvalho" w:date="2018-04-27T22:18:00Z">
        <w:r w:rsidR="003252F4" w:rsidRPr="00615D55" w:rsidDel="00E43E4C">
          <w:rPr>
            <w:rFonts w:cs="Arial"/>
          </w:rPr>
          <w:delText xml:space="preserve"> (Figura 7)</w:delText>
        </w:r>
      </w:del>
      <w:del w:id="102" w:author="Adriana Carvalho" w:date="2018-04-27T22:22:00Z">
        <w:r w:rsidR="003252F4" w:rsidRPr="00615D55" w:rsidDel="00E43E4C">
          <w:rPr>
            <w:rFonts w:cs="Arial"/>
          </w:rPr>
          <w:delText>.</w:delText>
        </w:r>
      </w:del>
    </w:p>
    <w:p w14:paraId="3B670257" w14:textId="731CCC98" w:rsidR="003252F4" w:rsidRPr="00615D55" w:rsidDel="00E43E4C" w:rsidRDefault="003252F4">
      <w:pPr>
        <w:spacing w:before="240" w:after="240"/>
        <w:ind w:firstLine="709"/>
        <w:rPr>
          <w:del w:id="103" w:author="Adriana Carvalho" w:date="2018-04-27T22:22:00Z"/>
          <w:moveFrom w:id="104" w:author="Adriana Carvalho" w:date="2018-04-27T22:18:00Z"/>
          <w:rFonts w:cs="Arial"/>
          <w:noProof/>
          <w:sz w:val="20"/>
          <w:lang w:eastAsia="pt-BR"/>
        </w:rPr>
        <w:pPrChange w:id="105" w:author="Adriana Carvalho" w:date="2018-04-27T22:23:00Z">
          <w:pPr>
            <w:spacing w:before="240" w:after="240"/>
          </w:pPr>
        </w:pPrChange>
      </w:pPr>
      <w:moveFromRangeStart w:id="106" w:author="Adriana Carvalho" w:date="2018-04-27T22:18:00Z" w:name="move512630860"/>
      <w:moveFrom w:id="107" w:author="Adriana Carvalho" w:date="2018-04-27T22:18:00Z">
        <w:del w:id="108" w:author="Adriana Carvalho" w:date="2018-04-27T22:22:00Z">
          <w:r w:rsidRPr="00615D55" w:rsidDel="00E43E4C">
            <w:rPr>
              <w:rFonts w:eastAsia="MS Mincho" w:cs="Arial"/>
              <w:b/>
              <w:bCs/>
              <w:sz w:val="20"/>
              <w:lang w:val="pt-PT"/>
            </w:rPr>
            <w:delText xml:space="preserve">Figura 7. </w:delText>
          </w:r>
          <w:r w:rsidRPr="00615D55" w:rsidDel="00E43E4C">
            <w:rPr>
              <w:rFonts w:eastAsia="MS Mincho" w:cs="Arial"/>
              <w:bCs/>
              <w:sz w:val="20"/>
              <w:lang w:val="pt-PT"/>
            </w:rPr>
            <w:delText>Representação das superfícies transdutoras modificadas pelo PQ-AMS (à esquerda) e PQ-Cis (à direita)</w:delText>
          </w:r>
          <w:r w:rsidRPr="00615D55" w:rsidDel="00E43E4C">
            <w:rPr>
              <w:rFonts w:cs="Arial"/>
              <w:noProof/>
              <w:sz w:val="20"/>
              <w:lang w:eastAsia="pt-BR"/>
            </w:rPr>
            <w:delText xml:space="preserve"> </w:delText>
          </w:r>
        </w:del>
      </w:moveFrom>
    </w:p>
    <w:p w14:paraId="79D1938D" w14:textId="1DCA8466" w:rsidR="003252F4" w:rsidRPr="00615D55" w:rsidDel="00E43E4C" w:rsidRDefault="003252F4">
      <w:pPr>
        <w:spacing w:before="240" w:after="240"/>
        <w:ind w:firstLine="709"/>
        <w:jc w:val="center"/>
        <w:rPr>
          <w:del w:id="109" w:author="Adriana Carvalho" w:date="2018-04-27T22:22:00Z"/>
          <w:moveFrom w:id="110" w:author="Adriana Carvalho" w:date="2018-04-27T22:18:00Z"/>
          <w:rFonts w:eastAsia="MS Mincho" w:cs="Arial"/>
          <w:bCs/>
        </w:rPr>
        <w:pPrChange w:id="111" w:author="Adriana Carvalho" w:date="2018-04-27T22:23:00Z">
          <w:pPr>
            <w:spacing w:before="240" w:after="240"/>
            <w:jc w:val="center"/>
          </w:pPr>
        </w:pPrChange>
      </w:pPr>
      <w:moveFrom w:id="112" w:author="Adriana Carvalho" w:date="2018-04-27T22:18:00Z">
        <w:del w:id="113" w:author="Adriana Carvalho" w:date="2018-04-27T22:22:00Z">
          <w:r w:rsidRPr="008E7500" w:rsidDel="00E43E4C">
            <w:rPr>
              <w:rFonts w:cs="Arial"/>
              <w:noProof/>
              <w:lang w:val="en-US"/>
            </w:rPr>
            <w:drawing>
              <wp:inline distT="0" distB="0" distL="0" distR="0" wp14:anchorId="113C5191" wp14:editId="5211D5E8">
                <wp:extent cx="3492000" cy="2590447"/>
                <wp:effectExtent l="0" t="0" r="0" b="635"/>
                <wp:docPr id="6" name="Imagem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8686BD5-BE6E-43D7-BB32-166C33DB201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m 5">
                          <a:extLst>
                            <a:ext uri="{FF2B5EF4-FFF2-40B4-BE49-F238E27FC236}">
                              <a16:creationId xmlns:a16="http://schemas.microsoft.com/office/drawing/2014/main" id="{78686BD5-BE6E-43D7-BB32-166C33DB201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2000" cy="2590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From>
    </w:p>
    <w:moveFromRangeEnd w:id="106"/>
    <w:p w14:paraId="78168127" w14:textId="17D53F8F" w:rsidR="003252F4" w:rsidRPr="00615D55" w:rsidRDefault="003252F4">
      <w:pPr>
        <w:spacing w:after="0"/>
        <w:ind w:firstLine="709"/>
        <w:rPr>
          <w:rFonts w:cs="Arial"/>
        </w:rPr>
        <w:pPrChange w:id="114" w:author="Adriana Carvalho" w:date="2018-04-27T22:23:00Z">
          <w:pPr>
            <w:spacing w:after="0"/>
            <w:ind w:firstLine="567"/>
          </w:pPr>
        </w:pPrChange>
      </w:pPr>
      <w:del w:id="115" w:author="Adriana Carvalho" w:date="2018-04-27T22:22:00Z">
        <w:r w:rsidRPr="00615D55" w:rsidDel="00E43E4C">
          <w:rPr>
            <w:rFonts w:cs="Arial"/>
          </w:rPr>
          <w:delText>Vale ressaltar que, no sistema a base de SAM de Cis, o PQ imobilizado possuía funcionalização por AMS. Já no sistema a base de SAM de AMP, imobilizou-se PQs funcionalizados por Cis. Dessa forma h</w:delText>
        </w:r>
        <w:r w:rsidR="00E3130E" w:rsidRPr="00615D55" w:rsidDel="00E43E4C">
          <w:rPr>
            <w:rFonts w:cs="Arial"/>
          </w:rPr>
          <w:delText xml:space="preserve">á a formação de um agrupamento amida entre as </w:delText>
        </w:r>
        <w:r w:rsidR="005B3104" w:rsidRPr="00615D55" w:rsidDel="00E43E4C">
          <w:rPr>
            <w:rFonts w:cs="Arial"/>
          </w:rPr>
          <w:delText>porções amina e carboxílica.</w:delText>
        </w:r>
      </w:del>
    </w:p>
    <w:p w14:paraId="1265BBF8" w14:textId="6034DF9C" w:rsidR="003252F4" w:rsidRPr="003252F4" w:rsidRDefault="003252F4" w:rsidP="00A73356">
      <w:pPr>
        <w:pStyle w:val="Ttulo2"/>
        <w:rPr>
          <w:rFonts w:eastAsia="Calibri" w:cs="Arial"/>
        </w:rPr>
      </w:pPr>
      <w:bookmarkStart w:id="116" w:name="_Toc511585173"/>
      <w:r w:rsidRPr="003252F4">
        <w:rPr>
          <w:rFonts w:eastAsia="Calibri" w:cs="Arial"/>
        </w:rPr>
        <w:lastRenderedPageBreak/>
        <w:t>CARACTERIZAÇÃO DA SUPERFÍCIE</w:t>
      </w:r>
      <w:bookmarkEnd w:id="116"/>
    </w:p>
    <w:p w14:paraId="63E8C3E0" w14:textId="77777777" w:rsidR="003252F4" w:rsidRPr="003252F4" w:rsidRDefault="003252F4" w:rsidP="00A73356">
      <w:pPr>
        <w:spacing w:after="0"/>
        <w:ind w:firstLine="567"/>
        <w:rPr>
          <w:rFonts w:cs="Arial"/>
        </w:rPr>
      </w:pPr>
      <w:r w:rsidRPr="003252F4">
        <w:rPr>
          <w:rFonts w:cs="Arial"/>
        </w:rPr>
        <w:t>A superfície de ouro nas etapas experimentais fo</w:t>
      </w:r>
      <w:r w:rsidR="005B3104">
        <w:rPr>
          <w:rFonts w:cs="Arial"/>
        </w:rPr>
        <w:t>i</w:t>
      </w:r>
      <w:r w:rsidRPr="003252F4">
        <w:rPr>
          <w:rFonts w:cs="Arial"/>
        </w:rPr>
        <w:t xml:space="preserve"> caracterizada por duas técnicas eletroquímicas: </w:t>
      </w:r>
    </w:p>
    <w:p w14:paraId="73AF5DB6" w14:textId="3E60C18A" w:rsidR="003252F4" w:rsidRPr="003252F4" w:rsidRDefault="003252F4" w:rsidP="00A73356">
      <w:pPr>
        <w:pStyle w:val="Ttulo3"/>
        <w:rPr>
          <w:rFonts w:cs="Arial"/>
        </w:rPr>
      </w:pPr>
      <w:bookmarkStart w:id="117" w:name="_Toc511585174"/>
      <w:r w:rsidRPr="003252F4">
        <w:rPr>
          <w:rFonts w:cs="Arial"/>
        </w:rPr>
        <w:t>Voltametria Cíclica</w:t>
      </w:r>
      <w:bookmarkEnd w:id="117"/>
      <w:r w:rsidRPr="003252F4">
        <w:rPr>
          <w:rFonts w:cs="Arial"/>
        </w:rPr>
        <w:t xml:space="preserve"> </w:t>
      </w:r>
      <w:ins w:id="118" w:author="Adriana Carvalho" w:date="2018-04-28T18:11:00Z">
        <w:r w:rsidR="00CE66B6">
          <w:rPr>
            <w:rFonts w:cs="Arial"/>
          </w:rPr>
          <w:t>(VC)</w:t>
        </w:r>
      </w:ins>
    </w:p>
    <w:p w14:paraId="29AAFA31" w14:textId="1F7B1A89" w:rsidR="003252F4" w:rsidRPr="003252F4" w:rsidRDefault="005A14C4">
      <w:pPr>
        <w:spacing w:after="0"/>
        <w:ind w:firstLine="709"/>
        <w:rPr>
          <w:rFonts w:cs="Arial"/>
        </w:rPr>
      </w:pPr>
      <w:moveToRangeStart w:id="119" w:author="Adriana Carvalho" w:date="2018-04-27T22:07:00Z" w:name="move512630196"/>
      <w:moveTo w:id="120" w:author="Adriana Carvalho" w:date="2018-04-27T22:07:00Z">
        <w:del w:id="121" w:author="Adriana Carvalho" w:date="2018-04-27T22:09:00Z">
          <w:r w:rsidRPr="003252F4" w:rsidDel="005A14C4">
            <w:rPr>
              <w:rFonts w:cs="Arial"/>
            </w:rPr>
            <w:delText>As caracterizações dos sistemas foram realizadas em 25 °C e monitoradas por sonda eletroquímica</w:delText>
          </w:r>
        </w:del>
        <w:r w:rsidRPr="003252F4">
          <w:rPr>
            <w:rFonts w:cs="Arial"/>
          </w:rPr>
          <w:t xml:space="preserve"> </w:t>
        </w:r>
        <w:del w:id="122" w:author="Adriana Carvalho" w:date="2018-04-27T22:09:00Z">
          <w:r w:rsidRPr="003252F4" w:rsidDel="005A14C4">
            <w:rPr>
              <w:rFonts w:cs="Arial"/>
            </w:rPr>
            <w:delText>(</w:delText>
          </w:r>
        </w:del>
        <w:del w:id="123" w:author="Adriana Carvalho" w:date="2018-04-27T22:08:00Z">
          <w:r w:rsidRPr="003252F4" w:rsidDel="005A14C4">
            <w:rPr>
              <w:rFonts w:cs="Arial"/>
            </w:rPr>
            <w:delText>1 mmol L</w:delText>
          </w:r>
          <w:r w:rsidRPr="008E6531" w:rsidDel="005A14C4">
            <w:rPr>
              <w:rFonts w:cs="Arial"/>
              <w:vertAlign w:val="superscript"/>
            </w:rPr>
            <w:delText>-1</w:delText>
          </w:r>
          <w:r w:rsidRPr="003252F4" w:rsidDel="005A14C4">
            <w:rPr>
              <w:rFonts w:cs="Arial"/>
            </w:rPr>
            <w:delText xml:space="preserve"> de K</w:delText>
          </w:r>
          <w:r w:rsidRPr="008E6531" w:rsidDel="005A14C4">
            <w:rPr>
              <w:rFonts w:cs="Arial"/>
              <w:vertAlign w:val="subscript"/>
            </w:rPr>
            <w:delText>4</w:delText>
          </w:r>
          <w:r w:rsidRPr="003252F4" w:rsidDel="005A14C4">
            <w:rPr>
              <w:rFonts w:cs="Arial"/>
            </w:rPr>
            <w:delText>Fe(CN)</w:delText>
          </w:r>
          <w:r w:rsidRPr="008E6531" w:rsidDel="005A14C4">
            <w:rPr>
              <w:rFonts w:cs="Arial"/>
              <w:vertAlign w:val="subscript"/>
            </w:rPr>
            <w:delText>6</w:delText>
          </w:r>
          <w:r w:rsidRPr="003252F4" w:rsidDel="005A14C4">
            <w:rPr>
              <w:rFonts w:cs="Arial"/>
            </w:rPr>
            <w:delText>/K</w:delText>
          </w:r>
          <w:r w:rsidRPr="008E6531" w:rsidDel="005A14C4">
            <w:rPr>
              <w:rFonts w:cs="Arial"/>
              <w:vertAlign w:val="subscript"/>
            </w:rPr>
            <w:delText>3</w:delText>
          </w:r>
          <w:r w:rsidRPr="003252F4" w:rsidDel="005A14C4">
            <w:rPr>
              <w:rFonts w:cs="Arial"/>
            </w:rPr>
            <w:delText>Fe(CN)</w:delText>
          </w:r>
          <w:r w:rsidRPr="008E6531" w:rsidDel="005A14C4">
            <w:rPr>
              <w:rFonts w:cs="Arial"/>
              <w:vertAlign w:val="subscript"/>
            </w:rPr>
            <w:delText>6</w:delText>
          </w:r>
          <w:r w:rsidRPr="003252F4" w:rsidDel="005A14C4">
            <w:rPr>
              <w:rFonts w:cs="Arial"/>
            </w:rPr>
            <w:delText>) em solução aquosa de 0,1 mol L</w:delText>
          </w:r>
          <w:r w:rsidRPr="008E6531" w:rsidDel="005A14C4">
            <w:rPr>
              <w:rFonts w:cs="Arial"/>
              <w:vertAlign w:val="superscript"/>
            </w:rPr>
            <w:delText>-1</w:delText>
          </w:r>
          <w:r w:rsidRPr="003252F4" w:rsidDel="005A14C4">
            <w:rPr>
              <w:rFonts w:cs="Arial"/>
            </w:rPr>
            <w:delText xml:space="preserve"> de KCl no pH aparente 7</w:delText>
          </w:r>
        </w:del>
        <w:del w:id="124" w:author="Adriana Carvalho" w:date="2018-04-27T22:09:00Z">
          <w:r w:rsidRPr="003252F4" w:rsidDel="005A14C4">
            <w:rPr>
              <w:rFonts w:cs="Arial"/>
            </w:rPr>
            <w:delText>.</w:delText>
          </w:r>
        </w:del>
      </w:moveTo>
      <w:moveToRangeEnd w:id="119"/>
      <w:r w:rsidR="003252F4" w:rsidRPr="003252F4">
        <w:rPr>
          <w:rFonts w:cs="Arial"/>
        </w:rPr>
        <w:t>Nesta técnica foi</w:t>
      </w:r>
      <w:ins w:id="125" w:author="Adriana Carvalho" w:date="2018-04-27T22:08:00Z">
        <w:r>
          <w:rPr>
            <w:rFonts w:cs="Arial"/>
          </w:rPr>
          <w:t xml:space="preserve"> utilizada a solução eletrolítica de </w:t>
        </w:r>
        <w:r w:rsidRPr="003252F4">
          <w:rPr>
            <w:rFonts w:cs="Arial"/>
          </w:rPr>
          <w:t>1 mmol L</w:t>
        </w:r>
        <w:r w:rsidRPr="008E6531">
          <w:rPr>
            <w:rFonts w:cs="Arial"/>
            <w:vertAlign w:val="superscript"/>
          </w:rPr>
          <w:t>-1</w:t>
        </w:r>
        <w:r w:rsidRPr="003252F4">
          <w:rPr>
            <w:rFonts w:cs="Arial"/>
          </w:rPr>
          <w:t xml:space="preserve"> de K</w:t>
        </w:r>
        <w:r w:rsidRPr="008E6531">
          <w:rPr>
            <w:rFonts w:cs="Arial"/>
            <w:vertAlign w:val="subscript"/>
          </w:rPr>
          <w:t>4</w:t>
        </w:r>
        <w:r w:rsidRPr="003252F4">
          <w:rPr>
            <w:rFonts w:cs="Arial"/>
          </w:rPr>
          <w:t>Fe(CN)</w:t>
        </w:r>
        <w:r w:rsidRPr="008E6531">
          <w:rPr>
            <w:rFonts w:cs="Arial"/>
            <w:vertAlign w:val="subscript"/>
          </w:rPr>
          <w:t>6</w:t>
        </w:r>
        <w:r w:rsidRPr="003252F4">
          <w:rPr>
            <w:rFonts w:cs="Arial"/>
          </w:rPr>
          <w:t>/K</w:t>
        </w:r>
        <w:r w:rsidRPr="008E6531">
          <w:rPr>
            <w:rFonts w:cs="Arial"/>
            <w:vertAlign w:val="subscript"/>
          </w:rPr>
          <w:t>3</w:t>
        </w:r>
        <w:r w:rsidRPr="003252F4">
          <w:rPr>
            <w:rFonts w:cs="Arial"/>
          </w:rPr>
          <w:t>Fe(CN)</w:t>
        </w:r>
        <w:r w:rsidRPr="008E6531">
          <w:rPr>
            <w:rFonts w:cs="Arial"/>
            <w:vertAlign w:val="subscript"/>
          </w:rPr>
          <w:t>6</w:t>
        </w:r>
        <w:r w:rsidRPr="003252F4">
          <w:rPr>
            <w:rFonts w:cs="Arial"/>
          </w:rPr>
          <w:t>) em 0,1 mol L</w:t>
        </w:r>
        <w:r w:rsidRPr="008E6531">
          <w:rPr>
            <w:rFonts w:cs="Arial"/>
            <w:vertAlign w:val="superscript"/>
          </w:rPr>
          <w:t>-1</w:t>
        </w:r>
        <w:r w:rsidRPr="003252F4">
          <w:rPr>
            <w:rFonts w:cs="Arial"/>
          </w:rPr>
          <w:t xml:space="preserve"> de KCl no pH aparente 7</w:t>
        </w:r>
      </w:ins>
      <w:ins w:id="126" w:author="Adriana Carvalho" w:date="2018-04-27T22:09:00Z">
        <w:r>
          <w:rPr>
            <w:rFonts w:cs="Arial"/>
          </w:rPr>
          <w:t xml:space="preserve">, e </w:t>
        </w:r>
      </w:ins>
      <w:del w:id="127" w:author="Adriana Carvalho" w:date="2018-04-27T22:09:00Z">
        <w:r w:rsidR="003252F4" w:rsidRPr="003252F4" w:rsidDel="005A14C4">
          <w:rPr>
            <w:rFonts w:cs="Arial"/>
          </w:rPr>
          <w:delText xml:space="preserve"> </w:delText>
        </w:r>
      </w:del>
      <w:r w:rsidR="003252F4" w:rsidRPr="003252F4">
        <w:rPr>
          <w:rFonts w:cs="Arial"/>
        </w:rPr>
        <w:t>aplicada uma janela de potencial de 0,0 V à 0,5 V, com uma velocidade de varredura de 100 mV s</w:t>
      </w:r>
      <w:r w:rsidR="003252F4" w:rsidRPr="003252F4">
        <w:rPr>
          <w:rFonts w:cs="Arial"/>
          <w:vertAlign w:val="superscript"/>
        </w:rPr>
        <w:t>-1</w:t>
      </w:r>
      <w:ins w:id="128" w:author="Adriana Carvalho" w:date="2018-04-27T22:32:00Z">
        <w:r w:rsidR="00EA1404">
          <w:rPr>
            <w:rFonts w:cs="Arial"/>
          </w:rPr>
          <w:t xml:space="preserve"> </w:t>
        </w:r>
      </w:ins>
      <w:ins w:id="129" w:author="Adriana Carvalho" w:date="2018-04-27T22:33:00Z">
        <w:r w:rsidR="00EA1404">
          <w:rPr>
            <w:rFonts w:cs="Arial"/>
          </w:rPr>
          <w:t>sob temperatura de 25 °C</w:t>
        </w:r>
      </w:ins>
      <w:r w:rsidR="003F06FE">
        <w:rPr>
          <w:rFonts w:cs="Arial"/>
        </w:rPr>
        <w:t xml:space="preserve">. </w:t>
      </w:r>
      <w:ins w:id="130" w:author="Adriana Carvalho" w:date="2018-04-27T22:33:00Z">
        <w:r w:rsidR="00EA1404">
          <w:rPr>
            <w:rFonts w:cs="Arial"/>
          </w:rPr>
          <w:t xml:space="preserve">Todas </w:t>
        </w:r>
        <w:r w:rsidR="00EA1404" w:rsidRPr="00EA1404">
          <w:rPr>
            <w:rFonts w:cs="Arial"/>
          </w:rPr>
          <w:t xml:space="preserve">as </w:t>
        </w:r>
        <w:r w:rsidR="00EA1404" w:rsidRPr="00EA1404">
          <w:rPr>
            <w:rFonts w:cs="Arial"/>
            <w:rPrChange w:id="131" w:author="Adriana Carvalho" w:date="2018-04-27T22:33:00Z">
              <w:rPr>
                <w:rFonts w:cs="Arial"/>
                <w:highlight w:val="yellow"/>
              </w:rPr>
            </w:rPrChange>
          </w:rPr>
          <w:t>correntes obtidas foram normalizada</w:t>
        </w:r>
        <w:r w:rsidR="00EA1404">
          <w:rPr>
            <w:rFonts w:cs="Arial"/>
          </w:rPr>
          <w:t>s</w:t>
        </w:r>
        <w:r w:rsidR="00EA1404" w:rsidRPr="00EA1404">
          <w:rPr>
            <w:rFonts w:cs="Arial"/>
            <w:rPrChange w:id="132" w:author="Adriana Carvalho" w:date="2018-04-27T22:33:00Z">
              <w:rPr>
                <w:rFonts w:cs="Arial"/>
                <w:highlight w:val="yellow"/>
              </w:rPr>
            </w:rPrChange>
          </w:rPr>
          <w:t xml:space="preserve"> pela área geométrica da superfície do eletrodo.</w:t>
        </w:r>
      </w:ins>
      <w:del w:id="133" w:author="Adriana Carvalho" w:date="2018-04-27T22:33:00Z">
        <w:r w:rsidR="003F06FE" w:rsidRPr="00EA1404" w:rsidDel="00EA1404">
          <w:rPr>
            <w:rFonts w:cs="Arial"/>
          </w:rPr>
          <w:delText>A corrente elétrica obtida foi normalizada pela área do eletrodo, sendo apresentado no voltamograma a relação da densidade de corrente (J) em função do potencial aplicado (E). O potencial padrão do eletrodo de referência de AgCl/Ag utilizado é de 207 mV, em 25 °C.</w:delText>
        </w:r>
      </w:del>
    </w:p>
    <w:p w14:paraId="1F4CF302" w14:textId="77777777" w:rsidR="003252F4" w:rsidRPr="003252F4" w:rsidRDefault="003252F4" w:rsidP="00A73356">
      <w:pPr>
        <w:pStyle w:val="Ttulo3"/>
        <w:rPr>
          <w:rFonts w:cs="Arial"/>
        </w:rPr>
      </w:pPr>
      <w:bookmarkStart w:id="134" w:name="_Toc511585175"/>
      <w:r w:rsidRPr="003252F4">
        <w:rPr>
          <w:rFonts w:eastAsia="Calibri" w:cs="Arial"/>
        </w:rPr>
        <w:t>Espectroscopia de Impedância Eletroquímica (EIE)</w:t>
      </w:r>
      <w:bookmarkEnd w:id="134"/>
      <w:r w:rsidRPr="003252F4">
        <w:rPr>
          <w:rFonts w:eastAsia="Calibri" w:cs="Arial"/>
        </w:rPr>
        <w:t xml:space="preserve"> </w:t>
      </w:r>
    </w:p>
    <w:p w14:paraId="661358F5" w14:textId="2B656EC8" w:rsidR="003252F4" w:rsidRDefault="003252F4" w:rsidP="00A73356">
      <w:pPr>
        <w:spacing w:after="0"/>
        <w:ind w:firstLine="709"/>
        <w:contextualSpacing/>
        <w:rPr>
          <w:ins w:id="135" w:author="Adriana Carvalho" w:date="2018-04-27T22:42:00Z"/>
          <w:rFonts w:cs="Arial"/>
        </w:rPr>
      </w:pPr>
      <w:r w:rsidRPr="003252F4">
        <w:rPr>
          <w:rFonts w:cs="Arial"/>
        </w:rPr>
        <w:t>Na EIE</w:t>
      </w:r>
      <w:ins w:id="136" w:author="Adriana Carvalho" w:date="2018-04-27T22:35:00Z">
        <w:r w:rsidR="00EA1404">
          <w:rPr>
            <w:rFonts w:cs="Arial"/>
          </w:rPr>
          <w:t xml:space="preserve"> foi utilizada a solução eletrolítica de </w:t>
        </w:r>
        <w:r w:rsidR="00EA1404" w:rsidRPr="003252F4">
          <w:rPr>
            <w:rFonts w:cs="Arial"/>
          </w:rPr>
          <w:t>1 mmol L</w:t>
        </w:r>
        <w:r w:rsidR="00EA1404" w:rsidRPr="008E6531">
          <w:rPr>
            <w:rFonts w:cs="Arial"/>
            <w:vertAlign w:val="superscript"/>
          </w:rPr>
          <w:t>-1</w:t>
        </w:r>
        <w:r w:rsidR="00EA1404" w:rsidRPr="003252F4">
          <w:rPr>
            <w:rFonts w:cs="Arial"/>
          </w:rPr>
          <w:t xml:space="preserve"> de K</w:t>
        </w:r>
        <w:r w:rsidR="00EA1404" w:rsidRPr="008E6531">
          <w:rPr>
            <w:rFonts w:cs="Arial"/>
            <w:vertAlign w:val="subscript"/>
          </w:rPr>
          <w:t>4</w:t>
        </w:r>
        <w:r w:rsidR="00EA1404" w:rsidRPr="003252F4">
          <w:rPr>
            <w:rFonts w:cs="Arial"/>
          </w:rPr>
          <w:t>Fe(CN)</w:t>
        </w:r>
        <w:r w:rsidR="00EA1404" w:rsidRPr="008E6531">
          <w:rPr>
            <w:rFonts w:cs="Arial"/>
            <w:vertAlign w:val="subscript"/>
          </w:rPr>
          <w:t>6</w:t>
        </w:r>
        <w:r w:rsidR="00EA1404" w:rsidRPr="003252F4">
          <w:rPr>
            <w:rFonts w:cs="Arial"/>
          </w:rPr>
          <w:t>/K</w:t>
        </w:r>
        <w:r w:rsidR="00EA1404" w:rsidRPr="008E6531">
          <w:rPr>
            <w:rFonts w:cs="Arial"/>
            <w:vertAlign w:val="subscript"/>
          </w:rPr>
          <w:t>3</w:t>
        </w:r>
        <w:r w:rsidR="00EA1404" w:rsidRPr="003252F4">
          <w:rPr>
            <w:rFonts w:cs="Arial"/>
          </w:rPr>
          <w:t>Fe(CN)</w:t>
        </w:r>
        <w:r w:rsidR="00EA1404" w:rsidRPr="008E6531">
          <w:rPr>
            <w:rFonts w:cs="Arial"/>
            <w:vertAlign w:val="subscript"/>
          </w:rPr>
          <w:t>6</w:t>
        </w:r>
        <w:r w:rsidR="00EA1404" w:rsidRPr="003252F4">
          <w:rPr>
            <w:rFonts w:cs="Arial"/>
          </w:rPr>
          <w:t>) em 0,1 mol L</w:t>
        </w:r>
        <w:r w:rsidR="00EA1404" w:rsidRPr="008E6531">
          <w:rPr>
            <w:rFonts w:cs="Arial"/>
            <w:vertAlign w:val="superscript"/>
          </w:rPr>
          <w:t>-1</w:t>
        </w:r>
        <w:r w:rsidR="00EA1404" w:rsidRPr="003252F4">
          <w:rPr>
            <w:rFonts w:cs="Arial"/>
          </w:rPr>
          <w:t xml:space="preserve"> de KCl no pH aparente 7</w:t>
        </w:r>
        <w:r w:rsidR="00EA1404">
          <w:rPr>
            <w:rFonts w:cs="Arial"/>
          </w:rPr>
          <w:t>,</w:t>
        </w:r>
      </w:ins>
      <w:r w:rsidRPr="003252F4">
        <w:rPr>
          <w:rFonts w:cs="Arial"/>
        </w:rPr>
        <w:t xml:space="preserve"> </w:t>
      </w:r>
      <w:ins w:id="137" w:author="Adriana Carvalho" w:date="2018-04-27T22:35:00Z">
        <w:r w:rsidR="00EA1404">
          <w:rPr>
            <w:rFonts w:cs="Arial"/>
          </w:rPr>
          <w:t>sendo</w:t>
        </w:r>
      </w:ins>
      <w:del w:id="138" w:author="Adriana Carvalho" w:date="2018-04-27T22:35:00Z">
        <w:r w:rsidRPr="003252F4" w:rsidDel="00EA1404">
          <w:rPr>
            <w:rFonts w:cs="Arial"/>
          </w:rPr>
          <w:delText>foi</w:delText>
        </w:r>
      </w:del>
      <w:r w:rsidRPr="003252F4">
        <w:rPr>
          <w:rFonts w:cs="Arial"/>
        </w:rPr>
        <w:t xml:space="preserve"> aplicada uma perturbação de 10 </w:t>
      </w:r>
      <w:proofErr w:type="spellStart"/>
      <w:r w:rsidRPr="003252F4">
        <w:rPr>
          <w:rFonts w:cs="Arial"/>
        </w:rPr>
        <w:t>mV</w:t>
      </w:r>
      <w:r w:rsidRPr="003252F4">
        <w:rPr>
          <w:rFonts w:cs="Arial"/>
          <w:vertAlign w:val="subscript"/>
        </w:rPr>
        <w:t>rms</w:t>
      </w:r>
      <w:proofErr w:type="spellEnd"/>
      <w:r w:rsidRPr="003252F4">
        <w:rPr>
          <w:rFonts w:cs="Arial"/>
        </w:rPr>
        <w:t xml:space="preserve">, em uma faixa de frequência de 100.000 a 0,1 Hz, no potencial D.C. de 220 mV. </w:t>
      </w:r>
    </w:p>
    <w:p w14:paraId="56CD7943" w14:textId="45A3379B" w:rsidR="00D3704C" w:rsidRPr="003252F4" w:rsidRDefault="00D3704C" w:rsidP="00A73356">
      <w:pPr>
        <w:spacing w:after="0"/>
        <w:ind w:firstLine="709"/>
        <w:contextualSpacing/>
        <w:rPr>
          <w:rFonts w:cs="Arial"/>
        </w:rPr>
      </w:pPr>
      <w:ins w:id="139" w:author="Adriana Carvalho" w:date="2018-04-27T22:42:00Z">
        <w:r>
          <w:rPr>
            <w:rFonts w:cs="Arial"/>
          </w:rPr>
          <w:t xml:space="preserve">Foi utilizado o </w:t>
        </w:r>
        <w:r>
          <w:rPr>
            <w:rFonts w:cs="Arial"/>
            <w:i/>
          </w:rPr>
          <w:t>software</w:t>
        </w:r>
        <w:r>
          <w:rPr>
            <w:rFonts w:cs="Arial"/>
          </w:rPr>
          <w:t xml:space="preserve"> EIS </w:t>
        </w:r>
        <w:r w:rsidRPr="00D3704C">
          <w:rPr>
            <w:rFonts w:cs="Arial"/>
            <w:i/>
            <w:rPrChange w:id="140" w:author="Adriana Carvalho" w:date="2018-04-27T22:42:00Z">
              <w:rPr>
                <w:rFonts w:cs="Arial"/>
              </w:rPr>
            </w:rPrChange>
          </w:rPr>
          <w:t xml:space="preserve">Spectrum </w:t>
        </w:r>
        <w:proofErr w:type="spellStart"/>
        <w:r w:rsidRPr="00D3704C">
          <w:rPr>
            <w:rFonts w:cs="Arial"/>
            <w:i/>
            <w:rPrChange w:id="141" w:author="Adriana Carvalho" w:date="2018-04-27T22:42:00Z">
              <w:rPr>
                <w:rFonts w:cs="Arial"/>
              </w:rPr>
            </w:rPrChange>
          </w:rPr>
          <w:t>Analyser</w:t>
        </w:r>
        <w:proofErr w:type="spellEnd"/>
        <w:r>
          <w:rPr>
            <w:rFonts w:cs="Arial"/>
          </w:rPr>
          <w:t xml:space="preserve"> 1.0 na simulação dos dados obtidos nas etapas de modificação da superfície, através da modelagem aplicando o circuito equivalente de </w:t>
        </w:r>
        <w:proofErr w:type="spellStart"/>
        <w:r>
          <w:rPr>
            <w:rFonts w:cs="Arial"/>
          </w:rPr>
          <w:t>Randles</w:t>
        </w:r>
        <w:proofErr w:type="spellEnd"/>
        <w:r>
          <w:rPr>
            <w:rFonts w:cs="Arial"/>
          </w:rPr>
          <w:t xml:space="preserve"> (Figura 8). Esse circuito corresponde aos sistemas eletroquímicos montados, contendo os elementos de resistência da solução (R</w:t>
        </w:r>
        <w:r>
          <w:rPr>
            <w:rFonts w:cs="Arial"/>
            <w:vertAlign w:val="subscript"/>
          </w:rPr>
          <w:t>S</w:t>
        </w:r>
        <w:r>
          <w:rPr>
            <w:rFonts w:cs="Arial"/>
          </w:rPr>
          <w:t>) e transferência de elétrons (R</w:t>
        </w:r>
        <w:r>
          <w:rPr>
            <w:rFonts w:cs="Arial"/>
            <w:vertAlign w:val="subscript"/>
          </w:rPr>
          <w:t>TE</w:t>
        </w:r>
        <w:r>
          <w:rPr>
            <w:rFonts w:cs="Arial"/>
          </w:rPr>
          <w:t>), capacitância de dupla camada elétrica (C</w:t>
        </w:r>
        <w:r>
          <w:rPr>
            <w:rFonts w:cs="Arial"/>
            <w:vertAlign w:val="subscript"/>
          </w:rPr>
          <w:t>DCE</w:t>
        </w:r>
        <w:r>
          <w:rPr>
            <w:rFonts w:cs="Arial"/>
          </w:rPr>
          <w:t xml:space="preserve">) e impedância de </w:t>
        </w:r>
        <w:proofErr w:type="spellStart"/>
        <w:r>
          <w:rPr>
            <w:rFonts w:cs="Arial"/>
          </w:rPr>
          <w:t>Warburg</w:t>
        </w:r>
        <w:proofErr w:type="spellEnd"/>
        <w:r>
          <w:rPr>
            <w:rFonts w:cs="Arial"/>
          </w:rPr>
          <w:t xml:space="preserve"> (</w:t>
        </w:r>
        <w:r w:rsidRPr="00886372">
          <w:rPr>
            <w:rFonts w:cs="Arial"/>
            <w:rPrChange w:id="142" w:author="Adriana Carvalho" w:date="2018-04-28T16:44:00Z">
              <w:rPr>
                <w:rFonts w:cs="Arial"/>
                <w:highlight w:val="yellow"/>
              </w:rPr>
            </w:rPrChange>
          </w:rPr>
          <w:t>Z</w:t>
        </w:r>
        <w:r w:rsidRPr="00886372">
          <w:rPr>
            <w:rFonts w:cs="Arial"/>
            <w:vertAlign w:val="subscript"/>
            <w:rPrChange w:id="143" w:author="Adriana Carvalho" w:date="2018-04-28T16:44:00Z">
              <w:rPr>
                <w:rFonts w:cs="Arial"/>
                <w:highlight w:val="yellow"/>
                <w:vertAlign w:val="subscript"/>
              </w:rPr>
            </w:rPrChange>
          </w:rPr>
          <w:t>W</w:t>
        </w:r>
        <w:r>
          <w:rPr>
            <w:rFonts w:cs="Arial"/>
          </w:rPr>
          <w:t>).</w:t>
        </w:r>
      </w:ins>
    </w:p>
    <w:p w14:paraId="0F48A8EA" w14:textId="5DDC33BD" w:rsidR="003252F4" w:rsidRPr="003252F4" w:rsidDel="00D3704C" w:rsidRDefault="00236C68" w:rsidP="00A73356">
      <w:pPr>
        <w:pStyle w:val="Ttulo4"/>
        <w:rPr>
          <w:del w:id="144" w:author="Adriana Carvalho" w:date="2018-04-27T22:42:00Z"/>
        </w:rPr>
      </w:pPr>
      <w:bookmarkStart w:id="145" w:name="_Toc511585176"/>
      <w:del w:id="146" w:author="Adriana Carvalho" w:date="2018-04-27T22:42:00Z">
        <w:r w:rsidRPr="003252F4" w:rsidDel="00D3704C">
          <w:delText xml:space="preserve">Simulação dos dados de </w:delText>
        </w:r>
        <w:bookmarkEnd w:id="145"/>
        <w:r w:rsidR="00087E57" w:rsidDel="00D3704C">
          <w:delText>Espectroscopia de Impedância Eletroquímica</w:delText>
        </w:r>
      </w:del>
    </w:p>
    <w:p w14:paraId="7184E0C9" w14:textId="6B208FFB" w:rsidR="003252F4" w:rsidRPr="003252F4" w:rsidDel="00D3704C" w:rsidRDefault="003252F4" w:rsidP="00A73356">
      <w:pPr>
        <w:spacing w:after="120"/>
        <w:ind w:firstLine="709"/>
        <w:rPr>
          <w:del w:id="147" w:author="Adriana Carvalho" w:date="2018-04-27T22:42:00Z"/>
          <w:rFonts w:cs="Arial"/>
        </w:rPr>
      </w:pPr>
      <w:del w:id="148" w:author="Adriana Carvalho" w:date="2018-04-27T22:42:00Z">
        <w:r w:rsidRPr="003252F4" w:rsidDel="00D3704C">
          <w:rPr>
            <w:rFonts w:cs="Arial"/>
          </w:rPr>
          <w:delText xml:space="preserve">Foi utilizado o </w:delText>
        </w:r>
        <w:r w:rsidRPr="003252F4" w:rsidDel="00D3704C">
          <w:rPr>
            <w:rFonts w:cs="Arial"/>
            <w:i/>
          </w:rPr>
          <w:delText>software</w:delText>
        </w:r>
        <w:r w:rsidRPr="003252F4" w:rsidDel="00D3704C">
          <w:rPr>
            <w:rFonts w:cs="Arial"/>
          </w:rPr>
          <w:delText xml:space="preserve"> EIS </w:delText>
        </w:r>
        <w:r w:rsidRPr="00842BD0" w:rsidDel="00D3704C">
          <w:rPr>
            <w:rFonts w:cs="Arial"/>
            <w:i/>
          </w:rPr>
          <w:delText>Spectrum Analyser</w:delText>
        </w:r>
        <w:r w:rsidRPr="003252F4" w:rsidDel="00D3704C">
          <w:rPr>
            <w:rFonts w:cs="Arial"/>
          </w:rPr>
          <w:delText xml:space="preserve"> 1.0 para a simulação dos dados obtidos nas etapas de modificação da superfície, através da modelagem aplicando o circuito equivalente de Randles, apresentado na Figura 8. Esse circuito corresponde aos sistemas eletroquímicos montados, contendo os elementos de resistência da solução (R</w:delText>
        </w:r>
        <w:r w:rsidR="00A73356" w:rsidDel="00D3704C">
          <w:rPr>
            <w:rFonts w:cs="Arial"/>
            <w:vertAlign w:val="subscript"/>
          </w:rPr>
          <w:delText>S</w:delText>
        </w:r>
        <w:r w:rsidRPr="003252F4" w:rsidDel="00D3704C">
          <w:rPr>
            <w:rFonts w:cs="Arial"/>
          </w:rPr>
          <w:delText>) e transferência de elétrons (R</w:delText>
        </w:r>
        <w:r w:rsidR="00A73356" w:rsidDel="00D3704C">
          <w:rPr>
            <w:rFonts w:cs="Arial"/>
            <w:vertAlign w:val="subscript"/>
          </w:rPr>
          <w:delText>TE</w:delText>
        </w:r>
        <w:r w:rsidRPr="003252F4" w:rsidDel="00D3704C">
          <w:rPr>
            <w:rFonts w:cs="Arial"/>
          </w:rPr>
          <w:delText>), capacitância de dupla camada elétrica (C</w:delText>
        </w:r>
        <w:r w:rsidR="00A73356" w:rsidDel="00D3704C">
          <w:rPr>
            <w:rFonts w:cs="Arial"/>
            <w:vertAlign w:val="subscript"/>
          </w:rPr>
          <w:delText>DCE</w:delText>
        </w:r>
        <w:r w:rsidRPr="003252F4" w:rsidDel="00D3704C">
          <w:rPr>
            <w:rFonts w:cs="Arial"/>
          </w:rPr>
          <w:delText>) e Warburg (W).</w:delText>
        </w:r>
      </w:del>
    </w:p>
    <w:p w14:paraId="11B07FAD" w14:textId="77777777" w:rsidR="003252F4" w:rsidRPr="003252F4" w:rsidRDefault="003252F4" w:rsidP="00DC2B78">
      <w:pPr>
        <w:keepNext/>
        <w:spacing w:before="240" w:after="240"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t>Figura 8.</w:t>
      </w:r>
      <w:r w:rsidRPr="003252F4">
        <w:rPr>
          <w:rFonts w:cs="Arial"/>
          <w:iCs/>
          <w:sz w:val="20"/>
          <w:szCs w:val="18"/>
        </w:rPr>
        <w:t xml:space="preserve"> Representação do Circuito de </w:t>
      </w:r>
      <w:proofErr w:type="spellStart"/>
      <w:r w:rsidRPr="003252F4">
        <w:rPr>
          <w:rFonts w:cs="Arial"/>
          <w:iCs/>
          <w:sz w:val="20"/>
          <w:szCs w:val="18"/>
        </w:rPr>
        <w:t>Randles</w:t>
      </w:r>
      <w:proofErr w:type="spellEnd"/>
    </w:p>
    <w:p w14:paraId="3B1EBEAE" w14:textId="77777777" w:rsidR="003252F4" w:rsidRPr="003252F4" w:rsidRDefault="003252F4" w:rsidP="005B3104">
      <w:pPr>
        <w:spacing w:after="0"/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114801E5" wp14:editId="2892003E">
            <wp:extent cx="3600000" cy="1886897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dles.png"/>
                    <pic:cNvPicPr/>
                  </pic:nvPicPr>
                  <pic:blipFill rotWithShape="1">
                    <a:blip r:embed="rId13"/>
                    <a:srcRect l="6858" t="9651" r="10281" b="13139"/>
                    <a:stretch/>
                  </pic:blipFill>
                  <pic:spPr bwMode="auto">
                    <a:xfrm>
                      <a:off x="0" y="0"/>
                      <a:ext cx="3600000" cy="188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 w:rsidRPr="003252F4">
        <w:rPr>
          <w:rFonts w:cs="Arial"/>
        </w:rPr>
        <w:br w:type="page"/>
      </w:r>
    </w:p>
    <w:p w14:paraId="2585E0D8" w14:textId="77777777" w:rsidR="003252F4" w:rsidRPr="003252F4" w:rsidRDefault="003252F4" w:rsidP="00A73356">
      <w:pPr>
        <w:pStyle w:val="Ttulo1"/>
        <w:spacing w:before="0" w:after="0"/>
        <w:rPr>
          <w:rFonts w:eastAsia="MS Mincho" w:cs="Arial"/>
          <w:szCs w:val="24"/>
        </w:rPr>
      </w:pPr>
      <w:bookmarkStart w:id="149" w:name="_Toc436574391"/>
      <w:bookmarkStart w:id="150" w:name="_Toc436575011"/>
      <w:bookmarkStart w:id="151" w:name="_Toc436575116"/>
      <w:bookmarkStart w:id="152" w:name="_Toc436642784"/>
      <w:bookmarkStart w:id="153" w:name="_Toc436642830"/>
      <w:bookmarkStart w:id="154" w:name="_Toc436642986"/>
      <w:bookmarkStart w:id="155" w:name="_Toc511585177"/>
      <w:r w:rsidRPr="003252F4">
        <w:rPr>
          <w:rFonts w:eastAsia="MS Mincho" w:cs="Arial"/>
          <w:szCs w:val="24"/>
        </w:rPr>
        <w:lastRenderedPageBreak/>
        <w:t>RESULTADOS</w:t>
      </w:r>
      <w:bookmarkEnd w:id="149"/>
      <w:bookmarkEnd w:id="150"/>
      <w:bookmarkEnd w:id="151"/>
      <w:bookmarkEnd w:id="152"/>
      <w:bookmarkEnd w:id="153"/>
      <w:bookmarkEnd w:id="154"/>
      <w:bookmarkEnd w:id="155"/>
    </w:p>
    <w:p w14:paraId="1C0F8AD3" w14:textId="77777777" w:rsidR="003252F4" w:rsidRDefault="00613AA3" w:rsidP="00A73356">
      <w:pPr>
        <w:pStyle w:val="Ttulo2"/>
        <w:rPr>
          <w:rFonts w:cs="Arial"/>
        </w:rPr>
      </w:pPr>
      <w:bookmarkStart w:id="156" w:name="_Toc511585178"/>
      <w:del w:id="157" w:author="Adriana Carvalho" w:date="2018-04-28T01:52:00Z">
        <w:r w:rsidDel="00D7257F">
          <w:rPr>
            <w:rFonts w:cs="Arial"/>
          </w:rPr>
          <w:delText>PRÉ-</w:delText>
        </w:r>
      </w:del>
      <w:r w:rsidR="003252F4" w:rsidRPr="003252F4">
        <w:rPr>
          <w:rFonts w:cs="Arial"/>
        </w:rPr>
        <w:t>TRATAMENTO DA SUPERFÍCIE DE OURO</w:t>
      </w:r>
      <w:bookmarkEnd w:id="156"/>
    </w:p>
    <w:p w14:paraId="1B4D77A7" w14:textId="0C8ADA8B" w:rsidR="00F60818" w:rsidRDefault="005A14C4" w:rsidP="005B3104">
      <w:pPr>
        <w:ind w:firstLine="709"/>
        <w:rPr>
          <w:ins w:id="158" w:author="Adriana Carvalho" w:date="2018-04-28T18:10:00Z"/>
        </w:rPr>
      </w:pPr>
      <w:moveToRangeStart w:id="159" w:author="Adriana Carvalho" w:date="2018-04-27T22:15:00Z" w:name="move512630662"/>
      <w:moveTo w:id="160" w:author="Adriana Carvalho" w:date="2018-04-27T22:15:00Z">
        <w:r w:rsidRPr="003252F4">
          <w:rPr>
            <w:rFonts w:cs="Arial"/>
          </w:rPr>
          <w:t>A superfície de ouro pass</w:t>
        </w:r>
        <w:r>
          <w:rPr>
            <w:rFonts w:cs="Arial"/>
          </w:rPr>
          <w:t>ou</w:t>
        </w:r>
        <w:r w:rsidRPr="003252F4">
          <w:rPr>
            <w:rFonts w:cs="Arial"/>
          </w:rPr>
          <w:t xml:space="preserve"> pelo processo de tratamento </w:t>
        </w:r>
      </w:moveTo>
      <w:ins w:id="161" w:author="Adriana Carvalho" w:date="2018-04-28T01:53:00Z">
        <w:r w:rsidR="001D4F22">
          <w:rPr>
            <w:rFonts w:cs="Arial"/>
          </w:rPr>
          <w:t>como</w:t>
        </w:r>
      </w:ins>
      <w:ins w:id="162" w:author="Adriana Carvalho" w:date="2018-04-28T01:52:00Z">
        <w:r w:rsidR="001D4F22">
          <w:rPr>
            <w:rFonts w:cs="Arial"/>
          </w:rPr>
          <w:t xml:space="preserve"> preparação </w:t>
        </w:r>
      </w:ins>
      <w:ins w:id="163" w:author="Adriana Carvalho" w:date="2018-04-28T01:53:00Z">
        <w:r w:rsidR="001D4F22">
          <w:rPr>
            <w:rFonts w:cs="Arial"/>
          </w:rPr>
          <w:t>do eletrodo de trabalho para o recebimento das posteriores modificações</w:t>
        </w:r>
      </w:ins>
      <w:moveTo w:id="164" w:author="Adriana Carvalho" w:date="2018-04-27T22:15:00Z">
        <w:del w:id="165" w:author="Adriana Carvalho" w:date="2018-04-28T01:52:00Z">
          <w:r w:rsidRPr="003252F4" w:rsidDel="001D4F22">
            <w:rPr>
              <w:rFonts w:cs="Arial"/>
            </w:rPr>
            <w:delText>para remoção de impurezas impregnadas no eletrodo</w:delText>
          </w:r>
        </w:del>
        <w:r w:rsidRPr="003252F4">
          <w:rPr>
            <w:rFonts w:cs="Arial"/>
          </w:rPr>
          <w:t>. Para isso, em uma primeira etapa, a superfície fo</w:t>
        </w:r>
        <w:r>
          <w:rPr>
            <w:rFonts w:cs="Arial"/>
          </w:rPr>
          <w:t>i</w:t>
        </w:r>
        <w:r w:rsidRPr="003252F4">
          <w:rPr>
            <w:rFonts w:cs="Arial"/>
          </w:rPr>
          <w:t xml:space="preserve"> submetida a um tratamento químico. </w:t>
        </w:r>
      </w:moveTo>
      <w:moveToRangeEnd w:id="159"/>
      <w:ins w:id="166" w:author="Adriana Carvalho" w:date="2018-04-28T01:55:00Z">
        <w:r w:rsidR="001D4F22">
          <w:t>Esse</w:t>
        </w:r>
      </w:ins>
      <w:del w:id="167" w:author="Adriana Carvalho" w:date="2018-04-28T01:54:00Z">
        <w:r w:rsidR="00CC75F7" w:rsidDel="001D4F22">
          <w:delText>O</w:delText>
        </w:r>
      </w:del>
      <w:r w:rsidR="00CC75F7">
        <w:t xml:space="preserve"> tratamento </w:t>
      </w:r>
      <w:ins w:id="168" w:author="Adriana Carvalho" w:date="2018-04-28T02:00:00Z">
        <w:r w:rsidR="003D480B">
          <w:t>através de HNO</w:t>
        </w:r>
        <w:r w:rsidR="003D480B">
          <w:rPr>
            <w:vertAlign w:val="subscript"/>
          </w:rPr>
          <w:t>3</w:t>
        </w:r>
        <w:r w:rsidR="003D480B">
          <w:t xml:space="preserve"> concentrado </w:t>
        </w:r>
      </w:ins>
      <w:del w:id="169" w:author="Adriana Carvalho" w:date="2018-04-28T01:55:00Z">
        <w:r w:rsidR="00CC75F7" w:rsidDel="001D4F22">
          <w:delText xml:space="preserve">químico </w:delText>
        </w:r>
        <w:r w:rsidR="00657ADF" w:rsidDel="001D4F22">
          <w:delText xml:space="preserve">por ácido nítrico </w:delText>
        </w:r>
        <w:r w:rsidR="00CC75F7" w:rsidDel="001D4F22">
          <w:delText xml:space="preserve">realizado na superfície de ouro </w:delText>
        </w:r>
      </w:del>
      <w:r w:rsidR="00CC75F7">
        <w:t>é responsável pela oxidação de matéria orgânica</w:t>
      </w:r>
      <w:ins w:id="170" w:author="Adriana Carvalho" w:date="2018-04-28T01:59:00Z">
        <w:r w:rsidR="003D480B">
          <w:t xml:space="preserve"> contaminante presente </w:t>
        </w:r>
      </w:ins>
      <w:r w:rsidR="00CC75F7">
        <w:t xml:space="preserve"> </w:t>
      </w:r>
      <w:del w:id="171" w:author="Adriana Carvalho" w:date="2018-04-28T01:59:00Z">
        <w:r w:rsidR="005B3104" w:rsidDel="003D480B">
          <w:delText>depositada</w:delText>
        </w:r>
        <w:r w:rsidR="001110B8" w:rsidDel="003D480B">
          <w:delText xml:space="preserve"> </w:delText>
        </w:r>
      </w:del>
      <w:r w:rsidR="001110B8">
        <w:t>no eletrodo</w:t>
      </w:r>
      <w:r w:rsidR="005B3104">
        <w:t>.</w:t>
      </w:r>
      <w:ins w:id="172" w:author="Adriana Carvalho" w:date="2018-04-28T02:10:00Z">
        <w:r w:rsidR="003E200E">
          <w:t xml:space="preserve"> </w:t>
        </w:r>
      </w:ins>
      <w:del w:id="173" w:author="Adriana Carvalho" w:date="2018-04-28T02:10:00Z">
        <w:r w:rsidR="00613AA3" w:rsidDel="003E200E">
          <w:delText xml:space="preserve"> </w:delText>
        </w:r>
      </w:del>
      <w:r w:rsidR="00613AA3">
        <w:t>Esse tipo de tratamento também auxiliou na remoção dos materiais utilizados nas modificações realizadas na superfície, como as moléculas orgânicas da SAM</w:t>
      </w:r>
      <w:ins w:id="174" w:author="Adriana Carvalho" w:date="2018-04-28T02:30:00Z">
        <w:r w:rsidR="003624F7">
          <w:t xml:space="preserve"> [1]</w:t>
        </w:r>
      </w:ins>
      <w:r w:rsidR="00613AA3">
        <w:t>. A</w:t>
      </w:r>
      <w:r w:rsidR="005B3104">
        <w:t xml:space="preserve"> camada de óxido é removida mecanicamente pelo tratamento físico de polimento</w:t>
      </w:r>
      <w:r w:rsidR="005031C2">
        <w:t xml:space="preserve">, </w:t>
      </w:r>
      <w:ins w:id="175" w:author="Adriana Carvalho" w:date="2018-04-28T02:31:00Z">
        <w:r w:rsidR="003624F7">
          <w:t xml:space="preserve">promovendo a </w:t>
        </w:r>
      </w:ins>
      <w:ins w:id="176" w:author="Adriana Carvalho" w:date="2018-04-28T02:33:00Z">
        <w:r w:rsidR="003624F7">
          <w:t>exposição</w:t>
        </w:r>
      </w:ins>
      <w:ins w:id="177" w:author="Adriana Carvalho" w:date="2018-04-28T02:31:00Z">
        <w:r w:rsidR="003624F7">
          <w:t xml:space="preserve"> d</w:t>
        </w:r>
      </w:ins>
      <w:ins w:id="178" w:author="Adriana Carvalho" w:date="2018-04-28T02:42:00Z">
        <w:r w:rsidR="00CE795E">
          <w:t>e uma</w:t>
        </w:r>
      </w:ins>
      <w:ins w:id="179" w:author="Adriana Carvalho" w:date="2018-04-28T02:31:00Z">
        <w:r w:rsidR="003624F7">
          <w:t xml:space="preserve"> superfície</w:t>
        </w:r>
      </w:ins>
      <w:ins w:id="180" w:author="Adriana Carvalho" w:date="2018-04-28T02:34:00Z">
        <w:r w:rsidR="003624F7">
          <w:t xml:space="preserve"> </w:t>
        </w:r>
      </w:ins>
      <w:ins w:id="181" w:author="Adriana Carvalho" w:date="2018-04-28T02:40:00Z">
        <w:r w:rsidR="00CE795E">
          <w:t>homogê</w:t>
        </w:r>
      </w:ins>
      <w:ins w:id="182" w:author="Adriana Carvalho" w:date="2018-04-28T02:41:00Z">
        <w:r w:rsidR="00CE795E">
          <w:t xml:space="preserve">nea e </w:t>
        </w:r>
      </w:ins>
      <w:ins w:id="183" w:author="Adriana Carvalho" w:date="2018-04-28T02:34:00Z">
        <w:r w:rsidR="003624F7">
          <w:t>renovada [2]</w:t>
        </w:r>
      </w:ins>
      <w:ins w:id="184" w:author="Adriana Carvalho" w:date="2018-04-28T02:31:00Z">
        <w:r w:rsidR="003624F7">
          <w:t xml:space="preserve">. </w:t>
        </w:r>
      </w:ins>
      <w:ins w:id="185" w:author="Adriana Carvalho" w:date="2018-04-28T02:35:00Z">
        <w:r w:rsidR="003624F7">
          <w:t xml:space="preserve">O tratamento utilizado na superfície tem papel fundamental </w:t>
        </w:r>
      </w:ins>
      <w:del w:id="186" w:author="Adriana Carvalho" w:date="2018-04-28T02:34:00Z">
        <w:r w:rsidR="00FA7DD1" w:rsidDel="003624F7">
          <w:delText>p</w:delText>
        </w:r>
      </w:del>
      <w:ins w:id="187" w:author="Adriana Carvalho" w:date="2018-04-28T02:35:00Z">
        <w:r w:rsidR="003624F7">
          <w:t>n</w:t>
        </w:r>
      </w:ins>
      <w:del w:id="188" w:author="Adriana Carvalho" w:date="2018-04-28T02:35:00Z">
        <w:r w:rsidR="00FA7DD1" w:rsidDel="003624F7">
          <w:delText xml:space="preserve">rovocando </w:delText>
        </w:r>
      </w:del>
      <w:ins w:id="189" w:author="Adriana Carvalho" w:date="2018-04-28T02:38:00Z">
        <w:r w:rsidR="00CE795E">
          <w:t xml:space="preserve">o aumento da qualidade </w:t>
        </w:r>
      </w:ins>
      <w:ins w:id="190" w:author="Adriana Carvalho" w:date="2018-04-28T02:39:00Z">
        <w:r w:rsidR="00CE795E">
          <w:t xml:space="preserve">e </w:t>
        </w:r>
      </w:ins>
      <w:del w:id="191" w:author="Adriana Carvalho" w:date="2018-04-28T02:38:00Z">
        <w:r w:rsidR="00FA7DD1" w:rsidDel="00CE795E">
          <w:delText xml:space="preserve">a </w:delText>
        </w:r>
      </w:del>
      <w:r w:rsidR="00FA7DD1">
        <w:t>ativação</w:t>
      </w:r>
      <w:r w:rsidR="00F4197A">
        <w:t xml:space="preserve"> </w:t>
      </w:r>
      <w:del w:id="192" w:author="Adriana Carvalho" w:date="2018-04-28T02:35:00Z">
        <w:r w:rsidR="00F4197A" w:rsidDel="003624F7">
          <w:delText>e preparação</w:delText>
        </w:r>
        <w:r w:rsidR="00FA7DD1" w:rsidDel="003624F7">
          <w:delText xml:space="preserve"> </w:delText>
        </w:r>
      </w:del>
      <w:r w:rsidR="00FA7DD1">
        <w:t>da superfície metálica</w:t>
      </w:r>
      <w:del w:id="193" w:author="Adriana Carvalho" w:date="2018-04-28T02:35:00Z">
        <w:r w:rsidR="00F4197A" w:rsidDel="003624F7">
          <w:delText xml:space="preserve"> </w:delText>
        </w:r>
      </w:del>
      <w:ins w:id="194" w:author="Adriana Carvalho" w:date="2018-04-28T02:35:00Z">
        <w:r w:rsidR="003624F7">
          <w:t xml:space="preserve">, </w:t>
        </w:r>
      </w:ins>
      <w:ins w:id="195" w:author="Adriana Carvalho" w:date="2018-04-28T02:37:00Z">
        <w:r w:rsidR="003624F7">
          <w:t xml:space="preserve">acarretando </w:t>
        </w:r>
        <w:r w:rsidR="00CE795E">
          <w:t>em</w:t>
        </w:r>
      </w:ins>
      <w:ins w:id="196" w:author="Adriana Carvalho" w:date="2018-04-28T02:43:00Z">
        <w:r w:rsidR="00CE795E">
          <w:t xml:space="preserve"> uma</w:t>
        </w:r>
      </w:ins>
      <w:ins w:id="197" w:author="Adriana Carvalho" w:date="2018-04-28T02:37:00Z">
        <w:r w:rsidR="00CE795E">
          <w:t xml:space="preserve"> rápid</w:t>
        </w:r>
      </w:ins>
      <w:ins w:id="198" w:author="Adriana Carvalho" w:date="2018-04-28T02:41:00Z">
        <w:r w:rsidR="00CE795E">
          <w:t xml:space="preserve">a cinética </w:t>
        </w:r>
      </w:ins>
      <w:ins w:id="199" w:author="Adriana Carvalho" w:date="2018-04-28T02:37:00Z">
        <w:r w:rsidR="00CE795E">
          <w:t>de transferência de elétrons</w:t>
        </w:r>
      </w:ins>
      <w:ins w:id="200" w:author="Adriana Carvalho" w:date="2018-04-28T02:43:00Z">
        <w:r w:rsidR="00CE795E">
          <w:t xml:space="preserve"> com a espécie redox </w:t>
        </w:r>
      </w:ins>
      <w:ins w:id="201" w:author="Adriana Carvalho" w:date="2018-04-28T02:44:00Z">
        <w:r w:rsidR="006459ED">
          <w:t>[3]</w:t>
        </w:r>
      </w:ins>
      <w:del w:id="202" w:author="Adriana Carvalho" w:date="2018-04-28T02:35:00Z">
        <w:r w:rsidR="00F4197A" w:rsidDel="003624F7">
          <w:delText>para as modificações posteriores</w:delText>
        </w:r>
      </w:del>
      <w:r w:rsidR="00FA7DD1">
        <w:t>.</w:t>
      </w:r>
    </w:p>
    <w:p w14:paraId="45EEB028" w14:textId="502DAB39" w:rsidR="00A847DE" w:rsidRDefault="00A847DE">
      <w:pPr>
        <w:ind w:firstLine="709"/>
        <w:rPr>
          <w:ins w:id="203" w:author="Adriana Carvalho" w:date="2018-04-28T18:15:00Z"/>
        </w:rPr>
      </w:pPr>
      <w:ins w:id="204" w:author="Adriana Carvalho" w:date="2018-04-28T18:11:00Z">
        <w:r>
          <w:t xml:space="preserve">O eletrodo de ouro tratado foi </w:t>
        </w:r>
        <w:r w:rsidR="00CE66B6">
          <w:t xml:space="preserve">monitorado pelas técnicas de </w:t>
        </w:r>
      </w:ins>
      <w:ins w:id="205" w:author="Adriana Carvalho" w:date="2018-04-28T18:12:00Z">
        <w:r w:rsidR="00CE66B6">
          <w:t xml:space="preserve">VC e EIE, tendo como sonda eletroquímica </w:t>
        </w:r>
      </w:ins>
      <w:ins w:id="206" w:author="Adriana Carvalho" w:date="2018-04-28T18:14:00Z">
        <w:r w:rsidR="00CE66B6">
          <w:t xml:space="preserve">do processo de transferência de elétrons </w:t>
        </w:r>
      </w:ins>
      <w:ins w:id="207" w:author="Adriana Carvalho" w:date="2018-04-28T19:44:00Z">
        <w:r w:rsidR="00F6405A">
          <w:t>o par de</w:t>
        </w:r>
      </w:ins>
      <w:ins w:id="208" w:author="Adriana Carvalho" w:date="2018-04-28T18:12:00Z">
        <w:r w:rsidR="00CE66B6">
          <w:t xml:space="preserve"> espécie</w:t>
        </w:r>
      </w:ins>
      <w:ins w:id="209" w:author="Adriana Carvalho" w:date="2018-04-28T19:44:00Z">
        <w:r w:rsidR="00F6405A">
          <w:t>s</w:t>
        </w:r>
      </w:ins>
      <w:ins w:id="210" w:author="Adriana Carvalho" w:date="2018-04-28T18:12:00Z">
        <w:r w:rsidR="00CE66B6">
          <w:t xml:space="preserve"> red</w:t>
        </w:r>
      </w:ins>
      <w:ins w:id="211" w:author="Adriana Carvalho" w:date="2018-04-28T18:13:00Z">
        <w:r w:rsidR="00CE66B6">
          <w:t>ox [Fe(CN)</w:t>
        </w:r>
        <w:r w:rsidR="00CE66B6">
          <w:rPr>
            <w:vertAlign w:val="subscript"/>
          </w:rPr>
          <w:t>6</w:t>
        </w:r>
        <w:r w:rsidR="00CE66B6">
          <w:t>]</w:t>
        </w:r>
        <w:r w:rsidR="00CE66B6">
          <w:rPr>
            <w:vertAlign w:val="superscript"/>
          </w:rPr>
          <w:t>3-/4-</w:t>
        </w:r>
        <w:r w:rsidR="00CE66B6">
          <w:t>.</w:t>
        </w:r>
      </w:ins>
      <w:ins w:id="212" w:author="Adriana Carvalho" w:date="2018-04-28T18:15:00Z">
        <w:r w:rsidR="00CE66B6">
          <w:t xml:space="preserve"> Essa reação de oxirredução</w:t>
        </w:r>
      </w:ins>
      <w:ins w:id="213" w:author="Adriana Carvalho" w:date="2018-04-28T20:53:00Z">
        <w:r w:rsidR="006B70C1">
          <w:t>, ou redox,</w:t>
        </w:r>
      </w:ins>
      <w:ins w:id="214" w:author="Adriana Carvalho" w:date="2018-04-28T18:15:00Z">
        <w:r w:rsidR="00CE66B6">
          <w:t xml:space="preserve"> é descrita pela equação (1)</w:t>
        </w:r>
      </w:ins>
    </w:p>
    <w:p w14:paraId="67F92077" w14:textId="060656FE" w:rsidR="00CE66B6" w:rsidRDefault="00567C53" w:rsidP="001A43A0">
      <w:pPr>
        <w:jc w:val="right"/>
        <w:rPr>
          <w:ins w:id="215" w:author="Adriana Carvalho" w:date="2018-04-28T19:50:00Z"/>
          <w:rFonts w:cs="Arial"/>
        </w:rPr>
      </w:pPr>
      <m:oMath>
        <m:sSup>
          <m:sSupPr>
            <m:ctrlPr>
              <w:ins w:id="216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m:r>
              <w:ins w:id="217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18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[Fe</m:t>
              </w:ins>
            </m:r>
            <m:sSub>
              <m:sSubPr>
                <m:ctrlPr>
                  <w:ins w:id="219" w:author="Adriana Carvalho" w:date="2018-04-28T18:16:00Z">
                    <w:rPr>
                      <w:rFonts w:ascii="Cambria Math" w:hAnsi="Cambria Math" w:cs="Arial"/>
                      <w:b/>
                    </w:rPr>
                  </w:ins>
                </m:ctrlPr>
              </m:sSubPr>
              <m:e>
                <m:d>
                  <m:dPr>
                    <m:ctrlPr>
                      <w:ins w:id="220" w:author="Adriana Carvalho" w:date="2018-04-28T18:16:00Z">
                        <w:rPr>
                          <w:rFonts w:ascii="Cambria Math" w:hAnsi="Cambria Math" w:cs="Arial"/>
                          <w:b/>
                        </w:rPr>
                      </w:ins>
                    </m:ctrlPr>
                  </m:dPr>
                  <m:e>
                    <m:r>
                      <w:ins w:id="221" w:author="Adriana Carvalho" w:date="2018-04-28T18:16:00Z">
                        <m:rPr>
                          <m:sty m:val="b"/>
                        </m:rPr>
                        <w:rPr>
                          <w:rFonts w:ascii="Cambria Math" w:hAnsi="Cambria Math" w:cs="Arial"/>
                          <w:rPrChange w:id="222" w:author="Adriana Carvalho" w:date="2018-04-28T18:50:00Z">
                            <w:rPr>
                              <w:rFonts w:ascii="Cambria Math" w:hAnsi="Cambria Math" w:cs="Arial"/>
                              <w:sz w:val="28"/>
                            </w:rPr>
                          </w:rPrChange>
                        </w:rPr>
                        <m:t>CN</m:t>
                      </w:ins>
                    </m:r>
                  </m:e>
                </m:d>
              </m:e>
              <m:sub>
                <m:r>
                  <w:ins w:id="223" w:author="Adriana Carvalho" w:date="2018-04-28T18:16:00Z">
                    <m:rPr>
                      <m:sty m:val="b"/>
                    </m:rPr>
                    <w:rPr>
                      <w:rFonts w:ascii="Cambria Math" w:hAnsi="Cambria Math" w:cs="Arial"/>
                      <w:rPrChange w:id="224" w:author="Adriana Carvalho" w:date="2018-04-28T18:50:00Z">
                        <w:rPr>
                          <w:rFonts w:ascii="Cambria Math" w:hAnsi="Cambria Math" w:cs="Arial"/>
                          <w:sz w:val="28"/>
                        </w:rPr>
                      </w:rPrChange>
                    </w:rPr>
                    <m:t>6</m:t>
                  </w:ins>
                </m:r>
              </m:sub>
            </m:sSub>
            <m:r>
              <w:ins w:id="225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26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]</m:t>
              </w:ins>
            </m:r>
          </m:e>
          <m:sup>
            <m:r>
              <w:ins w:id="227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28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3-</m:t>
              </w:ins>
            </m:r>
          </m:sup>
        </m:sSup>
        <m:r>
          <w:ins w:id="229" w:author="Adriana Carvalho" w:date="2018-04-28T18:16:00Z">
            <m:rPr>
              <m:sty m:val="b"/>
            </m:rPr>
            <w:rPr>
              <w:rFonts w:ascii="Cambria Math" w:hAnsi="Cambria Math" w:cs="Arial"/>
              <w:rPrChange w:id="230" w:author="Adriana Carvalho" w:date="2018-04-28T18:50:00Z">
                <w:rPr>
                  <w:rFonts w:ascii="Cambria Math" w:hAnsi="Cambria Math" w:cs="Arial"/>
                  <w:sz w:val="28"/>
                </w:rPr>
              </w:rPrChange>
            </w:rPr>
            <m:t xml:space="preserve">+ </m:t>
          </w:ins>
        </m:r>
        <m:sSup>
          <m:sSupPr>
            <m:ctrlPr>
              <w:ins w:id="231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m:r>
              <w:ins w:id="232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33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e</m:t>
              </w:ins>
            </m:r>
          </m:e>
          <m:sup>
            <m:r>
              <w:ins w:id="234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35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-</m:t>
              </w:ins>
            </m:r>
          </m:sup>
        </m:sSup>
        <m:r>
          <w:ins w:id="236" w:author="Adriana Carvalho" w:date="2018-04-28T18:16:00Z">
            <m:rPr>
              <m:sty m:val="b"/>
            </m:rPr>
            <w:rPr>
              <w:rFonts w:ascii="Cambria Math" w:hAnsi="Cambria Math" w:cs="Arial"/>
              <w:rPrChange w:id="237" w:author="Adriana Carvalho" w:date="2018-04-28T18:50:00Z">
                <w:rPr>
                  <w:rFonts w:ascii="Cambria Math" w:hAnsi="Cambria Math" w:cs="Arial"/>
                  <w:sz w:val="28"/>
                </w:rPr>
              </w:rPrChange>
            </w:rPr>
            <m:t xml:space="preserve"> ⇄</m:t>
          </w:ins>
        </m:r>
        <m:sSup>
          <m:sSupPr>
            <m:ctrlPr>
              <w:ins w:id="238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m:r>
              <w:ins w:id="239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40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[Fe</m:t>
              </w:ins>
            </m:r>
            <m:sSub>
              <m:sSubPr>
                <m:ctrlPr>
                  <w:ins w:id="241" w:author="Adriana Carvalho" w:date="2018-04-28T18:16:00Z">
                    <w:rPr>
                      <w:rFonts w:ascii="Cambria Math" w:hAnsi="Cambria Math" w:cs="Arial"/>
                      <w:b/>
                    </w:rPr>
                  </w:ins>
                </m:ctrlPr>
              </m:sSubPr>
              <m:e>
                <m:d>
                  <m:dPr>
                    <m:ctrlPr>
                      <w:ins w:id="242" w:author="Adriana Carvalho" w:date="2018-04-28T18:16:00Z">
                        <w:rPr>
                          <w:rFonts w:ascii="Cambria Math" w:hAnsi="Cambria Math" w:cs="Arial"/>
                          <w:b/>
                        </w:rPr>
                      </w:ins>
                    </m:ctrlPr>
                  </m:dPr>
                  <m:e>
                    <m:r>
                      <w:ins w:id="243" w:author="Adriana Carvalho" w:date="2018-04-28T18:16:00Z">
                        <m:rPr>
                          <m:sty m:val="b"/>
                        </m:rPr>
                        <w:rPr>
                          <w:rFonts w:ascii="Cambria Math" w:hAnsi="Cambria Math" w:cs="Arial"/>
                          <w:rPrChange w:id="244" w:author="Adriana Carvalho" w:date="2018-04-28T18:50:00Z">
                            <w:rPr>
                              <w:rFonts w:ascii="Cambria Math" w:hAnsi="Cambria Math" w:cs="Arial"/>
                              <w:sz w:val="28"/>
                            </w:rPr>
                          </w:rPrChange>
                        </w:rPr>
                        <m:t>CN</m:t>
                      </w:ins>
                    </m:r>
                  </m:e>
                </m:d>
              </m:e>
              <m:sub>
                <m:r>
                  <w:ins w:id="245" w:author="Adriana Carvalho" w:date="2018-04-28T18:16:00Z">
                    <m:rPr>
                      <m:sty m:val="b"/>
                    </m:rPr>
                    <w:rPr>
                      <w:rFonts w:ascii="Cambria Math" w:hAnsi="Cambria Math" w:cs="Arial"/>
                      <w:rPrChange w:id="246" w:author="Adriana Carvalho" w:date="2018-04-28T18:50:00Z">
                        <w:rPr>
                          <w:rFonts w:ascii="Cambria Math" w:hAnsi="Cambria Math" w:cs="Arial"/>
                          <w:sz w:val="28"/>
                        </w:rPr>
                      </w:rPrChange>
                    </w:rPr>
                    <m:t>6</m:t>
                  </w:ins>
                </m:r>
              </m:sub>
            </m:sSub>
            <m:r>
              <w:ins w:id="247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48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]</m:t>
              </w:ins>
            </m:r>
          </m:e>
          <m:sup>
            <m:r>
              <w:ins w:id="249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50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4-</m:t>
              </w:ins>
            </m:r>
          </m:sup>
        </m:sSup>
      </m:oMath>
      <w:ins w:id="251" w:author="Adriana Carvalho" w:date="2018-04-28T18:16:00Z">
        <w:r w:rsidR="00CE66B6">
          <w:rPr>
            <w:rFonts w:eastAsiaTheme="minorEastAsia" w:cs="Arial"/>
            <w:b/>
          </w:rPr>
          <w:tab/>
        </w:r>
        <w:r w:rsidR="00CE66B6">
          <w:rPr>
            <w:rFonts w:cs="Arial"/>
          </w:rPr>
          <w:tab/>
        </w:r>
        <w:r w:rsidR="00CE66B6" w:rsidRPr="00E03DB8">
          <w:rPr>
            <w:rFonts w:cs="Arial"/>
          </w:rPr>
          <w:tab/>
        </w:r>
        <w:r w:rsidR="00CE66B6">
          <w:rPr>
            <w:rFonts w:cs="Arial"/>
          </w:rPr>
          <w:tab/>
          <w:t>(1)</w:t>
        </w:r>
      </w:ins>
    </w:p>
    <w:p w14:paraId="2364ADE5" w14:textId="77777777" w:rsidR="00F35612" w:rsidRDefault="00751972" w:rsidP="00DC24CB">
      <w:pPr>
        <w:ind w:firstLine="709"/>
        <w:rPr>
          <w:ins w:id="252" w:author="Adriana Carvalho" w:date="2018-04-28T21:24:00Z"/>
          <w:rFonts w:eastAsiaTheme="minorEastAsia" w:cs="Arial"/>
        </w:rPr>
      </w:pPr>
      <w:ins w:id="253" w:author="Adriana Carvalho" w:date="2018-04-28T20:23:00Z">
        <w:r>
          <w:rPr>
            <w:rFonts w:cs="Arial"/>
          </w:rPr>
          <w:t xml:space="preserve">A curva </w:t>
        </w:r>
        <w:proofErr w:type="spellStart"/>
        <w:r>
          <w:rPr>
            <w:rFonts w:cs="Arial"/>
          </w:rPr>
          <w:t>voltamétrica</w:t>
        </w:r>
        <w:proofErr w:type="spellEnd"/>
        <w:r>
          <w:rPr>
            <w:rFonts w:cs="Arial"/>
          </w:rPr>
          <w:t xml:space="preserve"> para esse sistema </w:t>
        </w:r>
      </w:ins>
      <w:ins w:id="254" w:author="Adriana Carvalho" w:date="2018-04-28T20:24:00Z">
        <w:r>
          <w:rPr>
            <w:rFonts w:cs="Arial"/>
          </w:rPr>
          <w:t xml:space="preserve">(Figura 9.a) apresentou </w:t>
        </w:r>
      </w:ins>
      <w:ins w:id="255" w:author="Adriana Carvalho" w:date="2018-04-28T20:26:00Z">
        <w:r>
          <w:rPr>
            <w:rFonts w:cs="Arial"/>
          </w:rPr>
          <w:t xml:space="preserve">respostas elétricas </w:t>
        </w:r>
      </w:ins>
      <w:ins w:id="256" w:author="Adriana Carvalho" w:date="2018-04-28T20:27:00Z">
        <w:r>
          <w:rPr>
            <w:rFonts w:cs="Arial"/>
          </w:rPr>
          <w:t>com a</w:t>
        </w:r>
      </w:ins>
      <w:ins w:id="257" w:author="Adriana Carvalho" w:date="2018-04-28T20:28:00Z">
        <w:r>
          <w:rPr>
            <w:rFonts w:cs="Arial"/>
          </w:rPr>
          <w:t xml:space="preserve"> presença dos</w:t>
        </w:r>
      </w:ins>
      <w:ins w:id="258" w:author="Adriana Carvalho" w:date="2018-04-28T20:25:00Z">
        <w:r>
          <w:rPr>
            <w:rFonts w:cs="Arial"/>
          </w:rPr>
          <w:t xml:space="preserve"> picos de oxidação</w:t>
        </w:r>
      </w:ins>
      <w:ins w:id="259" w:author="Adriana Carvalho" w:date="2018-04-28T20:52:00Z">
        <w:r w:rsidR="006B70C1">
          <w:rPr>
            <w:rFonts w:cs="Arial"/>
          </w:rPr>
          <w:t xml:space="preserve"> </w:t>
        </w:r>
      </w:ins>
      <w:ins w:id="260" w:author="Adriana Carvalho" w:date="2018-04-28T20:25:00Z">
        <w:r>
          <w:rPr>
            <w:rFonts w:cs="Arial"/>
          </w:rPr>
          <w:t>e redução</w:t>
        </w:r>
      </w:ins>
      <w:ins w:id="261" w:author="Adriana Carvalho" w:date="2018-04-28T20:53:00Z">
        <w:r w:rsidR="006B70C1">
          <w:rPr>
            <w:rFonts w:cs="Arial"/>
          </w:rPr>
          <w:t xml:space="preserve"> </w:t>
        </w:r>
      </w:ins>
      <w:ins w:id="262" w:author="Adriana Carvalho" w:date="2018-04-28T20:28:00Z">
        <w:r>
          <w:rPr>
            <w:rFonts w:cs="Arial"/>
          </w:rPr>
          <w:t>d</w:t>
        </w:r>
      </w:ins>
      <w:ins w:id="263" w:author="Adriana Carvalho" w:date="2018-04-28T20:53:00Z">
        <w:r w:rsidR="006B70C1">
          <w:rPr>
            <w:rFonts w:cs="Arial"/>
          </w:rPr>
          <w:t xml:space="preserve">o par </w:t>
        </w:r>
      </w:ins>
      <w:ins w:id="264" w:author="Adriana Carvalho" w:date="2018-04-28T20:54:00Z">
        <w:r w:rsidR="006B70C1">
          <w:t>[Fe(CN)</w:t>
        </w:r>
        <w:r w:rsidR="006B70C1">
          <w:rPr>
            <w:vertAlign w:val="subscript"/>
          </w:rPr>
          <w:t>6</w:t>
        </w:r>
        <w:r w:rsidR="006B70C1">
          <w:t>]</w:t>
        </w:r>
        <w:r w:rsidR="006B70C1">
          <w:rPr>
            <w:vertAlign w:val="superscript"/>
          </w:rPr>
          <w:t>3-/4-</w:t>
        </w:r>
      </w:ins>
      <w:ins w:id="265" w:author="Adriana Carvalho" w:date="2018-04-28T20:28:00Z">
        <w:r>
          <w:rPr>
            <w:rFonts w:cs="Arial"/>
          </w:rPr>
          <w:t xml:space="preserve">. </w:t>
        </w:r>
      </w:ins>
      <w:ins w:id="266" w:author="Adriana Carvalho" w:date="2018-04-28T19:51:00Z">
        <w:r w:rsidR="00B0204E">
          <w:rPr>
            <w:rFonts w:cs="Arial"/>
          </w:rPr>
          <w:t>Uma reação redox idealmente reversível pos</w:t>
        </w:r>
      </w:ins>
      <w:ins w:id="267" w:author="Adriana Carvalho" w:date="2018-04-28T19:52:00Z">
        <w:r w:rsidR="00B0204E">
          <w:rPr>
            <w:rFonts w:cs="Arial"/>
          </w:rPr>
          <w:t xml:space="preserve">sui como característica principal a </w:t>
        </w:r>
      </w:ins>
      <w:ins w:id="268" w:author="Adriana Carvalho" w:date="2018-04-28T19:53:00Z">
        <w:r w:rsidR="00B0204E">
          <w:rPr>
            <w:rFonts w:cs="Arial"/>
          </w:rPr>
          <w:t>diferença</w:t>
        </w:r>
      </w:ins>
      <w:ins w:id="269" w:author="Adriana Carvalho" w:date="2018-04-28T19:52:00Z">
        <w:r w:rsidR="00B0204E">
          <w:rPr>
            <w:rFonts w:cs="Arial"/>
          </w:rPr>
          <w:t xml:space="preserve"> entre os</w:t>
        </w:r>
      </w:ins>
      <w:ins w:id="270" w:author="Adriana Carvalho" w:date="2018-04-28T20:54:00Z">
        <w:r w:rsidR="006B70C1">
          <w:rPr>
            <w:rFonts w:cs="Arial"/>
          </w:rPr>
          <w:t xml:space="preserve"> potenciais</w:t>
        </w:r>
      </w:ins>
      <w:ins w:id="271" w:author="Adriana Carvalho" w:date="2018-04-28T20:55:00Z">
        <w:r w:rsidR="006B70C1">
          <w:rPr>
            <w:rFonts w:cs="Arial"/>
          </w:rPr>
          <w:t xml:space="preserve"> dos picos</w:t>
        </w:r>
      </w:ins>
      <w:ins w:id="272" w:author="Adriana Carvalho" w:date="2018-04-28T20:54:00Z">
        <w:r w:rsidR="006B70C1">
          <w:rPr>
            <w:rFonts w:cs="Arial"/>
          </w:rPr>
          <w:t xml:space="preserve"> anódicos</w:t>
        </w:r>
      </w:ins>
      <w:ins w:id="273" w:author="Adriana Carvalho" w:date="2018-04-28T19:52:00Z">
        <w:r w:rsidR="00B0204E">
          <w:rPr>
            <w:rFonts w:cs="Arial"/>
          </w:rPr>
          <w:t xml:space="preserve"> </w:t>
        </w:r>
      </w:ins>
      <w:ins w:id="274" w:author="Adriana Carvalho" w:date="2018-04-28T20:54:00Z">
        <w:r w:rsidR="006B70C1">
          <w:rPr>
            <w:rFonts w:cs="Arial"/>
          </w:rPr>
          <w:t>(</w:t>
        </w:r>
      </w:ins>
      <w:ins w:id="275" w:author="Adriana Carvalho" w:date="2018-04-28T20:28:00Z">
        <w:r>
          <w:rPr>
            <w:rFonts w:cs="Arial"/>
          </w:rPr>
          <w:t>E</w:t>
        </w:r>
        <w:r>
          <w:rPr>
            <w:rFonts w:cs="Arial"/>
            <w:vertAlign w:val="subscript"/>
          </w:rPr>
          <w:t>PA</w:t>
        </w:r>
      </w:ins>
      <w:ins w:id="276" w:author="Adriana Carvalho" w:date="2018-04-28T20:54:00Z">
        <w:r w:rsidR="006B70C1">
          <w:rPr>
            <w:rFonts w:cs="Arial"/>
          </w:rPr>
          <w:t>)</w:t>
        </w:r>
      </w:ins>
      <w:ins w:id="277" w:author="Adriana Carvalho" w:date="2018-04-28T20:28:00Z">
        <w:r>
          <w:rPr>
            <w:rFonts w:cs="Arial"/>
          </w:rPr>
          <w:t xml:space="preserve"> e</w:t>
        </w:r>
      </w:ins>
      <w:ins w:id="278" w:author="Adriana Carvalho" w:date="2018-04-28T20:55:00Z">
        <w:r w:rsidR="006B70C1">
          <w:rPr>
            <w:rFonts w:cs="Arial"/>
          </w:rPr>
          <w:t xml:space="preserve"> catódicos</w:t>
        </w:r>
      </w:ins>
      <w:ins w:id="279" w:author="Adriana Carvalho" w:date="2018-04-28T20:28:00Z">
        <w:r>
          <w:rPr>
            <w:rFonts w:cs="Arial"/>
          </w:rPr>
          <w:t xml:space="preserve"> </w:t>
        </w:r>
      </w:ins>
      <w:ins w:id="280" w:author="Adriana Carvalho" w:date="2018-04-28T20:55:00Z">
        <w:r w:rsidR="006B70C1">
          <w:rPr>
            <w:rFonts w:cs="Arial"/>
          </w:rPr>
          <w:t>(</w:t>
        </w:r>
      </w:ins>
      <w:ins w:id="281" w:author="Adriana Carvalho" w:date="2018-04-28T20:28:00Z">
        <w:r>
          <w:rPr>
            <w:rFonts w:cs="Arial"/>
          </w:rPr>
          <w:t>E</w:t>
        </w:r>
        <w:r>
          <w:rPr>
            <w:rFonts w:cs="Arial"/>
            <w:vertAlign w:val="subscript"/>
          </w:rPr>
          <w:t>P</w:t>
        </w:r>
      </w:ins>
      <w:ins w:id="282" w:author="Adriana Carvalho" w:date="2018-04-28T20:29:00Z">
        <w:r>
          <w:rPr>
            <w:rFonts w:cs="Arial"/>
            <w:vertAlign w:val="subscript"/>
          </w:rPr>
          <w:t>C</w:t>
        </w:r>
      </w:ins>
      <w:ins w:id="283" w:author="Adriana Carvalho" w:date="2018-04-28T20:55:00Z">
        <w:r w:rsidR="006B70C1">
          <w:rPr>
            <w:rFonts w:cs="Arial"/>
          </w:rPr>
          <w:t xml:space="preserve">) </w:t>
        </w:r>
      </w:ins>
      <w:ins w:id="284" w:author="Adriana Carvalho" w:date="2018-04-28T19:54:00Z">
        <w:r w:rsidR="00B0204E">
          <w:rPr>
            <w:rFonts w:cs="Arial"/>
          </w:rPr>
          <w:t>constante em função da velocidade de varredura.</w:t>
        </w:r>
      </w:ins>
      <w:ins w:id="285" w:author="Adriana Carvalho" w:date="2018-04-28T20:19:00Z">
        <w:r w:rsidR="008B0A83">
          <w:rPr>
            <w:rFonts w:cs="Arial"/>
          </w:rPr>
          <w:t xml:space="preserve"> </w:t>
        </w:r>
      </w:ins>
      <w:ins w:id="286" w:author="Adriana Carvalho" w:date="2018-04-28T20:20:00Z">
        <w:r w:rsidR="008B0A83">
          <w:rPr>
            <w:rFonts w:cs="Arial"/>
          </w:rPr>
          <w:t xml:space="preserve">Segundo a equação de </w:t>
        </w:r>
        <w:proofErr w:type="spellStart"/>
        <w:r w:rsidR="008B0A83">
          <w:rPr>
            <w:rFonts w:cs="Arial"/>
          </w:rPr>
          <w:t>Ne</w:t>
        </w:r>
      </w:ins>
      <w:ins w:id="287" w:author="Adriana Carvalho" w:date="2018-04-28T20:55:00Z">
        <w:r w:rsidR="006B70C1">
          <w:rPr>
            <w:rFonts w:cs="Arial"/>
          </w:rPr>
          <w:t>rn</w:t>
        </w:r>
      </w:ins>
      <w:ins w:id="288" w:author="Adriana Carvalho" w:date="2018-04-28T20:57:00Z">
        <w:r w:rsidR="006B70C1">
          <w:rPr>
            <w:rFonts w:cs="Arial"/>
          </w:rPr>
          <w:t>s</w:t>
        </w:r>
      </w:ins>
      <w:ins w:id="289" w:author="Adriana Carvalho" w:date="2018-04-28T20:20:00Z">
        <w:r w:rsidR="008B0A83">
          <w:rPr>
            <w:rFonts w:cs="Arial"/>
          </w:rPr>
          <w:t>t</w:t>
        </w:r>
        <w:proofErr w:type="spellEnd"/>
        <w:r w:rsidR="008B0A83">
          <w:rPr>
            <w:rFonts w:cs="Arial"/>
          </w:rPr>
          <w:t>, esse valor</w:t>
        </w:r>
      </w:ins>
      <w:ins w:id="290" w:author="Adriana Carvalho" w:date="2018-04-28T20:58:00Z">
        <w:r w:rsidR="006B70C1">
          <w:rPr>
            <w:rFonts w:cs="Arial"/>
          </w:rPr>
          <w:t>,</w:t>
        </w:r>
      </w:ins>
      <w:ins w:id="291" w:author="Adriana Carvalho" w:date="2018-04-28T20:21:00Z">
        <w:r w:rsidR="008B0A83">
          <w:rPr>
            <w:rFonts w:cs="Arial"/>
          </w:rPr>
          <w:t xml:space="preserve"> para reações envolvendo a transferência </w:t>
        </w:r>
      </w:ins>
      <w:ins w:id="292" w:author="Adriana Carvalho" w:date="2018-04-28T20:22:00Z">
        <w:r w:rsidR="008B0A83">
          <w:rPr>
            <w:rFonts w:cs="Arial"/>
          </w:rPr>
          <w:t xml:space="preserve">de </w:t>
        </w:r>
        <w:r>
          <w:rPr>
            <w:rFonts w:cs="Arial"/>
          </w:rPr>
          <w:t>um elétron, é de 0,059 V [4].</w:t>
        </w:r>
      </w:ins>
      <w:ins w:id="293" w:author="Adriana Carvalho" w:date="2018-04-28T20:59:00Z">
        <w:r w:rsidR="006B70C1">
          <w:rPr>
            <w:rFonts w:cs="Arial"/>
          </w:rPr>
          <w:t xml:space="preserve"> Outro </w:t>
        </w:r>
        <w:r w:rsidR="006B70C1">
          <w:rPr>
            <w:rFonts w:eastAsiaTheme="minorEastAsia" w:cs="Arial"/>
          </w:rPr>
          <w:t xml:space="preserve">fator que indica a reversibilidade da transferência de elétron </w:t>
        </w:r>
      </w:ins>
      <w:ins w:id="294" w:author="Adriana Carvalho" w:date="2018-04-28T21:00:00Z">
        <w:r w:rsidR="00DC24CB">
          <w:rPr>
            <w:rFonts w:eastAsiaTheme="minorEastAsia" w:cs="Arial"/>
          </w:rPr>
          <w:t>é</w:t>
        </w:r>
      </w:ins>
      <w:ins w:id="295" w:author="Adriana Carvalho" w:date="2018-04-28T20:59:00Z">
        <w:r w:rsidR="006B70C1">
          <w:rPr>
            <w:rFonts w:eastAsiaTheme="minorEastAsia" w:cs="Arial"/>
          </w:rPr>
          <w:t xml:space="preserve"> quando a razão entre as correntes de pico é igual a um.</w:t>
        </w:r>
      </w:ins>
      <w:ins w:id="296" w:author="Adriana Carvalho" w:date="2018-04-28T21:01:00Z">
        <w:r w:rsidR="00DC24CB">
          <w:rPr>
            <w:rFonts w:eastAsiaTheme="minorEastAsia" w:cs="Arial"/>
          </w:rPr>
          <w:t xml:space="preserve"> </w:t>
        </w:r>
      </w:ins>
    </w:p>
    <w:p w14:paraId="0E054904" w14:textId="0E5E3240" w:rsidR="00F35612" w:rsidRPr="00F35612" w:rsidRDefault="00F35612" w:rsidP="00F35612">
      <w:pPr>
        <w:ind w:firstLine="709"/>
        <w:rPr>
          <w:ins w:id="297" w:author="Adriana Carvalho" w:date="2018-04-28T21:24:00Z"/>
          <w:rFonts w:eastAsiaTheme="minorEastAsia" w:cs="Arial"/>
        </w:rPr>
      </w:pPr>
      <w:ins w:id="298" w:author="Adriana Carvalho" w:date="2018-04-28T21:24:00Z">
        <w:r>
          <w:rPr>
            <w:rFonts w:eastAsiaTheme="minorEastAsia" w:cs="Arial"/>
          </w:rPr>
          <w:t xml:space="preserve">A partir dos parâmetros </w:t>
        </w:r>
      </w:ins>
      <w:ins w:id="299" w:author="Adriana Carvalho" w:date="2018-05-02T03:15:00Z">
        <w:r w:rsidR="00CB4220">
          <w:rPr>
            <w:rFonts w:eastAsiaTheme="minorEastAsia" w:cs="Arial"/>
          </w:rPr>
          <w:t>obtid</w:t>
        </w:r>
      </w:ins>
      <w:ins w:id="300" w:author="Adriana Carvalho" w:date="2018-05-02T03:16:00Z">
        <w:r w:rsidR="00CB4220">
          <w:rPr>
            <w:rFonts w:eastAsiaTheme="minorEastAsia" w:cs="Arial"/>
          </w:rPr>
          <w:t>os</w:t>
        </w:r>
      </w:ins>
      <w:ins w:id="301" w:author="Adriana Carvalho" w:date="2018-04-28T21:24:00Z">
        <w:r>
          <w:rPr>
            <w:rFonts w:eastAsiaTheme="minorEastAsia" w:cs="Arial"/>
          </w:rPr>
          <w:t xml:space="preserve"> </w:t>
        </w:r>
      </w:ins>
      <w:ins w:id="302" w:author="Adriana Carvalho" w:date="2018-05-02T03:16:00Z">
        <w:r w:rsidR="00567C53">
          <w:rPr>
            <w:rFonts w:eastAsiaTheme="minorEastAsia" w:cs="Arial"/>
          </w:rPr>
          <w:t>no voltamograma (Figura 9.a) d</w:t>
        </w:r>
      </w:ins>
      <w:ins w:id="303" w:author="Adriana Carvalho" w:date="2018-05-02T03:17:00Z">
        <w:r w:rsidR="00567C53">
          <w:rPr>
            <w:rFonts w:eastAsiaTheme="minorEastAsia" w:cs="Arial"/>
          </w:rPr>
          <w:t>as</w:t>
        </w:r>
      </w:ins>
      <w:ins w:id="304" w:author="Adriana Carvalho" w:date="2018-04-28T21:24:00Z">
        <w:r>
          <w:rPr>
            <w:rFonts w:eastAsiaTheme="minorEastAsia" w:cs="Arial"/>
          </w:rPr>
          <w:t xml:space="preserve"> </w:t>
        </w:r>
        <w:r>
          <w:rPr>
            <w:rFonts w:cs="Arial"/>
          </w:rPr>
          <w:t>densidades de corrente de pico anódico (</w:t>
        </w:r>
        <w:proofErr w:type="spellStart"/>
        <w:r>
          <w:rPr>
            <w:rFonts w:cs="Arial"/>
          </w:rPr>
          <w:t>j</w:t>
        </w:r>
        <w:r>
          <w:rPr>
            <w:rFonts w:cs="Arial"/>
            <w:vertAlign w:val="subscript"/>
          </w:rPr>
          <w:t>PA</w:t>
        </w:r>
        <w:proofErr w:type="spellEnd"/>
        <w:r>
          <w:rPr>
            <w:rFonts w:cs="Arial"/>
          </w:rPr>
          <w:t>) e catódico (</w:t>
        </w:r>
        <w:proofErr w:type="spellStart"/>
        <w:r>
          <w:rPr>
            <w:rFonts w:cs="Arial"/>
          </w:rPr>
          <w:t>j</w:t>
        </w:r>
        <w:r>
          <w:rPr>
            <w:rFonts w:cs="Arial"/>
            <w:vertAlign w:val="subscript"/>
          </w:rPr>
          <w:t>PC</w:t>
        </w:r>
        <w:proofErr w:type="spellEnd"/>
        <w:r>
          <w:rPr>
            <w:rFonts w:cs="Arial"/>
          </w:rPr>
          <w:t>), juntamente com os E</w:t>
        </w:r>
        <w:r>
          <w:rPr>
            <w:rFonts w:cs="Arial"/>
            <w:vertAlign w:val="subscript"/>
          </w:rPr>
          <w:t>PA</w:t>
        </w:r>
        <w:r>
          <w:rPr>
            <w:rFonts w:cs="Arial"/>
          </w:rPr>
          <w:t xml:space="preserve"> e E</w:t>
        </w:r>
        <w:r>
          <w:rPr>
            <w:rFonts w:cs="Arial"/>
            <w:vertAlign w:val="subscript"/>
          </w:rPr>
          <w:t>PC</w:t>
        </w:r>
        <w:r>
          <w:rPr>
            <w:rFonts w:cs="Arial"/>
          </w:rPr>
          <w:t xml:space="preserve"> e sua diferença (∆E</w:t>
        </w:r>
        <w:r>
          <w:rPr>
            <w:rFonts w:cs="Arial"/>
            <w:vertAlign w:val="subscript"/>
          </w:rPr>
          <w:t>P</w:t>
        </w:r>
        <w:r>
          <w:rPr>
            <w:rFonts w:cs="Arial"/>
          </w:rPr>
          <w:t xml:space="preserve">), a </w:t>
        </w:r>
        <w:r>
          <w:rPr>
            <w:rFonts w:eastAsiaTheme="minorEastAsia" w:cs="Arial"/>
          </w:rPr>
          <w:t>razão |</w:t>
        </w:r>
      </w:ins>
      <w:proofErr w:type="spellStart"/>
      <w:ins w:id="305" w:author="Adriana Carvalho" w:date="2018-05-02T01:54:00Z">
        <w:r w:rsidR="00DE73EF">
          <w:rPr>
            <w:rFonts w:eastAsiaTheme="minorEastAsia" w:cs="Arial"/>
          </w:rPr>
          <w:t>j</w:t>
        </w:r>
      </w:ins>
      <w:ins w:id="306" w:author="Adriana Carvalho" w:date="2018-04-28T21:24:00Z">
        <w:r>
          <w:rPr>
            <w:rFonts w:eastAsiaTheme="minorEastAsia" w:cs="Arial"/>
            <w:vertAlign w:val="subscript"/>
          </w:rPr>
          <w:t>PA</w:t>
        </w:r>
        <w:proofErr w:type="spellEnd"/>
        <w:r>
          <w:rPr>
            <w:rFonts w:eastAsiaTheme="minorEastAsia" w:cs="Arial"/>
          </w:rPr>
          <w:t>/J</w:t>
        </w:r>
        <w:r>
          <w:rPr>
            <w:rFonts w:eastAsiaTheme="minorEastAsia" w:cs="Arial"/>
            <w:vertAlign w:val="subscript"/>
          </w:rPr>
          <w:t>PC</w:t>
        </w:r>
        <w:r>
          <w:rPr>
            <w:rFonts w:eastAsiaTheme="minorEastAsia" w:cs="Arial"/>
          </w:rPr>
          <w:t>|</w:t>
        </w:r>
        <w:r>
          <w:rPr>
            <w:rFonts w:eastAsiaTheme="minorEastAsia" w:cs="Arial"/>
            <w:vertAlign w:val="subscript"/>
          </w:rPr>
          <w:t xml:space="preserve"> </w:t>
        </w:r>
        <w:r>
          <w:rPr>
            <w:rFonts w:eastAsiaTheme="minorEastAsia" w:cs="Arial"/>
          </w:rPr>
          <w:t xml:space="preserve">= 1,05 ± 0,09 e </w:t>
        </w:r>
        <w:r>
          <w:rPr>
            <w:rFonts w:cs="Arial"/>
          </w:rPr>
          <w:t>∆E</w:t>
        </w:r>
        <w:r>
          <w:rPr>
            <w:rFonts w:cs="Arial"/>
            <w:vertAlign w:val="subscript"/>
          </w:rPr>
          <w:t xml:space="preserve">P </w:t>
        </w:r>
        <w:r>
          <w:rPr>
            <w:rFonts w:cs="Arial"/>
          </w:rPr>
          <w:t xml:space="preserve">= 0,073 </w:t>
        </w:r>
        <w:r>
          <w:rPr>
            <w:rFonts w:eastAsiaTheme="minorEastAsia" w:cs="Arial"/>
          </w:rPr>
          <w:t xml:space="preserve">± 0,004. </w:t>
        </w:r>
      </w:ins>
      <w:ins w:id="307" w:author="Adriana Carvalho" w:date="2018-04-28T21:25:00Z">
        <w:r>
          <w:rPr>
            <w:rFonts w:eastAsiaTheme="minorEastAsia" w:cs="Arial"/>
          </w:rPr>
          <w:t xml:space="preserve">O erro associado a </w:t>
        </w:r>
        <w:r>
          <w:rPr>
            <w:rFonts w:cs="Arial"/>
          </w:rPr>
          <w:t>∆E</w:t>
        </w:r>
        <w:r>
          <w:rPr>
            <w:rFonts w:cs="Arial"/>
            <w:vertAlign w:val="subscript"/>
          </w:rPr>
          <w:t>P</w:t>
        </w:r>
        <w:r>
          <w:rPr>
            <w:rFonts w:cs="Arial"/>
          </w:rPr>
          <w:t xml:space="preserve"> </w:t>
        </w:r>
      </w:ins>
      <w:ins w:id="308" w:author="Adriana Carvalho" w:date="2018-04-28T21:26:00Z">
        <w:r>
          <w:rPr>
            <w:rFonts w:cs="Arial"/>
          </w:rPr>
          <w:t>está relacionada</w:t>
        </w:r>
      </w:ins>
      <w:bookmarkStart w:id="309" w:name="_GoBack"/>
      <w:bookmarkEnd w:id="309"/>
    </w:p>
    <w:p w14:paraId="3C43F6E3" w14:textId="38533502" w:rsidR="00B0204E" w:rsidRPr="00B0204E" w:rsidRDefault="00B0204E">
      <w:pPr>
        <w:rPr>
          <w:ins w:id="310" w:author="Adriana Carvalho" w:date="2018-04-28T19:00:00Z"/>
          <w:rFonts w:cs="Arial"/>
        </w:rPr>
        <w:pPrChange w:id="311" w:author="Adriana Carvalho" w:date="2018-04-28T19:50:00Z">
          <w:pPr>
            <w:jc w:val="right"/>
          </w:pPr>
        </w:pPrChange>
      </w:pPr>
    </w:p>
    <w:p w14:paraId="0D5DCE4D" w14:textId="77777777" w:rsidR="001A43A0" w:rsidRPr="00572052" w:rsidRDefault="001A43A0">
      <w:pPr>
        <w:rPr>
          <w:rFonts w:cs="Arial"/>
        </w:rPr>
        <w:pPrChange w:id="312" w:author="Adriana Carvalho" w:date="2018-04-28T19:00:00Z">
          <w:pPr>
            <w:ind w:firstLine="709"/>
          </w:pPr>
        </w:pPrChange>
      </w:pPr>
    </w:p>
    <w:p w14:paraId="05F40196" w14:textId="7BBD7831" w:rsidR="003252F4" w:rsidRPr="009B18CB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9. </w:t>
      </w:r>
      <w:r w:rsidRPr="003252F4">
        <w:rPr>
          <w:rFonts w:ascii="Arial" w:hAnsi="Arial" w:cs="Arial"/>
          <w:b w:val="0"/>
          <w:color w:val="auto"/>
          <w:sz w:val="20"/>
        </w:rPr>
        <w:t xml:space="preserve">a) Voltamograma Cíclico e b) </w:t>
      </w:r>
      <w:r w:rsidR="00130D9D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130D9D">
        <w:rPr>
          <w:rFonts w:ascii="Arial" w:hAnsi="Arial" w:cs="Arial"/>
          <w:b w:val="0"/>
          <w:color w:val="auto"/>
          <w:sz w:val="20"/>
        </w:rPr>
        <w:t>da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 de ouro após o tratamento</w:t>
      </w:r>
      <w:r w:rsidR="00130D9D">
        <w:rPr>
          <w:rFonts w:ascii="Arial" w:hAnsi="Arial" w:cs="Arial"/>
          <w:b w:val="0"/>
          <w:color w:val="auto"/>
          <w:sz w:val="20"/>
        </w:rPr>
        <w:t xml:space="preserve">. </w:t>
      </w:r>
      <w:ins w:id="313" w:author="Adriana Carvalho" w:date="2018-04-28T18:51:00Z">
        <w:r w:rsidR="002F3EB9">
          <w:rPr>
            <w:rFonts w:ascii="Arial" w:hAnsi="Arial" w:cs="Arial"/>
            <w:b w:val="0"/>
            <w:color w:val="auto"/>
            <w:sz w:val="20"/>
          </w:rPr>
          <w:t>Solução e</w:t>
        </w:r>
      </w:ins>
      <w:del w:id="314" w:author="Adriana Carvalho" w:date="2018-04-28T18:51:00Z">
        <w:r w:rsidR="006F7AB0" w:rsidDel="002F3EB9">
          <w:rPr>
            <w:rFonts w:ascii="Arial" w:hAnsi="Arial" w:cs="Arial"/>
            <w:b w:val="0"/>
            <w:color w:val="auto"/>
            <w:sz w:val="20"/>
          </w:rPr>
          <w:delText>E</w:delText>
        </w:r>
      </w:del>
      <w:r w:rsidR="00BD50BD">
        <w:rPr>
          <w:rFonts w:ascii="Arial" w:hAnsi="Arial" w:cs="Arial"/>
          <w:b w:val="0"/>
          <w:color w:val="auto"/>
          <w:sz w:val="20"/>
        </w:rPr>
        <w:t>letr</w:t>
      </w:r>
      <w:ins w:id="315" w:author="Adriana Carvalho" w:date="2018-04-28T18:51:00Z">
        <w:r w:rsidR="002F3EB9">
          <w:rPr>
            <w:rFonts w:ascii="Arial" w:hAnsi="Arial" w:cs="Arial"/>
            <w:b w:val="0"/>
            <w:color w:val="auto"/>
            <w:sz w:val="20"/>
          </w:rPr>
          <w:t>o</w:t>
        </w:r>
      </w:ins>
      <w:del w:id="316" w:author="Adriana Carvalho" w:date="2018-04-28T18:51:00Z">
        <w:r w:rsidR="00BD50BD" w:rsidDel="002F3EB9">
          <w:rPr>
            <w:rFonts w:ascii="Arial" w:hAnsi="Arial" w:cs="Arial"/>
            <w:b w:val="0"/>
            <w:color w:val="auto"/>
            <w:sz w:val="20"/>
          </w:rPr>
          <w:delText>ó</w:delText>
        </w:r>
      </w:del>
      <w:r w:rsidR="00BD50BD">
        <w:rPr>
          <w:rFonts w:ascii="Arial" w:hAnsi="Arial" w:cs="Arial"/>
          <w:b w:val="0"/>
          <w:color w:val="auto"/>
          <w:sz w:val="20"/>
        </w:rPr>
        <w:t>l</w:t>
      </w:r>
      <w:ins w:id="317" w:author="Adriana Carvalho" w:date="2018-04-28T18:51:00Z">
        <w:r w:rsidR="002F3EB9">
          <w:rPr>
            <w:rFonts w:ascii="Arial" w:hAnsi="Arial" w:cs="Arial"/>
            <w:b w:val="0"/>
            <w:color w:val="auto"/>
            <w:sz w:val="20"/>
          </w:rPr>
          <w:t>í</w:t>
        </w:r>
      </w:ins>
      <w:del w:id="318" w:author="Adriana Carvalho" w:date="2018-04-28T18:51:00Z">
        <w:r w:rsidR="00BD50BD" w:rsidDel="002F3EB9">
          <w:rPr>
            <w:rFonts w:ascii="Arial" w:hAnsi="Arial" w:cs="Arial"/>
            <w:b w:val="0"/>
            <w:color w:val="auto"/>
            <w:sz w:val="20"/>
          </w:rPr>
          <w:delText>i</w:delText>
        </w:r>
      </w:del>
      <w:r w:rsidR="00BD50BD">
        <w:rPr>
          <w:rFonts w:ascii="Arial" w:hAnsi="Arial" w:cs="Arial"/>
          <w:b w:val="0"/>
          <w:color w:val="auto"/>
          <w:sz w:val="20"/>
        </w:rPr>
        <w:t>t</w:t>
      </w:r>
      <w:ins w:id="319" w:author="Adriana Carvalho" w:date="2018-04-28T18:51:00Z">
        <w:r w:rsidR="002F3EB9">
          <w:rPr>
            <w:rFonts w:ascii="Arial" w:hAnsi="Arial" w:cs="Arial"/>
            <w:b w:val="0"/>
            <w:color w:val="auto"/>
            <w:sz w:val="20"/>
          </w:rPr>
          <w:t>ic</w:t>
        </w:r>
      </w:ins>
      <w:ins w:id="320" w:author="Adriana Carvalho" w:date="2018-04-28T18:59:00Z">
        <w:r w:rsidR="001A43A0">
          <w:rPr>
            <w:rFonts w:ascii="Arial" w:hAnsi="Arial" w:cs="Arial"/>
            <w:b w:val="0"/>
            <w:color w:val="auto"/>
            <w:sz w:val="20"/>
          </w:rPr>
          <w:t>a</w:t>
        </w:r>
      </w:ins>
      <w:del w:id="321" w:author="Adriana Carvalho" w:date="2018-04-28T18:51:00Z">
        <w:r w:rsidR="00BD50BD" w:rsidDel="002F3EB9">
          <w:rPr>
            <w:rFonts w:ascii="Arial" w:hAnsi="Arial" w:cs="Arial"/>
            <w:b w:val="0"/>
            <w:color w:val="auto"/>
            <w:sz w:val="20"/>
          </w:rPr>
          <w:delText>o</w:delText>
        </w:r>
      </w:del>
      <w:r w:rsidR="00130D9D">
        <w:rPr>
          <w:rFonts w:ascii="Arial" w:hAnsi="Arial" w:cs="Arial"/>
          <w:b w:val="0"/>
          <w:color w:val="auto"/>
          <w:sz w:val="20"/>
        </w:rPr>
        <w:t xml:space="preserve">: 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. 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pH = </w:t>
      </w:r>
      <w:r w:rsidR="00613AA3">
        <w:rPr>
          <w:rFonts w:ascii="Arial" w:hAnsi="Arial" w:cs="Arial"/>
          <w:b w:val="0"/>
          <w:color w:val="auto"/>
          <w:sz w:val="20"/>
          <w:lang w:val="pt-BR"/>
        </w:rPr>
        <w:t>7. T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=25 °C. </w:t>
      </w:r>
      <w:r w:rsidR="00130D9D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=100 mV s</w:t>
      </w:r>
      <w:r w:rsid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14:paraId="7CED88A4" w14:textId="77777777" w:rsidR="00473070" w:rsidRDefault="003252F4" w:rsidP="00086FC1">
      <w:pPr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72040D2A" wp14:editId="607994FA">
            <wp:extent cx="5760000" cy="2240030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u.png"/>
                    <pic:cNvPicPr/>
                  </pic:nvPicPr>
                  <pic:blipFill rotWithShape="1">
                    <a:blip r:embed="rId14"/>
                    <a:srcRect l="5983" t="24027" r="7378" b="16073"/>
                    <a:stretch/>
                  </pic:blipFill>
                  <pic:spPr bwMode="auto">
                    <a:xfrm>
                      <a:off x="0" y="0"/>
                      <a:ext cx="5760000" cy="224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FA001C6" w14:textId="5D9AAF73" w:rsidR="00E03DB8" w:rsidDel="00DC24CB" w:rsidRDefault="00E03DB8" w:rsidP="006F7B8E">
      <w:pPr>
        <w:ind w:firstLine="709"/>
        <w:rPr>
          <w:del w:id="322" w:author="Adriana Carvalho" w:date="2018-04-28T21:05:00Z"/>
          <w:rFonts w:eastAsiaTheme="minorEastAsia" w:cs="Arial"/>
        </w:rPr>
      </w:pPr>
      <w:del w:id="323" w:author="Adriana Carvalho" w:date="2018-04-28T21:05:00Z">
        <w:r w:rsidDel="00DC24CB">
          <w:rPr>
            <w:rFonts w:eastAsiaTheme="minorEastAsia" w:cs="Arial"/>
          </w:rPr>
          <w:delText xml:space="preserve">A reação de </w:delText>
        </w:r>
      </w:del>
      <w:del w:id="324" w:author="Adriana Carvalho" w:date="2018-04-28T18:09:00Z">
        <w:r w:rsidDel="00A847DE">
          <w:rPr>
            <w:rFonts w:eastAsiaTheme="minorEastAsia" w:cs="Arial"/>
          </w:rPr>
          <w:delText>ó</w:delText>
        </w:r>
      </w:del>
      <w:del w:id="325" w:author="Adriana Carvalho" w:date="2018-04-28T21:05:00Z">
        <w:r w:rsidDel="00DC24CB">
          <w:rPr>
            <w:rFonts w:eastAsiaTheme="minorEastAsia" w:cs="Arial"/>
          </w:rPr>
          <w:delText>xi</w:delText>
        </w:r>
      </w:del>
      <w:del w:id="326" w:author="Adriana Carvalho" w:date="2018-04-28T18:09:00Z">
        <w:r w:rsidDel="00A847DE">
          <w:rPr>
            <w:rFonts w:eastAsiaTheme="minorEastAsia" w:cs="Arial"/>
          </w:rPr>
          <w:delText>do-r</w:delText>
        </w:r>
      </w:del>
      <w:del w:id="327" w:author="Adriana Carvalho" w:date="2018-04-28T21:05:00Z">
        <w:r w:rsidDel="00DC24CB">
          <w:rPr>
            <w:rFonts w:eastAsiaTheme="minorEastAsia" w:cs="Arial"/>
          </w:rPr>
          <w:delText xml:space="preserve">edução da sonda eletroquímica utilizada, apresentada na equação </w:delText>
        </w:r>
        <w:r w:rsidR="00F56562" w:rsidDel="00DC24CB">
          <w:rPr>
            <w:rFonts w:eastAsiaTheme="minorEastAsia" w:cs="Arial"/>
          </w:rPr>
          <w:delText>(</w:delText>
        </w:r>
        <w:r w:rsidDel="00DC24CB">
          <w:rPr>
            <w:rFonts w:eastAsiaTheme="minorEastAsia" w:cs="Arial"/>
          </w:rPr>
          <w:delText>1</w:delText>
        </w:r>
        <w:r w:rsidR="00F56562" w:rsidDel="00DC24CB">
          <w:rPr>
            <w:rFonts w:eastAsiaTheme="minorEastAsia" w:cs="Arial"/>
          </w:rPr>
          <w:delText>)</w:delText>
        </w:r>
        <w:r w:rsidDel="00DC24CB">
          <w:rPr>
            <w:rFonts w:eastAsiaTheme="minorEastAsia" w:cs="Arial"/>
          </w:rPr>
          <w:delText xml:space="preserve">, provoca o aparecimento de dois picos, anódico e catódico. </w:delText>
        </w:r>
        <w:r w:rsidR="00BD50BD" w:rsidDel="00DC24CB">
          <w:rPr>
            <w:rFonts w:eastAsiaTheme="minorEastAsia" w:cs="Arial"/>
          </w:rPr>
          <w:delText>Esse processo de transferência de elétron</w:delText>
        </w:r>
        <w:r w:rsidR="006F7B8E" w:rsidDel="00DC24CB">
          <w:rPr>
            <w:rFonts w:eastAsiaTheme="minorEastAsia" w:cs="Arial"/>
          </w:rPr>
          <w:delText xml:space="preserve"> (TE)</w:delText>
        </w:r>
        <w:r w:rsidR="00BD50BD" w:rsidDel="00DC24CB">
          <w:rPr>
            <w:rFonts w:eastAsiaTheme="minorEastAsia" w:cs="Arial"/>
          </w:rPr>
          <w:delText xml:space="preserve"> </w:delText>
        </w:r>
        <w:r w:rsidR="006B17AD" w:rsidDel="00DC24CB">
          <w:rPr>
            <w:rFonts w:eastAsiaTheme="minorEastAsia" w:cs="Arial"/>
          </w:rPr>
          <w:delText>pode ser considerado reversível</w:delText>
        </w:r>
        <w:r w:rsidR="006F7B8E" w:rsidDel="00DC24CB">
          <w:rPr>
            <w:rFonts w:eastAsiaTheme="minorEastAsia" w:cs="Arial"/>
          </w:rPr>
          <w:delText xml:space="preserve"> quando a razão entre as correntes de pico é igual a </w:delText>
        </w:r>
        <w:r w:rsidR="00DC2B78" w:rsidDel="00DC24CB">
          <w:rPr>
            <w:rFonts w:eastAsiaTheme="minorEastAsia" w:cs="Arial"/>
          </w:rPr>
          <w:delText>um</w:delText>
        </w:r>
        <w:r w:rsidR="006F7B8E" w:rsidDel="00DC24CB">
          <w:rPr>
            <w:rFonts w:eastAsiaTheme="minorEastAsia" w:cs="Arial"/>
          </w:rPr>
          <w:delText>.</w:delText>
        </w:r>
        <w:r w:rsidR="006B17AD" w:rsidDel="00DC24CB">
          <w:rPr>
            <w:rFonts w:eastAsiaTheme="minorEastAsia" w:cs="Arial"/>
          </w:rPr>
          <w:delText xml:space="preserve"> </w:delText>
        </w:r>
        <w:r w:rsidR="006F7B8E" w:rsidDel="00DC24CB">
          <w:rPr>
            <w:rFonts w:eastAsiaTheme="minorEastAsia" w:cs="Arial"/>
          </w:rPr>
          <w:delText>A partir dos parâmetros obtidos através do ajuste de linha de base no voltamograma cíclico (Figura 9</w:delText>
        </w:r>
        <w:r w:rsidR="002C5129" w:rsidDel="00DC24CB">
          <w:rPr>
            <w:rFonts w:eastAsiaTheme="minorEastAsia" w:cs="Arial"/>
          </w:rPr>
          <w:delText>.a</w:delText>
        </w:r>
        <w:r w:rsidR="006F7B8E" w:rsidDel="00DC24CB">
          <w:rPr>
            <w:rFonts w:eastAsiaTheme="minorEastAsia" w:cs="Arial"/>
          </w:rPr>
          <w:delText>)</w:delText>
        </w:r>
        <w:r w:rsidR="002C5129" w:rsidDel="00DC24CB">
          <w:rPr>
            <w:rFonts w:eastAsiaTheme="minorEastAsia" w:cs="Arial"/>
          </w:rPr>
          <w:delText xml:space="preserve"> e </w:delText>
        </w:r>
      </w:del>
      <w:del w:id="328" w:author="Adriana Carvalho" w:date="2018-04-28T21:01:00Z">
        <w:r w:rsidR="002C5129" w:rsidDel="00DC24CB">
          <w:rPr>
            <w:rFonts w:eastAsiaTheme="minorEastAsia" w:cs="Arial"/>
          </w:rPr>
          <w:delText>apresentados na tabela 1</w:delText>
        </w:r>
        <w:r w:rsidR="006F7B8E" w:rsidDel="00DC24CB">
          <w:rPr>
            <w:rFonts w:eastAsiaTheme="minorEastAsia" w:cs="Arial"/>
          </w:rPr>
          <w:delText xml:space="preserve">, </w:delText>
        </w:r>
        <w:r w:rsidR="002C5129" w:rsidDel="00DC24CB">
          <w:rPr>
            <w:rFonts w:eastAsiaTheme="minorEastAsia" w:cs="Arial"/>
          </w:rPr>
          <w:delText xml:space="preserve">contendo </w:delText>
        </w:r>
        <w:r w:rsidR="006F7B8E" w:rsidDel="00DC24CB">
          <w:rPr>
            <w:rFonts w:eastAsiaTheme="minorEastAsia" w:cs="Arial"/>
          </w:rPr>
          <w:delText xml:space="preserve">as </w:delText>
        </w:r>
        <w:r w:rsidR="006F7B8E" w:rsidDel="00DC24CB">
          <w:rPr>
            <w:rFonts w:cs="Arial"/>
          </w:rPr>
          <w:delText>densidades de corrente de pico anódico (J</w:delText>
        </w:r>
        <w:r w:rsidR="006F7B8E" w:rsidDel="00DC24CB">
          <w:rPr>
            <w:rFonts w:cs="Arial"/>
            <w:vertAlign w:val="subscript"/>
          </w:rPr>
          <w:delText>PA</w:delText>
        </w:r>
        <w:r w:rsidR="006F7B8E" w:rsidDel="00DC24CB">
          <w:rPr>
            <w:rFonts w:cs="Arial"/>
          </w:rPr>
          <w:delText>) e catódico (J</w:delText>
        </w:r>
        <w:r w:rsidR="006F7B8E" w:rsidDel="00DC24CB">
          <w:rPr>
            <w:rFonts w:cs="Arial"/>
            <w:vertAlign w:val="subscript"/>
          </w:rPr>
          <w:delText>PC</w:delText>
        </w:r>
        <w:r w:rsidR="006F7B8E" w:rsidDel="00DC24CB">
          <w:rPr>
            <w:rFonts w:cs="Arial"/>
          </w:rPr>
          <w:delText>), juntamente com os potenciais de pico anódico (E</w:delText>
        </w:r>
        <w:r w:rsidR="006F7B8E" w:rsidDel="00DC24CB">
          <w:rPr>
            <w:rFonts w:cs="Arial"/>
            <w:vertAlign w:val="subscript"/>
          </w:rPr>
          <w:delText>PA</w:delText>
        </w:r>
        <w:r w:rsidR="006F7B8E" w:rsidDel="00DC24CB">
          <w:rPr>
            <w:rFonts w:cs="Arial"/>
          </w:rPr>
          <w:delText>) e catódico (E</w:delText>
        </w:r>
        <w:r w:rsidR="006F7B8E" w:rsidDel="00DC24CB">
          <w:rPr>
            <w:rFonts w:cs="Arial"/>
            <w:vertAlign w:val="subscript"/>
          </w:rPr>
          <w:delText>PC</w:delText>
        </w:r>
        <w:r w:rsidR="006F7B8E" w:rsidDel="00DC24CB">
          <w:rPr>
            <w:rFonts w:cs="Arial"/>
          </w:rPr>
          <w:delText>) e suas diferenças (∆J</w:delText>
        </w:r>
        <w:r w:rsidR="006F7B8E" w:rsidDel="00DC24CB">
          <w:rPr>
            <w:rFonts w:cs="Arial"/>
            <w:vertAlign w:val="subscript"/>
          </w:rPr>
          <w:delText>P</w:delText>
        </w:r>
        <w:r w:rsidR="006F7B8E" w:rsidDel="00DC24CB">
          <w:rPr>
            <w:rFonts w:cs="Arial"/>
          </w:rPr>
          <w:delText xml:space="preserve"> e ∆E</w:delText>
        </w:r>
        <w:r w:rsidR="006F7B8E" w:rsidDel="00DC24CB">
          <w:rPr>
            <w:rFonts w:cs="Arial"/>
            <w:vertAlign w:val="subscript"/>
          </w:rPr>
          <w:delText>P</w:delText>
        </w:r>
        <w:r w:rsidR="006F7B8E" w:rsidDel="00DC24CB">
          <w:rPr>
            <w:rFonts w:cs="Arial"/>
          </w:rPr>
          <w:delText xml:space="preserve">) respectivamente, a </w:delText>
        </w:r>
        <w:r w:rsidR="006B17AD" w:rsidDel="00DC24CB">
          <w:rPr>
            <w:rFonts w:eastAsiaTheme="minorEastAsia" w:cs="Arial"/>
          </w:rPr>
          <w:delText>razão |J</w:delText>
        </w:r>
        <w:r w:rsidR="006B17AD" w:rsidDel="00DC24CB">
          <w:rPr>
            <w:rFonts w:eastAsiaTheme="minorEastAsia" w:cs="Arial"/>
            <w:vertAlign w:val="subscript"/>
          </w:rPr>
          <w:delText>PA</w:delText>
        </w:r>
        <w:r w:rsidR="006B17AD" w:rsidDel="00DC24CB">
          <w:rPr>
            <w:rFonts w:eastAsiaTheme="minorEastAsia" w:cs="Arial"/>
          </w:rPr>
          <w:delText>/J</w:delText>
        </w:r>
        <w:r w:rsidR="006B17AD" w:rsidDel="00DC24CB">
          <w:rPr>
            <w:rFonts w:eastAsiaTheme="minorEastAsia" w:cs="Arial"/>
            <w:vertAlign w:val="subscript"/>
          </w:rPr>
          <w:delText>PC</w:delText>
        </w:r>
        <w:r w:rsidR="006B17AD" w:rsidDel="00DC24CB">
          <w:rPr>
            <w:rFonts w:eastAsiaTheme="minorEastAsia" w:cs="Arial"/>
          </w:rPr>
          <w:delText>|</w:delText>
        </w:r>
        <w:r w:rsidR="006B17AD" w:rsidDel="00DC24CB">
          <w:rPr>
            <w:rFonts w:eastAsiaTheme="minorEastAsia" w:cs="Arial"/>
            <w:vertAlign w:val="subscript"/>
          </w:rPr>
          <w:delText xml:space="preserve"> </w:delText>
        </w:r>
        <w:r w:rsidR="006B17AD" w:rsidDel="00DC24CB">
          <w:rPr>
            <w:rFonts w:eastAsiaTheme="minorEastAsia" w:cs="Arial"/>
          </w:rPr>
          <w:delText>= 1,05</w:delText>
        </w:r>
      </w:del>
      <w:del w:id="329" w:author="Adriana Carvalho" w:date="2018-04-28T18:35:00Z">
        <w:r w:rsidR="006B17AD" w:rsidDel="00F606B7">
          <w:rPr>
            <w:rFonts w:eastAsiaTheme="minorEastAsia" w:cs="Arial"/>
          </w:rPr>
          <w:delText>326</w:delText>
        </w:r>
      </w:del>
      <w:del w:id="330" w:author="Adriana Carvalho" w:date="2018-04-28T21:01:00Z">
        <w:r w:rsidR="006B17AD" w:rsidDel="00DC24CB">
          <w:rPr>
            <w:rFonts w:eastAsiaTheme="minorEastAsia" w:cs="Arial"/>
          </w:rPr>
          <w:delText xml:space="preserve"> ± 0,0</w:delText>
        </w:r>
      </w:del>
      <w:del w:id="331" w:author="Adriana Carvalho" w:date="2018-04-28T18:35:00Z">
        <w:r w:rsidR="006B17AD" w:rsidDel="00F606B7">
          <w:rPr>
            <w:rFonts w:eastAsiaTheme="minorEastAsia" w:cs="Arial"/>
          </w:rPr>
          <w:delText>8846</w:delText>
        </w:r>
      </w:del>
      <w:del w:id="332" w:author="Adriana Carvalho" w:date="2018-04-28T21:01:00Z">
        <w:r w:rsidR="006B17AD" w:rsidDel="00DC24CB">
          <w:rPr>
            <w:rFonts w:eastAsiaTheme="minorEastAsia" w:cs="Arial"/>
          </w:rPr>
          <w:delText xml:space="preserve">. </w:delText>
        </w:r>
      </w:del>
    </w:p>
    <w:p w14:paraId="7870EF0E" w14:textId="0F031E1C" w:rsidR="003433F5" w:rsidRPr="00E03DB8" w:rsidDel="00CE66B6" w:rsidRDefault="00567C53" w:rsidP="003433F5">
      <w:pPr>
        <w:jc w:val="right"/>
        <w:rPr>
          <w:del w:id="333" w:author="Adriana Carvalho" w:date="2018-04-28T18:15:00Z"/>
          <w:rFonts w:cs="Arial"/>
        </w:rPr>
      </w:pPr>
      <m:oMath>
        <m:sSup>
          <m:sSupPr>
            <m:ctrlPr>
              <w:del w:id="334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m:r>
              <w:del w:id="335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[Fe</m:t>
              </w:del>
            </m:r>
            <m:sSub>
              <m:sSubPr>
                <m:ctrlPr>
                  <w:del w:id="336" w:author="Adriana Carvalho" w:date="2018-04-28T18:15:00Z">
                    <w:rPr>
                      <w:rFonts w:ascii="Cambria Math" w:hAnsi="Cambria Math" w:cs="Arial"/>
                      <w:b/>
                      <w:sz w:val="28"/>
                    </w:rPr>
                  </w:del>
                </m:ctrlPr>
              </m:sSubPr>
              <m:e>
                <m:d>
                  <m:dPr>
                    <m:ctrlPr>
                      <w:del w:id="337" w:author="Adriana Carvalho" w:date="2018-04-28T18:1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dPr>
                  <m:e>
                    <m:r>
                      <w:del w:id="338" w:author="Adriana Carvalho" w:date="2018-04-28T18:15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CN</m:t>
                      </w:del>
                    </m:r>
                  </m:e>
                </m:d>
              </m:e>
              <m:sub>
                <m:r>
                  <w:del w:id="339" w:author="Adriana Carvalho" w:date="2018-04-28T18:1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6</m:t>
                  </w:del>
                </m:r>
              </m:sub>
            </m:sSub>
            <m:r>
              <w:del w:id="340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]</m:t>
              </w:del>
            </m:r>
          </m:e>
          <m:sup>
            <m:r>
              <w:del w:id="341" w:author="Adriana Carvalho" w:date="2018-04-28T02:44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4+</m:t>
              </w:del>
            </m:r>
          </m:sup>
        </m:sSup>
        <m:r>
          <w:del w:id="342" w:author="Adriana Carvalho" w:date="2018-04-28T18:15:00Z">
            <m:rPr>
              <m:sty m:val="b"/>
            </m:rPr>
            <w:rPr>
              <w:rFonts w:ascii="Cambria Math" w:hAnsi="Cambria Math" w:cs="Arial"/>
              <w:sz w:val="28"/>
            </w:rPr>
            <m:t xml:space="preserve">+ </m:t>
          </w:del>
        </m:r>
        <m:sSup>
          <m:sSupPr>
            <m:ctrlPr>
              <w:del w:id="343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m:r>
              <w:del w:id="344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e</m:t>
              </w:del>
            </m:r>
          </m:e>
          <m:sup>
            <m:r>
              <w:del w:id="345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-</m:t>
              </w:del>
            </m:r>
          </m:sup>
        </m:sSup>
        <m:r>
          <w:del w:id="346" w:author="Adriana Carvalho" w:date="2018-04-28T18:15:00Z">
            <m:rPr>
              <m:sty m:val="b"/>
            </m:rPr>
            <w:rPr>
              <w:rFonts w:ascii="Cambria Math" w:hAnsi="Cambria Math" w:cs="Arial"/>
              <w:sz w:val="28"/>
            </w:rPr>
            <m:t xml:space="preserve"> ⇄</m:t>
          </w:del>
        </m:r>
        <w:bookmarkStart w:id="347" w:name="_Hlk512290402"/>
        <m:sSup>
          <m:sSupPr>
            <m:ctrlPr>
              <w:del w:id="348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m:r>
              <w:del w:id="349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[Fe</m:t>
              </w:del>
            </m:r>
            <m:sSub>
              <m:sSubPr>
                <m:ctrlPr>
                  <w:del w:id="350" w:author="Adriana Carvalho" w:date="2018-04-28T18:15:00Z">
                    <w:rPr>
                      <w:rFonts w:ascii="Cambria Math" w:hAnsi="Cambria Math" w:cs="Arial"/>
                      <w:b/>
                      <w:sz w:val="28"/>
                    </w:rPr>
                  </w:del>
                </m:ctrlPr>
              </m:sSubPr>
              <m:e>
                <m:d>
                  <m:dPr>
                    <m:ctrlPr>
                      <w:del w:id="351" w:author="Adriana Carvalho" w:date="2018-04-28T18:1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dPr>
                  <m:e>
                    <m:r>
                      <w:del w:id="352" w:author="Adriana Carvalho" w:date="2018-04-28T18:15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CN</m:t>
                      </w:del>
                    </m:r>
                  </m:e>
                </m:d>
              </m:e>
              <m:sub>
                <m:r>
                  <w:del w:id="353" w:author="Adriana Carvalho" w:date="2018-04-28T18:1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6</m:t>
                  </w:del>
                </m:r>
              </m:sub>
            </m:sSub>
            <m:r>
              <w:del w:id="354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]</m:t>
              </w:del>
            </m:r>
          </m:e>
          <m:sup>
            <m:r>
              <w:del w:id="355" w:author="Adriana Carvalho" w:date="2018-04-28T02:44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3+</m:t>
              </w:del>
            </m:r>
          </m:sup>
        </m:sSup>
      </m:oMath>
      <w:bookmarkEnd w:id="347"/>
      <w:del w:id="356" w:author="Adriana Carvalho" w:date="2018-04-28T18:15:00Z">
        <w:r w:rsidR="003433F5" w:rsidDel="00CE66B6">
          <w:rPr>
            <w:rFonts w:eastAsiaTheme="minorEastAsia" w:cs="Arial"/>
            <w:b/>
          </w:rPr>
          <w:tab/>
        </w:r>
        <w:r w:rsidR="003433F5" w:rsidDel="00CE66B6">
          <w:rPr>
            <w:rFonts w:cs="Arial"/>
          </w:rPr>
          <w:tab/>
        </w:r>
        <w:r w:rsidR="003433F5" w:rsidRPr="00E03DB8" w:rsidDel="00CE66B6">
          <w:rPr>
            <w:rFonts w:cs="Arial"/>
          </w:rPr>
          <w:tab/>
        </w:r>
        <w:r w:rsidR="00C8769C" w:rsidDel="00CE66B6">
          <w:rPr>
            <w:rFonts w:cs="Arial"/>
          </w:rPr>
          <w:tab/>
        </w:r>
        <w:r w:rsidR="003433F5" w:rsidDel="00CE66B6">
          <w:rPr>
            <w:rFonts w:cs="Arial"/>
          </w:rPr>
          <w:delText>(1)</w:delText>
        </w:r>
      </w:del>
    </w:p>
    <w:p w14:paraId="1F8FDC08" w14:textId="242CEAB1" w:rsidR="006F7B8E" w:rsidDel="00DC24CB" w:rsidRDefault="006F7B8E" w:rsidP="006F7B8E">
      <w:pPr>
        <w:ind w:firstLine="709"/>
        <w:rPr>
          <w:del w:id="357" w:author="Adriana Carvalho" w:date="2018-04-28T21:05:00Z"/>
          <w:rFonts w:eastAsiaTheme="minorEastAsia" w:cs="Arial"/>
        </w:rPr>
      </w:pPr>
      <w:del w:id="358" w:author="Adriana Carvalho" w:date="2018-04-28T21:05:00Z">
        <w:r w:rsidDel="00DC24CB">
          <w:rPr>
            <w:rFonts w:eastAsiaTheme="minorEastAsia" w:cs="Arial"/>
          </w:rPr>
          <w:delText xml:space="preserve">Dessa forma, a equação de Nernst pode representar o rápido processo de </w:delText>
        </w:r>
        <w:r w:rsidR="003433F5" w:rsidDel="00DC24CB">
          <w:rPr>
            <w:rFonts w:eastAsiaTheme="minorEastAsia" w:cs="Arial"/>
          </w:rPr>
          <w:delText xml:space="preserve">TE </w:delText>
        </w:r>
        <w:r w:rsidR="00113317" w:rsidDel="00DC24CB">
          <w:rPr>
            <w:rFonts w:eastAsiaTheme="minorEastAsia" w:cs="Arial"/>
          </w:rPr>
          <w:delText xml:space="preserve">e </w:delText>
        </w:r>
        <w:r w:rsidR="003433F5" w:rsidDel="00DC24CB">
          <w:rPr>
            <w:rFonts w:eastAsiaTheme="minorEastAsia" w:cs="Arial"/>
          </w:rPr>
          <w:delText>pode ser escrita como</w:delText>
        </w:r>
      </w:del>
    </w:p>
    <w:p w14:paraId="6CF8E0C4" w14:textId="66AB15E7" w:rsidR="003433F5" w:rsidRPr="003433F5" w:rsidDel="00DC24CB" w:rsidRDefault="00113317" w:rsidP="003433F5">
      <w:pPr>
        <w:jc w:val="right"/>
        <w:rPr>
          <w:del w:id="359" w:author="Adriana Carvalho" w:date="2018-04-28T21:05:00Z"/>
          <w:rFonts w:eastAsiaTheme="minorEastAsia" w:cs="Arial"/>
          <w:b/>
        </w:rPr>
      </w:pPr>
      <m:oMath>
        <m:r>
          <w:del w:id="360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E=</m:t>
          </w:del>
        </m:r>
        <m:sSup>
          <m:sSupPr>
            <m:ctrlPr>
              <w:del w:id="361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sSupPr>
          <m:e>
            <m:r>
              <w:del w:id="362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E</m:t>
              </w:del>
            </m:r>
          </m:e>
          <m:sup>
            <m:r>
              <w:del w:id="363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0'</m:t>
              </w:del>
            </m:r>
          </m:sup>
        </m:sSup>
        <m:r>
          <w:del w:id="364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+</m:t>
          </w:del>
        </m:r>
        <m:f>
          <m:fPr>
            <m:ctrlPr>
              <w:del w:id="365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Pr>
          <m:num>
            <m:r>
              <w:del w:id="366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0,059</m:t>
              </w:del>
            </m:r>
          </m:num>
          <m:den>
            <m:r>
              <w:del w:id="367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n</m:t>
              </w:del>
            </m:r>
          </m:den>
        </m:f>
        <w:bookmarkStart w:id="368" w:name="_Hlk512290420"/>
        <m:func>
          <m:funcPr>
            <m:ctrlPr>
              <w:del w:id="369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uncPr>
          <m:fName>
            <m:r>
              <w:del w:id="370" w:author="Adriana Carvalho" w:date="2018-04-28T21:0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log</m:t>
              </w:del>
            </m:r>
          </m:fName>
          <m:e>
            <w:bookmarkStart w:id="371" w:name="_Hlk512290477"/>
            <m:f>
              <m:fPr>
                <m:ctrlPr>
                  <w:del w:id="372" w:author="Adriana Carvalho" w:date="2018-04-28T21:05:00Z">
                    <w:rPr>
                      <w:rFonts w:ascii="Cambria Math" w:eastAsiaTheme="minorEastAsia" w:hAnsi="Cambria Math" w:cs="Arial"/>
                      <w:b/>
                      <w:sz w:val="28"/>
                    </w:rPr>
                  </w:del>
                </m:ctrlPr>
              </m:fPr>
              <m:num>
                <m:r>
                  <w:del w:id="373" w:author="Adriana Carvalho" w:date="2018-04-28T21:05:00Z"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28"/>
                    </w:rPr>
                    <m:t>[</m:t>
                  </w:del>
                </m:r>
                <m:sSup>
                  <m:sSupPr>
                    <m:ctrlPr>
                      <w:del w:id="374" w:author="Adriana Carvalho" w:date="2018-04-28T21:0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del w:id="375" w:author="Adriana Carvalho" w:date="2018-04-28T21:05:00Z">
                            <w:rPr>
                              <w:rFonts w:ascii="Cambria Math" w:hAnsi="Cambria Math" w:cs="Arial"/>
                              <w:b/>
                              <w:sz w:val="28"/>
                            </w:rPr>
                          </w:del>
                        </m:ctrlPr>
                      </m:dPr>
                      <m:e>
                        <m:r>
                          <w:del w:id="376" w:author="Adriana Carvalho" w:date="2018-04-28T21:05:00Z"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Fe</m:t>
                          </w:del>
                        </m:r>
                        <m:sSub>
                          <m:sSubPr>
                            <m:ctrlPr>
                              <w:del w:id="377" w:author="Adriana Carvalho" w:date="2018-04-28T21:05:00Z">
                                <w:rPr>
                                  <w:rFonts w:ascii="Cambria Math" w:hAnsi="Cambria Math" w:cs="Arial"/>
                                  <w:b/>
                                  <w:sz w:val="28"/>
                                </w:rPr>
                              </w:del>
                            </m:ctrlPr>
                          </m:sSubPr>
                          <m:e>
                            <m:d>
                              <m:dPr>
                                <m:ctrlPr>
                                  <w:del w:id="378" w:author="Adriana Carvalho" w:date="2018-04-28T21:05:00Z">
                                    <w:rPr>
                                      <w:rFonts w:ascii="Cambria Math" w:hAnsi="Cambria Math" w:cs="Arial"/>
                                      <w:b/>
                                      <w:sz w:val="28"/>
                                    </w:rPr>
                                  </w:del>
                                </m:ctrlPr>
                              </m:dPr>
                              <m:e>
                                <m:r>
                                  <w:del w:id="379" w:author="Adriana Carvalho" w:date="2018-04-28T21:05:00Z"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8"/>
                                    </w:rPr>
                                    <m:t>CN</m:t>
                                  </w:del>
                                </m:r>
                              </m:e>
                            </m:d>
                          </m:e>
                          <m:sub>
                            <m:r>
                              <w:del w:id="380" w:author="Adriana Carvalho" w:date="2018-04-28T21:05:00Z"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sz w:val="28"/>
                                </w:rPr>
                                <m:t>6</m:t>
                              </w:del>
                            </m:r>
                          </m:sub>
                        </m:sSub>
                      </m:e>
                    </m:d>
                  </m:e>
                  <m:sup>
                    <m:r>
                      <w:del w:id="381" w:author="Adriana Carvalho" w:date="2018-04-28T16:18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3</m:t>
                      </w:del>
                    </m:r>
                    <m:r>
                      <w:del w:id="382" w:author="Adriana Carvalho" w:date="2018-04-28T16:17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+</m:t>
                      </w:del>
                    </m:r>
                  </m:sup>
                </m:sSup>
                <m:r>
                  <w:del w:id="383" w:author="Adriana Carvalho" w:date="2018-04-28T21:0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]</m:t>
                  </w:del>
                </m:r>
              </m:num>
              <m:den>
                <m:r>
                  <w:del w:id="384" w:author="Adriana Carvalho" w:date="2018-04-28T21:05:00Z"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28"/>
                    </w:rPr>
                    <m:t>[</m:t>
                  </w:del>
                </m:r>
                <m:sSup>
                  <m:sSupPr>
                    <m:ctrlPr>
                      <w:del w:id="385" w:author="Adriana Carvalho" w:date="2018-04-28T21:0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del w:id="386" w:author="Adriana Carvalho" w:date="2018-04-28T21:05:00Z">
                            <w:rPr>
                              <w:rFonts w:ascii="Cambria Math" w:hAnsi="Cambria Math" w:cs="Arial"/>
                              <w:b/>
                              <w:sz w:val="28"/>
                            </w:rPr>
                          </w:del>
                        </m:ctrlPr>
                      </m:dPr>
                      <m:e>
                        <m:r>
                          <w:del w:id="387" w:author="Adriana Carvalho" w:date="2018-04-28T21:05:00Z"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Fe</m:t>
                          </w:del>
                        </m:r>
                        <m:sSub>
                          <m:sSubPr>
                            <m:ctrlPr>
                              <w:del w:id="388" w:author="Adriana Carvalho" w:date="2018-04-28T21:05:00Z">
                                <w:rPr>
                                  <w:rFonts w:ascii="Cambria Math" w:hAnsi="Cambria Math" w:cs="Arial"/>
                                  <w:b/>
                                  <w:sz w:val="28"/>
                                </w:rPr>
                              </w:del>
                            </m:ctrlPr>
                          </m:sSubPr>
                          <m:e>
                            <m:d>
                              <m:dPr>
                                <m:ctrlPr>
                                  <w:del w:id="389" w:author="Adriana Carvalho" w:date="2018-04-28T21:05:00Z">
                                    <w:rPr>
                                      <w:rFonts w:ascii="Cambria Math" w:hAnsi="Cambria Math" w:cs="Arial"/>
                                      <w:b/>
                                      <w:sz w:val="28"/>
                                    </w:rPr>
                                  </w:del>
                                </m:ctrlPr>
                              </m:dPr>
                              <m:e>
                                <m:r>
                                  <w:del w:id="390" w:author="Adriana Carvalho" w:date="2018-04-28T21:05:00Z"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8"/>
                                    </w:rPr>
                                    <m:t>CN</m:t>
                                  </w:del>
                                </m:r>
                              </m:e>
                            </m:d>
                          </m:e>
                          <m:sub>
                            <m:r>
                              <w:del w:id="391" w:author="Adriana Carvalho" w:date="2018-04-28T21:05:00Z"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sz w:val="28"/>
                                </w:rPr>
                                <m:t>6</m:t>
                              </w:del>
                            </m:r>
                          </m:sub>
                        </m:sSub>
                      </m:e>
                    </m:d>
                  </m:e>
                  <m:sup>
                    <m:r>
                      <w:del w:id="392" w:author="Adriana Carvalho" w:date="2018-04-28T16:18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4+</m:t>
                      </w:del>
                    </m:r>
                  </m:sup>
                </m:sSup>
                <m:r>
                  <w:del w:id="393" w:author="Adriana Carvalho" w:date="2018-04-28T21:0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]</m:t>
                  </w:del>
                </m:r>
              </m:den>
            </m:f>
            <w:bookmarkEnd w:id="371"/>
          </m:e>
        </m:func>
        <w:bookmarkEnd w:id="368"/>
        <m:r>
          <w:del w:id="394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-</m:t>
          </w:del>
        </m:r>
        <m:sSub>
          <m:sSubPr>
            <m:ctrlPr>
              <w:del w:id="395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sSubPr>
          <m:e>
            <m:r>
              <w:del w:id="396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E</m:t>
              </w:del>
            </m:r>
          </m:e>
          <m:sub>
            <m:r>
              <w:del w:id="397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Ref</m:t>
              </w:del>
            </m:r>
          </m:sub>
        </m:sSub>
      </m:oMath>
      <w:del w:id="398" w:author="Adriana Carvalho" w:date="2018-04-28T21:05:00Z">
        <w:r w:rsidR="003433F5" w:rsidDel="00DC24CB">
          <w:rPr>
            <w:rFonts w:eastAsiaTheme="minorEastAsia" w:cs="Arial"/>
            <w:b/>
          </w:rPr>
          <w:tab/>
        </w:r>
        <w:r w:rsidR="003433F5" w:rsidDel="00DC24CB">
          <w:rPr>
            <w:rFonts w:eastAsiaTheme="minorEastAsia" w:cs="Arial"/>
            <w:b/>
          </w:rPr>
          <w:tab/>
        </w:r>
        <w:r w:rsidR="003433F5" w:rsidDel="00DC24CB">
          <w:rPr>
            <w:rFonts w:eastAsiaTheme="minorEastAsia" w:cs="Arial"/>
            <w:b/>
          </w:rPr>
          <w:tab/>
        </w:r>
        <w:r w:rsidR="003433F5" w:rsidRPr="003433F5" w:rsidDel="00DC24CB">
          <w:rPr>
            <w:rFonts w:eastAsiaTheme="minorEastAsia" w:cs="Arial"/>
          </w:rPr>
          <w:delText>(2)</w:delText>
        </w:r>
      </w:del>
    </w:p>
    <w:p w14:paraId="22D3B272" w14:textId="37FEC0A9" w:rsidR="00C8769C" w:rsidDel="00DC24CB" w:rsidRDefault="003433F5" w:rsidP="00C8769C">
      <w:pPr>
        <w:rPr>
          <w:del w:id="399" w:author="Adriana Carvalho" w:date="2018-04-28T21:05:00Z"/>
          <w:rFonts w:eastAsiaTheme="minorEastAsia" w:cs="Arial"/>
        </w:rPr>
      </w:pPr>
      <w:del w:id="400" w:author="Adriana Carvalho" w:date="2018-04-28T21:05:00Z">
        <w:r w:rsidRPr="003433F5" w:rsidDel="00DC24CB">
          <w:rPr>
            <w:rFonts w:eastAsiaTheme="minorEastAsia" w:cs="Arial"/>
          </w:rPr>
          <w:delText>sendo</w:delText>
        </w:r>
        <w:r w:rsidR="00B55BA6" w:rsidDel="00DC24CB">
          <w:rPr>
            <w:rFonts w:eastAsiaTheme="minorEastAsia" w:cs="Arial"/>
          </w:rPr>
          <w:delText xml:space="preserve"> E o potencial aplicado na célula eletroquímica</w:delText>
        </w:r>
        <w:r w:rsidR="00A22543" w:rsidDel="00DC24CB">
          <w:rPr>
            <w:rFonts w:eastAsiaTheme="minorEastAsia" w:cs="Arial"/>
          </w:rPr>
          <w:delText xml:space="preserve"> entre os eletrodos de trabalho e auxiliar</w:delText>
        </w:r>
        <w:r w:rsidR="00B55BA6" w:rsidDel="00DC24CB">
          <w:rPr>
            <w:rFonts w:eastAsiaTheme="minorEastAsia" w:cs="Arial"/>
          </w:rPr>
          <w:delText>, E</w:delText>
        </w:r>
        <w:r w:rsidR="00113317" w:rsidDel="00DC24CB">
          <w:rPr>
            <w:rFonts w:eastAsiaTheme="minorEastAsia" w:cs="Arial"/>
            <w:vertAlign w:val="superscript"/>
          </w:rPr>
          <w:delText>0’</w:delText>
        </w:r>
        <w:r w:rsidR="00B55BA6" w:rsidDel="00DC24CB">
          <w:rPr>
            <w:rFonts w:eastAsiaTheme="minorEastAsia" w:cs="Arial"/>
          </w:rPr>
          <w:delText xml:space="preserve"> o potencial </w:delText>
        </w:r>
        <w:r w:rsidR="00113317" w:rsidDel="00DC24CB">
          <w:rPr>
            <w:rFonts w:eastAsiaTheme="minorEastAsia" w:cs="Arial"/>
          </w:rPr>
          <w:delText>formal padrão da reação da equação (1)</w:delText>
        </w:r>
        <w:r w:rsidR="00B55BA6" w:rsidDel="00DC24CB">
          <w:rPr>
            <w:rFonts w:eastAsiaTheme="minorEastAsia" w:cs="Arial"/>
          </w:rPr>
          <w:delText>,</w:delText>
        </w:r>
        <w:r w:rsidR="002D0967" w:rsidDel="00DC24CB">
          <w:rPr>
            <w:rFonts w:eastAsiaTheme="minorEastAsia" w:cs="Arial"/>
          </w:rPr>
          <w:delText xml:space="preserve"> </w:delText>
        </w:r>
        <w:r w:rsidR="00B55BA6" w:rsidDel="00DC24CB">
          <w:rPr>
            <w:rFonts w:eastAsiaTheme="minorEastAsia" w:cs="Arial"/>
          </w:rPr>
          <w:delText>n o número de elétrons envolvidos no processo e E</w:delText>
        </w:r>
        <w:r w:rsidR="00B55BA6" w:rsidDel="00DC24CB">
          <w:rPr>
            <w:rFonts w:eastAsiaTheme="minorEastAsia" w:cs="Arial"/>
            <w:vertAlign w:val="subscript"/>
          </w:rPr>
          <w:delText>Ref</w:delText>
        </w:r>
        <w:r w:rsidR="00B55BA6" w:rsidDel="00DC24CB">
          <w:rPr>
            <w:rFonts w:eastAsiaTheme="minorEastAsia" w:cs="Arial"/>
          </w:rPr>
          <w:delText xml:space="preserve"> o potencial padrão do eletrodo de referência utilizado.</w:delText>
        </w:r>
      </w:del>
    </w:p>
    <w:p w14:paraId="2E7180FA" w14:textId="1627F7DE" w:rsidR="00C8769C" w:rsidDel="00DC24CB" w:rsidRDefault="00C8769C" w:rsidP="00C8769C">
      <w:pPr>
        <w:ind w:firstLine="709"/>
        <w:rPr>
          <w:del w:id="401" w:author="Adriana Carvalho" w:date="2018-04-28T21:05:00Z"/>
          <w:rFonts w:eastAsiaTheme="minorEastAsia" w:cs="Arial"/>
        </w:rPr>
      </w:pPr>
      <w:del w:id="402" w:author="Adriana Carvalho" w:date="2018-04-28T21:05:00Z">
        <w:r w:rsidDel="00DC24CB">
          <w:rPr>
            <w:rFonts w:eastAsiaTheme="minorEastAsia" w:cs="Arial"/>
          </w:rPr>
          <w:delText>A separação dos potenciais de pico (</w:delText>
        </w:r>
        <w:r w:rsidRPr="00C8769C" w:rsidDel="00DC24CB">
          <w:rPr>
            <w:rFonts w:eastAsiaTheme="minorEastAsia" w:cs="Arial"/>
          </w:rPr>
          <w:delText>∆E</w:delText>
        </w:r>
        <w:r w:rsidRPr="00C8769C" w:rsidDel="00DC24CB">
          <w:rPr>
            <w:rFonts w:eastAsiaTheme="minorEastAsia" w:cs="Arial"/>
            <w:vertAlign w:val="subscript"/>
          </w:rPr>
          <w:delText>P</w:delText>
        </w:r>
        <w:r w:rsidDel="00DC24CB">
          <w:rPr>
            <w:rFonts w:eastAsiaTheme="minorEastAsia" w:cs="Arial"/>
          </w:rPr>
          <w:delText xml:space="preserve">) para processos reversíveis é de </w:delText>
        </w:r>
      </w:del>
    </w:p>
    <w:p w14:paraId="536DCE30" w14:textId="1B2F0311" w:rsidR="00C8769C" w:rsidDel="00DC24CB" w:rsidRDefault="00567C53" w:rsidP="00C8769C">
      <w:pPr>
        <w:ind w:firstLine="709"/>
        <w:jc w:val="right"/>
        <w:rPr>
          <w:del w:id="403" w:author="Adriana Carvalho" w:date="2018-04-28T21:05:00Z"/>
          <w:rFonts w:eastAsiaTheme="minorEastAsia" w:cs="Arial"/>
        </w:rPr>
      </w:pPr>
      <m:oMath>
        <m:f>
          <m:fPr>
            <m:ctrlPr>
              <w:del w:id="404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Pr>
          <m:num>
            <m:r>
              <w:del w:id="405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0,05</m:t>
              </w:del>
            </m:r>
            <m:r>
              <w:del w:id="406" w:author="Adriana Carvalho" w:date="2018-04-28T19:1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91</m:t>
              </w:del>
            </m:r>
          </m:num>
          <m:den>
            <m:r>
              <w:del w:id="407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n</m:t>
              </w:del>
            </m:r>
          </m:den>
        </m:f>
        <m:r>
          <w:del w:id="408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 xml:space="preserve"> V</m:t>
          </w:del>
        </m:r>
      </m:oMath>
      <w:del w:id="409" w:author="Adriana Carvalho" w:date="2018-04-28T21:05:00Z">
        <w:r w:rsidR="00C8769C" w:rsidRP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RPr="00C8769C" w:rsidDel="00DC24CB">
          <w:rPr>
            <w:rFonts w:eastAsiaTheme="minorEastAsia" w:cs="Arial"/>
          </w:rPr>
          <w:delText>(3)</w:delText>
        </w:r>
      </w:del>
    </w:p>
    <w:p w14:paraId="368BD956" w14:textId="0EDBD155" w:rsidR="0071756F" w:rsidRPr="0071756F" w:rsidDel="00DC24CB" w:rsidRDefault="0071756F" w:rsidP="0071756F">
      <w:pPr>
        <w:rPr>
          <w:del w:id="410" w:author="Adriana Carvalho" w:date="2018-04-28T21:05:00Z"/>
          <w:rFonts w:eastAsiaTheme="minorEastAsia" w:cs="Arial"/>
        </w:rPr>
      </w:pPr>
      <w:del w:id="411" w:author="Adriana Carvalho" w:date="2018-04-28T21:05:00Z">
        <w:r w:rsidDel="00DC24CB">
          <w:rPr>
            <w:rFonts w:eastAsiaTheme="minorEastAsia" w:cs="Arial"/>
          </w:rPr>
          <w:delText>sendo para a equação (1), com apenas um elétron envolvido, 0,059</w:delText>
        </w:r>
      </w:del>
      <w:del w:id="412" w:author="Adriana Carvalho" w:date="2018-04-28T20:14:00Z">
        <w:r w:rsidDel="008B0A83">
          <w:rPr>
            <w:rFonts w:eastAsiaTheme="minorEastAsia" w:cs="Arial"/>
          </w:rPr>
          <w:delText>1</w:delText>
        </w:r>
      </w:del>
      <w:del w:id="413" w:author="Adriana Carvalho" w:date="2018-04-28T21:05:00Z">
        <w:r w:rsidDel="00DC24CB">
          <w:rPr>
            <w:rFonts w:eastAsiaTheme="minorEastAsia" w:cs="Arial"/>
          </w:rPr>
          <w:delText xml:space="preserve"> V. A </w:delText>
        </w:r>
        <w:r w:rsidR="002C5129" w:rsidDel="00DC24CB">
          <w:rPr>
            <w:rFonts w:eastAsiaTheme="minorEastAsia" w:cs="Arial"/>
          </w:rPr>
          <w:delText>diferença entre esse valor teórico e o experimental (Tabela 1) pode ser provocada pelas irregularidades contidas no eletrodo.</w:delText>
        </w:r>
      </w:del>
    </w:p>
    <w:p w14:paraId="2E1D802D" w14:textId="77777777" w:rsidR="00473070" w:rsidRPr="00473070" w:rsidRDefault="00473070" w:rsidP="00473070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473070">
        <w:rPr>
          <w:rFonts w:ascii="Arial" w:hAnsi="Arial" w:cs="Arial"/>
          <w:color w:val="auto"/>
          <w:sz w:val="20"/>
        </w:rPr>
        <w:t xml:space="preserve">Tabela </w:t>
      </w:r>
      <w:r w:rsidRPr="00473070">
        <w:rPr>
          <w:rFonts w:ascii="Arial" w:hAnsi="Arial" w:cs="Arial"/>
          <w:color w:val="auto"/>
          <w:sz w:val="20"/>
        </w:rPr>
        <w:fldChar w:fldCharType="begin"/>
      </w:r>
      <w:r w:rsidRPr="00473070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473070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1</w:t>
      </w:r>
      <w:r w:rsidRPr="00473070">
        <w:rPr>
          <w:rFonts w:ascii="Arial" w:hAnsi="Arial" w:cs="Arial"/>
          <w:color w:val="auto"/>
          <w:sz w:val="20"/>
        </w:rPr>
        <w:fldChar w:fldCharType="end"/>
      </w:r>
      <w:r w:rsidRPr="00473070">
        <w:rPr>
          <w:rFonts w:ascii="Arial" w:hAnsi="Arial" w:cs="Arial"/>
          <w:color w:val="auto"/>
          <w:sz w:val="20"/>
        </w:rPr>
        <w:t>.</w:t>
      </w:r>
      <w:r w:rsidRPr="00473070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após o tratamento.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14" w:author="Adriana Carvalho" w:date="2018-05-02T02:07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85"/>
        <w:gridCol w:w="1771"/>
        <w:gridCol w:w="1661"/>
        <w:gridCol w:w="1592"/>
        <w:gridCol w:w="1731"/>
        <w:gridCol w:w="1547"/>
        <w:tblGridChange w:id="415">
          <w:tblGrid>
            <w:gridCol w:w="985"/>
            <w:gridCol w:w="1771"/>
            <w:gridCol w:w="1661"/>
            <w:gridCol w:w="1592"/>
            <w:gridCol w:w="1731"/>
            <w:gridCol w:w="1547"/>
          </w:tblGrid>
        </w:tblGridChange>
      </w:tblGrid>
      <w:tr w:rsidR="000B6724" w:rsidRPr="000B6724" w14:paraId="09DA94FE" w14:textId="77777777" w:rsidTr="000B6724">
        <w:trPr>
          <w:trHeight w:val="737"/>
          <w:jc w:val="center"/>
          <w:trPrChange w:id="416" w:author="Adriana Carvalho" w:date="2018-05-02T02:07:00Z">
            <w:trPr>
              <w:trHeight w:val="737"/>
              <w:jc w:val="center"/>
            </w:trPr>
          </w:trPrChange>
        </w:trPr>
        <w:tc>
          <w:tcPr>
            <w:tcW w:w="530" w:type="pct"/>
            <w:tcBorders>
              <w:top w:val="single" w:sz="18" w:space="0" w:color="auto"/>
            </w:tcBorders>
            <w:vAlign w:val="center"/>
            <w:tcPrChange w:id="417" w:author="Adriana Carvalho" w:date="2018-05-02T02:07:00Z">
              <w:tcPr>
                <w:tcW w:w="530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3CCB0036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18" w:author="Adriana Carvalho" w:date="2018-05-02T02:07:00Z">
                  <w:rPr>
                    <w:rFonts w:cs="Arial"/>
                    <w:b/>
                  </w:rPr>
                </w:rPrChange>
              </w:rPr>
              <w:pPrChange w:id="419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20" w:author="Adriana Carvalho" w:date="2018-05-02T02:07:00Z">
                  <w:rPr>
                    <w:rFonts w:cs="Arial"/>
                    <w:b/>
                  </w:rPr>
                </w:rPrChange>
              </w:rPr>
              <w:t>Sistema</w:t>
            </w:r>
          </w:p>
        </w:tc>
        <w:tc>
          <w:tcPr>
            <w:tcW w:w="953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421" w:author="Adriana Carvalho" w:date="2018-05-02T02:07:00Z">
              <w:tcPr>
                <w:tcW w:w="953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52D3E47E" w14:textId="6A96116F" w:rsidR="008B0A83" w:rsidRPr="000B6724" w:rsidDel="008B0A83" w:rsidRDefault="008B0A83" w:rsidP="000B6724">
            <w:pPr>
              <w:jc w:val="center"/>
              <w:rPr>
                <w:del w:id="422" w:author="Adriana Carvalho" w:date="2018-04-28T18:07:00Z"/>
                <w:rFonts w:cs="Arial"/>
                <w:b/>
                <w:sz w:val="20"/>
                <w:szCs w:val="20"/>
                <w:rPrChange w:id="423" w:author="Adriana Carvalho" w:date="2018-05-02T02:07:00Z">
                  <w:rPr>
                    <w:del w:id="424" w:author="Adriana Carvalho" w:date="2018-04-28T18:07:00Z"/>
                    <w:rFonts w:cs="Arial"/>
                    <w:b/>
                  </w:rPr>
                </w:rPrChange>
              </w:rPr>
              <w:pPrChange w:id="425" w:author="Adriana Carvalho" w:date="2018-05-02T02:07:00Z">
                <w:pPr>
                  <w:jc w:val="center"/>
                </w:pPr>
              </w:pPrChange>
            </w:pPr>
            <w:proofErr w:type="spellStart"/>
            <w:ins w:id="426" w:author="Adriana Carvalho" w:date="2018-04-28T20:13:00Z">
              <w:r w:rsidRPr="000B6724">
                <w:rPr>
                  <w:rFonts w:cs="Arial"/>
                  <w:b/>
                  <w:sz w:val="20"/>
                  <w:szCs w:val="20"/>
                  <w:rPrChange w:id="427" w:author="Adriana Carvalho" w:date="2018-05-02T02:07:00Z">
                    <w:rPr>
                      <w:rFonts w:cs="Arial"/>
                      <w:b/>
                    </w:rPr>
                  </w:rPrChange>
                </w:rPr>
                <w:t>j</w:t>
              </w:r>
            </w:ins>
            <w:del w:id="428" w:author="Adriana Carvalho" w:date="2018-04-28T20:13:00Z">
              <w:r w:rsidRPr="000B6724" w:rsidDel="008B0A83">
                <w:rPr>
                  <w:rFonts w:cs="Arial"/>
                  <w:b/>
                  <w:sz w:val="20"/>
                  <w:szCs w:val="20"/>
                  <w:rPrChange w:id="429" w:author="Adriana Carvalho" w:date="2018-05-02T02:07:00Z">
                    <w:rPr>
                      <w:rFonts w:cs="Arial"/>
                      <w:b/>
                    </w:rPr>
                  </w:rPrChange>
                </w:rPr>
                <w:delText>J</w:delText>
              </w:r>
            </w:del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430" w:author="Adriana Carvalho" w:date="2018-05-02T02:07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proofErr w:type="spellEnd"/>
          </w:p>
          <w:p w14:paraId="25F19D8D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31" w:author="Adriana Carvalho" w:date="2018-05-02T02:07:00Z">
                  <w:rPr>
                    <w:rFonts w:cs="Arial"/>
                    <w:b/>
                  </w:rPr>
                </w:rPrChange>
              </w:rPr>
              <w:pPrChange w:id="432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33" w:author="Adriana Carvalho" w:date="2018-05-02T02:07:00Z">
                  <w:rPr>
                    <w:rFonts w:cs="Arial"/>
                    <w:b/>
                  </w:rPr>
                </w:rPrChange>
              </w:rPr>
              <w:t>(A m</w:t>
            </w:r>
            <w:r w:rsidRPr="000B6724">
              <w:rPr>
                <w:rFonts w:cs="Arial"/>
                <w:b/>
                <w:sz w:val="20"/>
                <w:szCs w:val="20"/>
                <w:vertAlign w:val="superscript"/>
                <w:rPrChange w:id="434" w:author="Adriana Carvalho" w:date="2018-05-02T02:07:00Z">
                  <w:rPr>
                    <w:rFonts w:cs="Arial"/>
                    <w:b/>
                    <w:vertAlign w:val="superscript"/>
                  </w:rPr>
                </w:rPrChange>
              </w:rPr>
              <w:t>-2</w:t>
            </w:r>
            <w:r w:rsidRPr="000B6724">
              <w:rPr>
                <w:rFonts w:cs="Arial"/>
                <w:b/>
                <w:sz w:val="20"/>
                <w:szCs w:val="20"/>
                <w:rPrChange w:id="435" w:author="Adriana Carvalho" w:date="2018-05-02T02:07:00Z">
                  <w:rPr>
                    <w:rFonts w:cs="Arial"/>
                    <w:b/>
                  </w:rPr>
                </w:rPrChange>
              </w:rPr>
              <w:t>)</w:t>
            </w:r>
          </w:p>
        </w:tc>
        <w:tc>
          <w:tcPr>
            <w:tcW w:w="894" w:type="pct"/>
            <w:tcBorders>
              <w:top w:val="single" w:sz="18" w:space="0" w:color="auto"/>
            </w:tcBorders>
            <w:vAlign w:val="center"/>
            <w:tcPrChange w:id="436" w:author="Adriana Carvalho" w:date="2018-05-02T02:07:00Z">
              <w:tcPr>
                <w:tcW w:w="894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4135F3A7" w14:textId="1A27BBE6" w:rsidR="008B0A83" w:rsidRPr="000B6724" w:rsidDel="00A847DE" w:rsidRDefault="008B0A83" w:rsidP="000B6724">
            <w:pPr>
              <w:jc w:val="center"/>
              <w:rPr>
                <w:del w:id="437" w:author="Adriana Carvalho" w:date="2018-04-28T18:07:00Z"/>
                <w:rFonts w:cs="Arial"/>
                <w:b/>
                <w:sz w:val="20"/>
                <w:szCs w:val="20"/>
                <w:rPrChange w:id="438" w:author="Adriana Carvalho" w:date="2018-05-02T02:07:00Z">
                  <w:rPr>
                    <w:del w:id="439" w:author="Adriana Carvalho" w:date="2018-04-28T18:07:00Z"/>
                    <w:rFonts w:cs="Arial"/>
                    <w:b/>
                  </w:rPr>
                </w:rPrChange>
              </w:rPr>
              <w:pPrChange w:id="440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41" w:author="Adriana Carvalho" w:date="2018-05-02T02:07:00Z">
                  <w:rPr>
                    <w:rFonts w:cs="Arial"/>
                    <w:b/>
                  </w:rPr>
                </w:rPrChange>
              </w:rPr>
              <w:t>E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442" w:author="Adriana Carvalho" w:date="2018-05-02T02:07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</w:p>
          <w:p w14:paraId="4DD127CE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43" w:author="Adriana Carvalho" w:date="2018-05-02T02:07:00Z">
                  <w:rPr>
                    <w:rFonts w:cs="Arial"/>
                    <w:b/>
                  </w:rPr>
                </w:rPrChange>
              </w:rPr>
              <w:pPrChange w:id="444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45" w:author="Adriana Carvalho" w:date="2018-05-02T02:07:00Z">
                  <w:rPr>
                    <w:rFonts w:cs="Arial"/>
                    <w:b/>
                  </w:rPr>
                </w:rPrChange>
              </w:rPr>
              <w:t>(V)</w:t>
            </w:r>
          </w:p>
        </w:tc>
        <w:tc>
          <w:tcPr>
            <w:tcW w:w="857" w:type="pct"/>
            <w:tcBorders>
              <w:top w:val="single" w:sz="18" w:space="0" w:color="auto"/>
            </w:tcBorders>
            <w:vAlign w:val="center"/>
            <w:tcPrChange w:id="446" w:author="Adriana Carvalho" w:date="2018-05-02T02:07:00Z">
              <w:tcPr>
                <w:tcW w:w="857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BF0F761" w14:textId="0160219A" w:rsidR="008B0A83" w:rsidRPr="000B6724" w:rsidDel="00A847DE" w:rsidRDefault="008B0A83" w:rsidP="000B6724">
            <w:pPr>
              <w:jc w:val="center"/>
              <w:rPr>
                <w:del w:id="447" w:author="Adriana Carvalho" w:date="2018-04-28T18:07:00Z"/>
                <w:rFonts w:cs="Arial"/>
                <w:b/>
                <w:sz w:val="20"/>
                <w:szCs w:val="20"/>
                <w:rPrChange w:id="448" w:author="Adriana Carvalho" w:date="2018-05-02T02:07:00Z">
                  <w:rPr>
                    <w:del w:id="449" w:author="Adriana Carvalho" w:date="2018-04-28T18:07:00Z"/>
                    <w:rFonts w:cs="Arial"/>
                    <w:b/>
                  </w:rPr>
                </w:rPrChange>
              </w:rPr>
              <w:pPrChange w:id="450" w:author="Adriana Carvalho" w:date="2018-05-02T02:07:00Z">
                <w:pPr>
                  <w:jc w:val="center"/>
                </w:pPr>
              </w:pPrChange>
            </w:pPr>
            <w:proofErr w:type="spellStart"/>
            <w:ins w:id="451" w:author="Adriana Carvalho" w:date="2018-04-28T20:14:00Z">
              <w:r w:rsidRPr="000B6724">
                <w:rPr>
                  <w:rFonts w:cs="Arial"/>
                  <w:b/>
                  <w:sz w:val="20"/>
                  <w:szCs w:val="20"/>
                  <w:rPrChange w:id="452" w:author="Adriana Carvalho" w:date="2018-05-02T02:07:00Z">
                    <w:rPr>
                      <w:rFonts w:cs="Arial"/>
                      <w:b/>
                    </w:rPr>
                  </w:rPrChange>
                </w:rPr>
                <w:t>j</w:t>
              </w:r>
            </w:ins>
            <w:del w:id="453" w:author="Adriana Carvalho" w:date="2018-04-28T20:14:00Z">
              <w:r w:rsidRPr="000B6724" w:rsidDel="008B0A83">
                <w:rPr>
                  <w:rFonts w:cs="Arial"/>
                  <w:b/>
                  <w:sz w:val="20"/>
                  <w:szCs w:val="20"/>
                  <w:rPrChange w:id="454" w:author="Adriana Carvalho" w:date="2018-05-02T02:07:00Z">
                    <w:rPr>
                      <w:rFonts w:cs="Arial"/>
                      <w:b/>
                    </w:rPr>
                  </w:rPrChange>
                </w:rPr>
                <w:delText>J</w:delText>
              </w:r>
            </w:del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455" w:author="Adriana Carvalho" w:date="2018-05-02T02:07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proofErr w:type="spellEnd"/>
          </w:p>
          <w:p w14:paraId="164F3382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56" w:author="Adriana Carvalho" w:date="2018-05-02T02:07:00Z">
                  <w:rPr>
                    <w:rFonts w:cs="Arial"/>
                    <w:b/>
                  </w:rPr>
                </w:rPrChange>
              </w:rPr>
              <w:pPrChange w:id="457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58" w:author="Adriana Carvalho" w:date="2018-05-02T02:07:00Z">
                  <w:rPr>
                    <w:rFonts w:cs="Arial"/>
                    <w:b/>
                  </w:rPr>
                </w:rPrChange>
              </w:rPr>
              <w:t>(A m</w:t>
            </w:r>
            <w:r w:rsidRPr="000B6724">
              <w:rPr>
                <w:rFonts w:cs="Arial"/>
                <w:b/>
                <w:sz w:val="20"/>
                <w:szCs w:val="20"/>
                <w:vertAlign w:val="superscript"/>
                <w:rPrChange w:id="459" w:author="Adriana Carvalho" w:date="2018-05-02T02:07:00Z">
                  <w:rPr>
                    <w:rFonts w:cs="Arial"/>
                    <w:b/>
                    <w:vertAlign w:val="superscript"/>
                  </w:rPr>
                </w:rPrChange>
              </w:rPr>
              <w:t>-2</w:t>
            </w:r>
            <w:r w:rsidRPr="000B6724">
              <w:rPr>
                <w:rFonts w:cs="Arial"/>
                <w:b/>
                <w:sz w:val="20"/>
                <w:szCs w:val="20"/>
                <w:rPrChange w:id="460" w:author="Adriana Carvalho" w:date="2018-05-02T02:07:00Z">
                  <w:rPr>
                    <w:rFonts w:cs="Arial"/>
                    <w:b/>
                  </w:rPr>
                </w:rPrChange>
              </w:rPr>
              <w:t>)</w:t>
            </w:r>
          </w:p>
        </w:tc>
        <w:tc>
          <w:tcPr>
            <w:tcW w:w="932" w:type="pct"/>
            <w:tcBorders>
              <w:top w:val="single" w:sz="18" w:space="0" w:color="auto"/>
            </w:tcBorders>
            <w:vAlign w:val="center"/>
            <w:tcPrChange w:id="461" w:author="Adriana Carvalho" w:date="2018-05-02T02:07:00Z">
              <w:tcPr>
                <w:tcW w:w="932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777D206" w14:textId="5FF5C984" w:rsidR="008B0A83" w:rsidRPr="000B6724" w:rsidDel="00A847DE" w:rsidRDefault="008B0A83" w:rsidP="000B6724">
            <w:pPr>
              <w:jc w:val="center"/>
              <w:rPr>
                <w:del w:id="462" w:author="Adriana Carvalho" w:date="2018-04-28T18:07:00Z"/>
                <w:rFonts w:cs="Arial"/>
                <w:b/>
                <w:sz w:val="20"/>
                <w:szCs w:val="20"/>
                <w:rPrChange w:id="463" w:author="Adriana Carvalho" w:date="2018-05-02T02:07:00Z">
                  <w:rPr>
                    <w:del w:id="464" w:author="Adriana Carvalho" w:date="2018-04-28T18:07:00Z"/>
                    <w:rFonts w:cs="Arial"/>
                    <w:b/>
                  </w:rPr>
                </w:rPrChange>
              </w:rPr>
              <w:pPrChange w:id="465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66" w:author="Adriana Carvalho" w:date="2018-05-02T02:07:00Z">
                  <w:rPr>
                    <w:rFonts w:cs="Arial"/>
                    <w:b/>
                  </w:rPr>
                </w:rPrChange>
              </w:rPr>
              <w:t>E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467" w:author="Adriana Carvalho" w:date="2018-05-02T02:07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</w:p>
          <w:p w14:paraId="4AC11B2D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68" w:author="Adriana Carvalho" w:date="2018-05-02T02:07:00Z">
                  <w:rPr>
                    <w:rFonts w:cs="Arial"/>
                    <w:b/>
                  </w:rPr>
                </w:rPrChange>
              </w:rPr>
              <w:pPrChange w:id="469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70" w:author="Adriana Carvalho" w:date="2018-05-02T02:07:00Z">
                  <w:rPr>
                    <w:rFonts w:cs="Arial"/>
                    <w:b/>
                  </w:rPr>
                </w:rPrChange>
              </w:rPr>
              <w:t>(V)</w:t>
            </w:r>
          </w:p>
        </w:tc>
        <w:tc>
          <w:tcPr>
            <w:tcW w:w="833" w:type="pct"/>
            <w:tcBorders>
              <w:top w:val="single" w:sz="18" w:space="0" w:color="auto"/>
            </w:tcBorders>
            <w:vAlign w:val="center"/>
            <w:tcPrChange w:id="471" w:author="Adriana Carvalho" w:date="2018-05-02T02:07:00Z">
              <w:tcPr>
                <w:tcW w:w="83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D3C75DF" w14:textId="7340AC1C" w:rsidR="008B0A83" w:rsidRPr="000B6724" w:rsidDel="00A847DE" w:rsidRDefault="008B0A83" w:rsidP="000B6724">
            <w:pPr>
              <w:jc w:val="center"/>
              <w:rPr>
                <w:del w:id="472" w:author="Adriana Carvalho" w:date="2018-04-28T18:07:00Z"/>
                <w:rFonts w:cs="Arial"/>
                <w:b/>
                <w:sz w:val="20"/>
                <w:szCs w:val="20"/>
                <w:rPrChange w:id="473" w:author="Adriana Carvalho" w:date="2018-05-02T02:07:00Z">
                  <w:rPr>
                    <w:del w:id="474" w:author="Adriana Carvalho" w:date="2018-04-28T18:07:00Z"/>
                    <w:rFonts w:cs="Arial"/>
                    <w:b/>
                  </w:rPr>
                </w:rPrChange>
              </w:rPr>
              <w:pPrChange w:id="475" w:author="Adriana Carvalho" w:date="2018-05-02T02:07:00Z">
                <w:pPr>
                  <w:jc w:val="center"/>
                </w:pPr>
              </w:pPrChange>
            </w:pPr>
            <w:bookmarkStart w:id="476" w:name="_Hlk512291249"/>
            <w:r w:rsidRPr="000B6724">
              <w:rPr>
                <w:rFonts w:cs="Arial"/>
                <w:b/>
                <w:sz w:val="20"/>
                <w:szCs w:val="20"/>
                <w:rPrChange w:id="477" w:author="Adriana Carvalho" w:date="2018-05-02T02:07:00Z">
                  <w:rPr>
                    <w:rFonts w:cs="Arial"/>
                    <w:b/>
                  </w:rPr>
                </w:rPrChange>
              </w:rPr>
              <w:t>∆E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478" w:author="Adriana Carvalho" w:date="2018-05-02T02:07:00Z">
                  <w:rPr>
                    <w:rFonts w:cs="Arial"/>
                    <w:b/>
                    <w:vertAlign w:val="subscript"/>
                  </w:rPr>
                </w:rPrChange>
              </w:rPr>
              <w:t>P</w:t>
            </w:r>
          </w:p>
          <w:bookmarkEnd w:id="476"/>
          <w:p w14:paraId="4382D4C3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79" w:author="Adriana Carvalho" w:date="2018-05-02T02:07:00Z">
                  <w:rPr>
                    <w:rFonts w:cs="Arial"/>
                    <w:b/>
                  </w:rPr>
                </w:rPrChange>
              </w:rPr>
              <w:pPrChange w:id="480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81" w:author="Adriana Carvalho" w:date="2018-05-02T02:07:00Z">
                  <w:rPr>
                    <w:rFonts w:cs="Arial"/>
                    <w:b/>
                  </w:rPr>
                </w:rPrChange>
              </w:rPr>
              <w:t>(V)</w:t>
            </w:r>
          </w:p>
        </w:tc>
      </w:tr>
      <w:tr w:rsidR="000B6724" w:rsidRPr="000B6724" w14:paraId="00F94EEF" w14:textId="77777777" w:rsidTr="000B6724">
        <w:trPr>
          <w:trHeight w:val="737"/>
          <w:jc w:val="center"/>
          <w:trPrChange w:id="482" w:author="Adriana Carvalho" w:date="2018-05-02T02:07:00Z">
            <w:trPr>
              <w:trHeight w:val="737"/>
              <w:jc w:val="center"/>
            </w:trPr>
          </w:trPrChange>
        </w:trPr>
        <w:tc>
          <w:tcPr>
            <w:tcW w:w="530" w:type="pct"/>
            <w:tcBorders>
              <w:bottom w:val="single" w:sz="18" w:space="0" w:color="auto"/>
            </w:tcBorders>
            <w:vAlign w:val="center"/>
            <w:tcPrChange w:id="483" w:author="Adriana Carvalho" w:date="2018-05-02T02:07:00Z">
              <w:tcPr>
                <w:tcW w:w="530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21929696" w14:textId="77777777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484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485" w:author="Adriana Carvalho" w:date="2018-05-02T02:07:00Z">
                <w:pPr>
                  <w:jc w:val="center"/>
                </w:pPr>
              </w:pPrChange>
            </w:pPr>
            <w:proofErr w:type="spellStart"/>
            <w:r w:rsidRPr="000B6724">
              <w:rPr>
                <w:rFonts w:cs="Arial"/>
                <w:sz w:val="20"/>
                <w:szCs w:val="20"/>
                <w:rPrChange w:id="486" w:author="Adriana Carvalho" w:date="2018-05-02T02:07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</w:p>
        </w:tc>
        <w:tc>
          <w:tcPr>
            <w:tcW w:w="953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487" w:author="Adriana Carvalho" w:date="2018-05-02T02:07:00Z">
              <w:tcPr>
                <w:tcW w:w="953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0FA7C8D2" w14:textId="2C4CBF09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488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489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490" w:author="Adriana Carvalho" w:date="2018-05-02T02:07:00Z">
                  <w:rPr>
                    <w:rFonts w:cs="Arial"/>
                    <w:sz w:val="18"/>
                  </w:rPr>
                </w:rPrChange>
              </w:rPr>
              <w:t>3,</w:t>
            </w:r>
            <w:ins w:id="491" w:author="Adriana Carvalho" w:date="2018-04-28T18:06:00Z">
              <w:r w:rsidRPr="000B6724">
                <w:rPr>
                  <w:rFonts w:cs="Arial"/>
                  <w:sz w:val="20"/>
                  <w:szCs w:val="20"/>
                  <w:rPrChange w:id="492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t>40</w:t>
              </w:r>
            </w:ins>
            <w:del w:id="493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494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39672</w:delText>
              </w:r>
            </w:del>
            <w:r w:rsidRPr="000B6724">
              <w:rPr>
                <w:rFonts w:cs="Arial"/>
                <w:sz w:val="20"/>
                <w:szCs w:val="20"/>
                <w:rPrChange w:id="495" w:author="Adriana Carvalho" w:date="2018-05-02T02:07:00Z">
                  <w:rPr>
                    <w:rFonts w:cs="Arial"/>
                    <w:sz w:val="18"/>
                  </w:rPr>
                </w:rPrChange>
              </w:rPr>
              <w:t xml:space="preserve"> ± 0,06</w:t>
            </w:r>
            <w:del w:id="496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497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013</w:delText>
              </w:r>
            </w:del>
          </w:p>
        </w:tc>
        <w:tc>
          <w:tcPr>
            <w:tcW w:w="894" w:type="pct"/>
            <w:tcBorders>
              <w:bottom w:val="single" w:sz="18" w:space="0" w:color="auto"/>
            </w:tcBorders>
            <w:vAlign w:val="center"/>
            <w:tcPrChange w:id="498" w:author="Adriana Carvalho" w:date="2018-05-02T02:07:00Z">
              <w:tcPr>
                <w:tcW w:w="894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32CFC8FA" w14:textId="174980D5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499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500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501" w:author="Adriana Carvalho" w:date="2018-05-02T02:07:00Z">
                  <w:rPr>
                    <w:rFonts w:cs="Arial"/>
                    <w:sz w:val="18"/>
                  </w:rPr>
                </w:rPrChange>
              </w:rPr>
              <w:t>0,252</w:t>
            </w:r>
            <w:del w:id="502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03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10</w:delText>
              </w:r>
            </w:del>
            <w:r w:rsidRPr="000B6724">
              <w:rPr>
                <w:rFonts w:cs="Arial"/>
                <w:sz w:val="20"/>
                <w:szCs w:val="20"/>
                <w:rPrChange w:id="504" w:author="Adriana Carvalho" w:date="2018-05-02T02:07:00Z">
                  <w:rPr>
                    <w:rFonts w:cs="Arial"/>
                    <w:sz w:val="18"/>
                  </w:rPr>
                </w:rPrChange>
              </w:rPr>
              <w:t xml:space="preserve"> ± 0,00</w:t>
            </w:r>
            <w:ins w:id="505" w:author="Adriana Carvalho" w:date="2018-04-28T18:06:00Z">
              <w:r w:rsidRPr="000B6724">
                <w:rPr>
                  <w:rFonts w:cs="Arial"/>
                  <w:sz w:val="20"/>
                  <w:szCs w:val="20"/>
                  <w:rPrChange w:id="506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t>3</w:t>
              </w:r>
            </w:ins>
            <w:del w:id="507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08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295</w:delText>
              </w:r>
            </w:del>
          </w:p>
        </w:tc>
        <w:tc>
          <w:tcPr>
            <w:tcW w:w="857" w:type="pct"/>
            <w:tcBorders>
              <w:bottom w:val="single" w:sz="18" w:space="0" w:color="auto"/>
            </w:tcBorders>
            <w:vAlign w:val="center"/>
            <w:tcPrChange w:id="509" w:author="Adriana Carvalho" w:date="2018-05-02T02:07:00Z">
              <w:tcPr>
                <w:tcW w:w="857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685DEA7F" w14:textId="77777777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510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511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512" w:author="Adriana Carvalho" w:date="2018-05-02T02:07:00Z">
                  <w:rPr>
                    <w:rFonts w:cs="Arial"/>
                    <w:sz w:val="18"/>
                  </w:rPr>
                </w:rPrChange>
              </w:rPr>
              <w:t>-3,22</w:t>
            </w:r>
            <w:del w:id="513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14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497</w:delText>
              </w:r>
            </w:del>
            <w:r w:rsidRPr="000B6724">
              <w:rPr>
                <w:rFonts w:cs="Arial"/>
                <w:sz w:val="20"/>
                <w:szCs w:val="20"/>
                <w:rPrChange w:id="515" w:author="Adriana Carvalho" w:date="2018-05-02T02:07:00Z">
                  <w:rPr>
                    <w:rFonts w:cs="Arial"/>
                    <w:sz w:val="18"/>
                  </w:rPr>
                </w:rPrChange>
              </w:rPr>
              <w:t xml:space="preserve"> ± 0,06</w:t>
            </w:r>
            <w:del w:id="516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17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488</w:delText>
              </w:r>
            </w:del>
          </w:p>
        </w:tc>
        <w:tc>
          <w:tcPr>
            <w:tcW w:w="932" w:type="pct"/>
            <w:tcBorders>
              <w:bottom w:val="single" w:sz="18" w:space="0" w:color="auto"/>
            </w:tcBorders>
            <w:vAlign w:val="center"/>
            <w:tcPrChange w:id="518" w:author="Adriana Carvalho" w:date="2018-05-02T02:07:00Z">
              <w:tcPr>
                <w:tcW w:w="932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75F9F582" w14:textId="27349BE9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519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520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521" w:author="Adriana Carvalho" w:date="2018-05-02T02:07:00Z">
                  <w:rPr>
                    <w:rFonts w:cs="Arial"/>
                    <w:sz w:val="18"/>
                  </w:rPr>
                </w:rPrChange>
              </w:rPr>
              <w:t>0,17</w:t>
            </w:r>
            <w:ins w:id="522" w:author="Adriana Carvalho" w:date="2018-04-28T18:06:00Z">
              <w:r w:rsidRPr="000B6724">
                <w:rPr>
                  <w:rFonts w:cs="Arial"/>
                  <w:sz w:val="20"/>
                  <w:szCs w:val="20"/>
                  <w:rPrChange w:id="523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t>9</w:t>
              </w:r>
            </w:ins>
            <w:del w:id="524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25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899</w:delText>
              </w:r>
            </w:del>
            <w:r w:rsidRPr="000B6724">
              <w:rPr>
                <w:rFonts w:cs="Arial"/>
                <w:sz w:val="20"/>
                <w:szCs w:val="20"/>
                <w:rPrChange w:id="526" w:author="Adriana Carvalho" w:date="2018-05-02T02:07:00Z">
                  <w:rPr>
                    <w:rFonts w:cs="Arial"/>
                    <w:sz w:val="18"/>
                  </w:rPr>
                </w:rPrChange>
              </w:rPr>
              <w:t xml:space="preserve"> ± 0,00</w:t>
            </w:r>
            <w:ins w:id="527" w:author="Adriana Carvalho" w:date="2018-04-28T18:06:00Z">
              <w:r w:rsidRPr="000B6724">
                <w:rPr>
                  <w:rFonts w:cs="Arial"/>
                  <w:sz w:val="20"/>
                  <w:szCs w:val="20"/>
                  <w:rPrChange w:id="528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t>3</w:t>
              </w:r>
            </w:ins>
            <w:del w:id="529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30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277</w:delText>
              </w:r>
            </w:del>
          </w:p>
        </w:tc>
        <w:tc>
          <w:tcPr>
            <w:tcW w:w="833" w:type="pct"/>
            <w:tcBorders>
              <w:bottom w:val="single" w:sz="18" w:space="0" w:color="auto"/>
            </w:tcBorders>
            <w:vAlign w:val="center"/>
            <w:tcPrChange w:id="531" w:author="Adriana Carvalho" w:date="2018-05-02T02:07:00Z">
              <w:tcPr>
                <w:tcW w:w="83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114C613C" w14:textId="77777777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532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533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534" w:author="Adriana Carvalho" w:date="2018-05-02T02:07:00Z">
                  <w:rPr>
                    <w:rFonts w:cs="Arial"/>
                    <w:sz w:val="18"/>
                  </w:rPr>
                </w:rPrChange>
              </w:rPr>
              <w:t>0,073</w:t>
            </w:r>
            <w:del w:id="535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36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11</w:delText>
              </w:r>
            </w:del>
            <w:r w:rsidRPr="000B6724">
              <w:rPr>
                <w:rFonts w:cs="Arial"/>
                <w:sz w:val="20"/>
                <w:szCs w:val="20"/>
                <w:rPrChange w:id="537" w:author="Adriana Carvalho" w:date="2018-05-02T02:07:00Z">
                  <w:rPr>
                    <w:rFonts w:cs="Arial"/>
                    <w:sz w:val="18"/>
                  </w:rPr>
                </w:rPrChange>
              </w:rPr>
              <w:t xml:space="preserve"> ± 0,004</w:t>
            </w:r>
            <w:del w:id="538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39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05</w:delText>
              </w:r>
            </w:del>
          </w:p>
        </w:tc>
      </w:tr>
    </w:tbl>
    <w:p w14:paraId="7755E024" w14:textId="77777777" w:rsidR="00094698" w:rsidRDefault="00094698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3484C38F" w14:textId="68B65902" w:rsidR="002C5129" w:rsidRPr="002C5129" w:rsidRDefault="002C5129" w:rsidP="002C5129">
      <w:pPr>
        <w:ind w:firstLine="709"/>
        <w:rPr>
          <w:lang w:val="pt-PT"/>
        </w:rPr>
      </w:pPr>
      <w:r>
        <w:rPr>
          <w:lang w:val="pt-PT"/>
        </w:rPr>
        <w:t>Outros dados obtidos no voltamograma (Figura 9.a) foram as resistências referentes as regiões lineares da curva</w:t>
      </w:r>
      <w:ins w:id="540" w:author="Adriana Carvalho" w:date="2018-04-28T21:06:00Z">
        <w:r w:rsidR="00DC24CB">
          <w:rPr>
            <w:lang w:val="pt-PT"/>
          </w:rPr>
          <w:t xml:space="preserve"> correspondetes aos potencias de sobretensão</w:t>
        </w:r>
      </w:ins>
      <w:r>
        <w:rPr>
          <w:lang w:val="pt-PT"/>
        </w:rPr>
        <w:t>,</w:t>
      </w:r>
      <w:ins w:id="541" w:author="Adriana Carvalho" w:date="2018-04-28T21:06:00Z">
        <w:r w:rsidR="00DC24CB">
          <w:rPr>
            <w:lang w:val="pt-PT"/>
          </w:rPr>
          <w:t xml:space="preserve"> </w:t>
        </w:r>
      </w:ins>
      <w:del w:id="542" w:author="Adriana Carvalho" w:date="2018-04-28T21:05:00Z">
        <w:r w:rsidDel="00DC24CB">
          <w:rPr>
            <w:lang w:val="pt-PT"/>
          </w:rPr>
          <w:delText xml:space="preserve"> </w:delText>
        </w:r>
      </w:del>
      <w:r>
        <w:rPr>
          <w:lang w:val="pt-PT"/>
        </w:rPr>
        <w:t xml:space="preserve">nos picos </w:t>
      </w:r>
      <w:r w:rsidRPr="002C5129">
        <w:t>anódicos (R</w:t>
      </w:r>
      <w:r w:rsidRPr="002C5129">
        <w:rPr>
          <w:vertAlign w:val="subscript"/>
        </w:rPr>
        <w:t>PA</w:t>
      </w:r>
      <w:r w:rsidRPr="002C5129">
        <w:t>) e catódicos (R</w:t>
      </w:r>
      <w:r w:rsidRPr="002C5129">
        <w:rPr>
          <w:vertAlign w:val="subscript"/>
        </w:rPr>
        <w:t>PC</w:t>
      </w:r>
      <w:r w:rsidRPr="002C5129">
        <w:t>)</w:t>
      </w:r>
      <w:r w:rsidR="006258F5">
        <w:t>, mostrados na tabela 2</w:t>
      </w:r>
      <w:r>
        <w:t>. Essas resistências podem ser consideradas um somatório de diversas contribuições resistivas envolvidas nas etapas do mecanismo de transferência de elétrons para o eletrodo de ouro.</w:t>
      </w:r>
    </w:p>
    <w:p w14:paraId="644F1B57" w14:textId="77777777"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Pr="003252F4">
        <w:rPr>
          <w:rFonts w:ascii="Arial" w:hAnsi="Arial" w:cs="Arial"/>
          <w:color w:val="auto"/>
          <w:sz w:val="20"/>
        </w:rPr>
        <w:fldChar w:fldCharType="begin"/>
      </w:r>
      <w:r w:rsidRPr="003252F4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252F4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2</w:t>
      </w:r>
      <w:r w:rsidRPr="003252F4">
        <w:rPr>
          <w:rFonts w:ascii="Arial" w:hAnsi="Arial" w:cs="Arial"/>
          <w:color w:val="auto"/>
          <w:sz w:val="20"/>
        </w:rPr>
        <w:fldChar w:fldCharType="end"/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 xml:space="preserve">s dos picos </w:t>
      </w:r>
      <w:bookmarkStart w:id="543" w:name="_Hlk512292565"/>
      <w:r w:rsidRPr="003252F4">
        <w:rPr>
          <w:rFonts w:ascii="Arial" w:hAnsi="Arial" w:cs="Arial"/>
          <w:b w:val="0"/>
          <w:color w:val="auto"/>
          <w:sz w:val="20"/>
        </w:rPr>
        <w:t>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 xml:space="preserve">) </w:t>
      </w:r>
      <w:bookmarkEnd w:id="543"/>
      <w:r w:rsidRPr="003252F4">
        <w:rPr>
          <w:rFonts w:ascii="Arial" w:hAnsi="Arial" w:cs="Arial"/>
          <w:b w:val="0"/>
          <w:color w:val="auto"/>
          <w:sz w:val="20"/>
        </w:rPr>
        <w:t>do voltamograma cíclico da superfície de ouro após o tratamento (EAu)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544" w:author="Adriana Carvalho" w:date="2018-05-02T02:07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85"/>
        <w:gridCol w:w="4123"/>
        <w:gridCol w:w="4179"/>
        <w:tblGridChange w:id="545">
          <w:tblGrid>
            <w:gridCol w:w="1363"/>
            <w:gridCol w:w="3962"/>
            <w:gridCol w:w="3962"/>
          </w:tblGrid>
        </w:tblGridChange>
      </w:tblGrid>
      <w:tr w:rsidR="003252F4" w:rsidRPr="000B6724" w14:paraId="57A904A3" w14:textId="77777777" w:rsidTr="000B6724">
        <w:trPr>
          <w:trHeight w:val="737"/>
          <w:jc w:val="center"/>
          <w:trPrChange w:id="546" w:author="Adriana Carvalho" w:date="2018-05-02T02:07:00Z">
            <w:trPr>
              <w:jc w:val="center"/>
            </w:trPr>
          </w:trPrChange>
        </w:trPr>
        <w:tc>
          <w:tcPr>
            <w:tcW w:w="530" w:type="pct"/>
            <w:tcBorders>
              <w:top w:val="single" w:sz="18" w:space="0" w:color="auto"/>
            </w:tcBorders>
            <w:vAlign w:val="center"/>
            <w:tcPrChange w:id="547" w:author="Adriana Carvalho" w:date="2018-05-02T02:07:00Z">
              <w:tcPr>
                <w:tcW w:w="734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49D8C301" w14:textId="77777777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548" w:author="Adriana Carvalho" w:date="2018-05-02T02:05:00Z">
                  <w:rPr>
                    <w:rFonts w:cs="Arial"/>
                    <w:b/>
                  </w:rPr>
                </w:rPrChange>
              </w:rPr>
              <w:pPrChange w:id="549" w:author="Adriana Carvalho" w:date="2018-05-02T02:07:00Z">
                <w:pPr>
                  <w:spacing w:line="360" w:lineRule="auto"/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550" w:author="Adriana Carvalho" w:date="2018-05-02T02:05:00Z">
                  <w:rPr>
                    <w:rFonts w:cs="Arial"/>
                    <w:b/>
                  </w:rPr>
                </w:rPrChange>
              </w:rPr>
              <w:t>Sistema</w:t>
            </w:r>
          </w:p>
        </w:tc>
        <w:tc>
          <w:tcPr>
            <w:tcW w:w="2220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551" w:author="Adriana Carvalho" w:date="2018-05-02T02:07:00Z">
              <w:tcPr>
                <w:tcW w:w="2133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BBDD482" w14:textId="77777777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552" w:author="Adriana Carvalho" w:date="2018-05-02T02:05:00Z">
                  <w:rPr>
                    <w:rFonts w:cs="Arial"/>
                    <w:b/>
                  </w:rPr>
                </w:rPrChange>
              </w:rPr>
              <w:pPrChange w:id="553" w:author="Adriana Carvalho" w:date="2018-05-02T02:07:00Z">
                <w:pPr>
                  <w:spacing w:line="360" w:lineRule="auto"/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554" w:author="Adriana Carvalho" w:date="2018-05-02T02:05:00Z">
                  <w:rPr>
                    <w:rFonts w:cs="Arial"/>
                    <w:b/>
                  </w:rPr>
                </w:rPrChange>
              </w:rPr>
              <w:t>R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555" w:author="Adriana Carvalho" w:date="2018-05-02T02:05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r w:rsidRPr="000B6724">
              <w:rPr>
                <w:rFonts w:cs="Arial"/>
                <w:b/>
                <w:sz w:val="20"/>
                <w:szCs w:val="20"/>
                <w:rPrChange w:id="556" w:author="Adriana Carvalho" w:date="2018-05-02T02:05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  <w:tc>
          <w:tcPr>
            <w:tcW w:w="2250" w:type="pct"/>
            <w:tcBorders>
              <w:top w:val="single" w:sz="18" w:space="0" w:color="auto"/>
            </w:tcBorders>
            <w:vAlign w:val="center"/>
            <w:tcPrChange w:id="557" w:author="Adriana Carvalho" w:date="2018-05-02T02:07:00Z">
              <w:tcPr>
                <w:tcW w:w="213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5C8E3C37" w14:textId="77777777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558" w:author="Adriana Carvalho" w:date="2018-05-02T02:05:00Z">
                  <w:rPr>
                    <w:rFonts w:cs="Arial"/>
                    <w:b/>
                  </w:rPr>
                </w:rPrChange>
              </w:rPr>
              <w:pPrChange w:id="559" w:author="Adriana Carvalho" w:date="2018-05-02T02:07:00Z">
                <w:pPr>
                  <w:spacing w:line="360" w:lineRule="auto"/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560" w:author="Adriana Carvalho" w:date="2018-05-02T02:05:00Z">
                  <w:rPr>
                    <w:rFonts w:cs="Arial"/>
                    <w:b/>
                  </w:rPr>
                </w:rPrChange>
              </w:rPr>
              <w:t>R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561" w:author="Adriana Carvalho" w:date="2018-05-02T02:05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r w:rsidRPr="000B6724">
              <w:rPr>
                <w:rFonts w:cs="Arial"/>
                <w:b/>
                <w:sz w:val="20"/>
                <w:szCs w:val="20"/>
                <w:rPrChange w:id="562" w:author="Adriana Carvalho" w:date="2018-05-02T02:05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</w:tr>
      <w:tr w:rsidR="003252F4" w:rsidRPr="000B6724" w14:paraId="0F5046C4" w14:textId="77777777" w:rsidTr="000B6724">
        <w:trPr>
          <w:trHeight w:val="737"/>
          <w:jc w:val="center"/>
          <w:trPrChange w:id="563" w:author="Adriana Carvalho" w:date="2018-05-02T02:07:00Z">
            <w:trPr>
              <w:jc w:val="center"/>
            </w:trPr>
          </w:trPrChange>
        </w:trPr>
        <w:tc>
          <w:tcPr>
            <w:tcW w:w="530" w:type="pct"/>
            <w:tcBorders>
              <w:bottom w:val="single" w:sz="18" w:space="0" w:color="auto"/>
            </w:tcBorders>
            <w:vAlign w:val="center"/>
            <w:tcPrChange w:id="564" w:author="Adriana Carvalho" w:date="2018-05-02T02:07:00Z">
              <w:tcPr>
                <w:tcW w:w="734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0A23C852" w14:textId="77777777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565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pPrChange w:id="566" w:author="Adriana Carvalho" w:date="2018-05-02T02:07:00Z">
                <w:pPr>
                  <w:spacing w:line="360" w:lineRule="auto"/>
                  <w:jc w:val="center"/>
                </w:pPr>
              </w:pPrChange>
            </w:pPr>
            <w:proofErr w:type="spellStart"/>
            <w:r w:rsidRPr="000B6724">
              <w:rPr>
                <w:rFonts w:cs="Arial"/>
                <w:sz w:val="20"/>
                <w:szCs w:val="20"/>
                <w:rPrChange w:id="567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lastRenderedPageBreak/>
              <w:t>EAu</w:t>
            </w:r>
            <w:proofErr w:type="spellEnd"/>
          </w:p>
        </w:tc>
        <w:tc>
          <w:tcPr>
            <w:tcW w:w="2220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568" w:author="Adriana Carvalho" w:date="2018-05-02T02:07:00Z">
              <w:tcPr>
                <w:tcW w:w="2133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19C8A2DF" w14:textId="76F0974D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sz w:val="20"/>
                <w:szCs w:val="20"/>
                <w:vertAlign w:val="superscript"/>
                <w:rPrChange w:id="569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pPrChange w:id="570" w:author="Adriana Carvalho" w:date="2018-05-02T02:07:00Z">
                <w:pPr>
                  <w:spacing w:line="360" w:lineRule="auto"/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571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>6</w:t>
            </w:r>
            <w:ins w:id="572" w:author="Adriana Carvalho" w:date="2018-04-28T21:07:00Z">
              <w:r w:rsidR="00DC24CB" w:rsidRPr="000B6724">
                <w:rPr>
                  <w:rFonts w:cs="Arial"/>
                  <w:sz w:val="20"/>
                  <w:szCs w:val="20"/>
                  <w:rPrChange w:id="573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>,6 x 10</w:t>
              </w:r>
            </w:ins>
            <w:ins w:id="574" w:author="Adriana Carvalho" w:date="2018-04-28T21:08:00Z">
              <w:r w:rsidR="00DC24CB" w:rsidRPr="000B6724">
                <w:rPr>
                  <w:rFonts w:cs="Arial"/>
                  <w:sz w:val="20"/>
                  <w:szCs w:val="20"/>
                  <w:vertAlign w:val="superscript"/>
                  <w:rPrChange w:id="575" w:author="Adriana Carvalho" w:date="2018-05-02T02:05:00Z">
                    <w:rPr>
                      <w:rFonts w:cs="Arial"/>
                      <w:sz w:val="18"/>
                      <w:szCs w:val="18"/>
                      <w:vertAlign w:val="superscript"/>
                    </w:rPr>
                  </w:rPrChange>
                </w:rPr>
                <w:t>3</w:t>
              </w:r>
            </w:ins>
            <w:ins w:id="576" w:author="Adriana Carvalho" w:date="2018-04-28T21:07:00Z">
              <w:r w:rsidR="00DC24CB" w:rsidRPr="000B6724">
                <w:rPr>
                  <w:rFonts w:cs="Arial"/>
                  <w:sz w:val="20"/>
                  <w:szCs w:val="20"/>
                  <w:rPrChange w:id="577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 xml:space="preserve"> </w:t>
              </w:r>
            </w:ins>
            <w:del w:id="578" w:author="Adriana Carvalho" w:date="2018-04-28T21:07:00Z">
              <w:r w:rsidRPr="000B6724" w:rsidDel="00DC24CB">
                <w:rPr>
                  <w:rFonts w:cs="Arial"/>
                  <w:sz w:val="20"/>
                  <w:szCs w:val="20"/>
                  <w:rPrChange w:id="579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573,032821</w:delText>
              </w:r>
            </w:del>
            <w:r w:rsidRPr="000B6724">
              <w:rPr>
                <w:rFonts w:cs="Arial"/>
                <w:sz w:val="20"/>
                <w:szCs w:val="20"/>
                <w:rPrChange w:id="580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</w:t>
            </w:r>
            <w:del w:id="581" w:author="Adriana Carvalho" w:date="2018-04-28T21:07:00Z">
              <w:r w:rsidRPr="000B6724" w:rsidDel="00DC24CB">
                <w:rPr>
                  <w:rFonts w:cs="Arial"/>
                  <w:sz w:val="20"/>
                  <w:szCs w:val="20"/>
                  <w:rPrChange w:id="582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168,468710</w:delText>
              </w:r>
            </w:del>
            <w:ins w:id="583" w:author="Adriana Carvalho" w:date="2018-04-28T21:08:00Z">
              <w:r w:rsidR="00DC24CB" w:rsidRPr="000B6724">
                <w:rPr>
                  <w:rFonts w:cs="Arial"/>
                  <w:sz w:val="20"/>
                  <w:szCs w:val="20"/>
                  <w:rPrChange w:id="584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>0,2</w:t>
              </w:r>
            </w:ins>
            <w:ins w:id="585" w:author="Adriana Carvalho" w:date="2018-04-28T21:07:00Z">
              <w:r w:rsidR="00DC24CB" w:rsidRPr="000B6724">
                <w:rPr>
                  <w:rFonts w:cs="Arial"/>
                  <w:sz w:val="20"/>
                  <w:szCs w:val="20"/>
                  <w:rPrChange w:id="586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 xml:space="preserve"> x 10</w:t>
              </w:r>
            </w:ins>
            <w:ins w:id="587" w:author="Adriana Carvalho" w:date="2018-04-28T21:08:00Z">
              <w:r w:rsidR="00DC24CB" w:rsidRPr="000B6724">
                <w:rPr>
                  <w:rFonts w:cs="Arial"/>
                  <w:sz w:val="20"/>
                  <w:szCs w:val="20"/>
                  <w:vertAlign w:val="superscript"/>
                  <w:rPrChange w:id="588" w:author="Adriana Carvalho" w:date="2018-05-02T02:05:00Z">
                    <w:rPr>
                      <w:rFonts w:cs="Arial"/>
                      <w:sz w:val="18"/>
                      <w:szCs w:val="18"/>
                      <w:vertAlign w:val="superscript"/>
                    </w:rPr>
                  </w:rPrChange>
                </w:rPr>
                <w:t>3</w:t>
              </w:r>
            </w:ins>
          </w:p>
        </w:tc>
        <w:tc>
          <w:tcPr>
            <w:tcW w:w="2250" w:type="pct"/>
            <w:tcBorders>
              <w:bottom w:val="single" w:sz="18" w:space="0" w:color="auto"/>
            </w:tcBorders>
            <w:vAlign w:val="center"/>
            <w:tcPrChange w:id="589" w:author="Adriana Carvalho" w:date="2018-05-02T02:07:00Z">
              <w:tcPr>
                <w:tcW w:w="213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11CF783" w14:textId="47939897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sz w:val="20"/>
                <w:szCs w:val="20"/>
                <w:vertAlign w:val="superscript"/>
                <w:rPrChange w:id="590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pPrChange w:id="591" w:author="Adriana Carvalho" w:date="2018-05-02T02:07:00Z">
                <w:pPr>
                  <w:spacing w:line="360" w:lineRule="auto"/>
                  <w:jc w:val="center"/>
                </w:pPr>
              </w:pPrChange>
            </w:pPr>
            <w:del w:id="592" w:author="Adriana Carvalho" w:date="2018-04-28T21:08:00Z">
              <w:r w:rsidRPr="000B6724" w:rsidDel="00DC24CB">
                <w:rPr>
                  <w:rFonts w:cs="Arial"/>
                  <w:sz w:val="20"/>
                  <w:szCs w:val="20"/>
                  <w:rPrChange w:id="593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6426,244001</w:delText>
              </w:r>
            </w:del>
            <w:ins w:id="594" w:author="Adriana Carvalho" w:date="2018-04-28T21:08:00Z">
              <w:r w:rsidR="00DC24CB" w:rsidRPr="000B6724">
                <w:rPr>
                  <w:rFonts w:cs="Arial"/>
                  <w:sz w:val="20"/>
                  <w:szCs w:val="20"/>
                  <w:rPrChange w:id="595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>6,4 x 10</w:t>
              </w:r>
              <w:r w:rsidR="00DC24CB" w:rsidRPr="000B6724">
                <w:rPr>
                  <w:rFonts w:cs="Arial"/>
                  <w:sz w:val="20"/>
                  <w:szCs w:val="20"/>
                  <w:vertAlign w:val="superscript"/>
                  <w:rPrChange w:id="596" w:author="Adriana Carvalho" w:date="2018-05-02T02:05:00Z">
                    <w:rPr>
                      <w:rFonts w:cs="Arial"/>
                      <w:sz w:val="18"/>
                      <w:szCs w:val="18"/>
                      <w:vertAlign w:val="superscript"/>
                    </w:rPr>
                  </w:rPrChange>
                </w:rPr>
                <w:t>3</w:t>
              </w:r>
            </w:ins>
            <w:r w:rsidRPr="000B6724">
              <w:rPr>
                <w:rFonts w:cs="Arial"/>
                <w:sz w:val="20"/>
                <w:szCs w:val="20"/>
                <w:rPrChange w:id="597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</w:t>
            </w:r>
            <w:del w:id="598" w:author="Adriana Carvalho" w:date="2018-04-28T21:08:00Z">
              <w:r w:rsidRPr="000B6724" w:rsidDel="00DC24CB">
                <w:rPr>
                  <w:rFonts w:cs="Arial"/>
                  <w:sz w:val="20"/>
                  <w:szCs w:val="20"/>
                  <w:rPrChange w:id="599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187,725823</w:delText>
              </w:r>
            </w:del>
            <w:ins w:id="600" w:author="Adriana Carvalho" w:date="2018-04-28T21:08:00Z">
              <w:r w:rsidR="00DC24CB" w:rsidRPr="000B6724">
                <w:rPr>
                  <w:rFonts w:cs="Arial"/>
                  <w:sz w:val="20"/>
                  <w:szCs w:val="20"/>
                  <w:rPrChange w:id="601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>0,2 x 10</w:t>
              </w:r>
              <w:r w:rsidR="00DC24CB" w:rsidRPr="000B6724">
                <w:rPr>
                  <w:rFonts w:cs="Arial"/>
                  <w:sz w:val="20"/>
                  <w:szCs w:val="20"/>
                  <w:vertAlign w:val="superscript"/>
                  <w:rPrChange w:id="602" w:author="Adriana Carvalho" w:date="2018-05-02T02:05:00Z">
                    <w:rPr>
                      <w:rFonts w:cs="Arial"/>
                      <w:sz w:val="18"/>
                      <w:szCs w:val="18"/>
                      <w:vertAlign w:val="superscript"/>
                    </w:rPr>
                  </w:rPrChange>
                </w:rPr>
                <w:t>3</w:t>
              </w:r>
            </w:ins>
          </w:p>
        </w:tc>
      </w:tr>
    </w:tbl>
    <w:p w14:paraId="15B78F71" w14:textId="77777777" w:rsidR="003252F4" w:rsidRDefault="003252F4" w:rsidP="00A73356">
      <w:pPr>
        <w:rPr>
          <w:rFonts w:cs="Arial"/>
        </w:rPr>
      </w:pPr>
    </w:p>
    <w:p w14:paraId="3E06AB68" w14:textId="77777777" w:rsidR="008502A5" w:rsidRPr="008502A5" w:rsidRDefault="008502A5" w:rsidP="008502A5">
      <w:pPr>
        <w:ind w:firstLine="709"/>
        <w:rPr>
          <w:rFonts w:cs="Arial"/>
        </w:rPr>
      </w:pPr>
      <w:r>
        <w:rPr>
          <w:rFonts w:cs="Arial"/>
        </w:rPr>
        <w:t>A representação Nyquist da EIE (Figura 9.b) demonstrou um comportamento linear, não sendo observada a presença de semicírculo na curva, ou seja, possuindo R</w:t>
      </w:r>
      <w:r>
        <w:rPr>
          <w:rFonts w:cs="Arial"/>
          <w:vertAlign w:val="subscript"/>
        </w:rPr>
        <w:t>TE</w:t>
      </w:r>
      <w:r>
        <w:rPr>
          <w:rFonts w:cs="Arial"/>
        </w:rPr>
        <w:t xml:space="preserve"> não significativa. </w:t>
      </w:r>
    </w:p>
    <w:p w14:paraId="20EA87F4" w14:textId="77777777" w:rsidR="003252F4" w:rsidRDefault="003252F4" w:rsidP="00A73356">
      <w:pPr>
        <w:pStyle w:val="Ttulo2"/>
        <w:rPr>
          <w:rFonts w:cs="Arial"/>
        </w:rPr>
      </w:pPr>
      <w:bookmarkStart w:id="603" w:name="_Toc511585179"/>
      <w:r w:rsidRPr="003252F4">
        <w:rPr>
          <w:rFonts w:cs="Arial"/>
        </w:rPr>
        <w:t>MODIFICAÇÃO DA SUPERFÍCIE DE OURO</w:t>
      </w:r>
      <w:bookmarkEnd w:id="603"/>
    </w:p>
    <w:p w14:paraId="606E66F1" w14:textId="0E6E4802" w:rsidR="008502A5" w:rsidRDefault="008502A5" w:rsidP="008502A5">
      <w:pPr>
        <w:ind w:firstLine="709"/>
        <w:rPr>
          <w:ins w:id="604" w:author="Adriana Carvalho" w:date="2018-04-27T22:18:00Z"/>
        </w:rPr>
      </w:pPr>
      <w:r>
        <w:t>A modificação da superfície por SAM ocorre por ligação covalente das moléculas de alcanotióis, contendo grupos terminais carregados</w:t>
      </w:r>
      <w:r w:rsidR="003070BB">
        <w:t xml:space="preserve"> ou</w:t>
      </w:r>
      <w:r>
        <w:t xml:space="preserve"> </w:t>
      </w:r>
      <w:r w:rsidR="003070BB">
        <w:t>positivamente (Cis) ou negativamente (AM</w:t>
      </w:r>
      <w:r w:rsidR="006258F5">
        <w:t>P</w:t>
      </w:r>
      <w:r w:rsidR="003070BB">
        <w:t>). Essa interação entre os alcanotióis e a superfície de ouro</w:t>
      </w:r>
      <w:r w:rsidR="00041156">
        <w:t xml:space="preserve"> de </w:t>
      </w:r>
      <w:proofErr w:type="spellStart"/>
      <w:r w:rsidR="00041156">
        <w:t>quimissorção</w:t>
      </w:r>
      <w:proofErr w:type="spellEnd"/>
      <w:r w:rsidR="003070BB">
        <w:t xml:space="preserve"> envolve a ligação específica e forte </w:t>
      </w:r>
      <w:r w:rsidR="00041156">
        <w:t>entre enxofre e ouro</w:t>
      </w:r>
      <w:r w:rsidR="00613AA3">
        <w:t>, sendo uma modificação bastante estável.</w:t>
      </w:r>
      <w:r w:rsidR="003070BB">
        <w:t xml:space="preserve"> </w:t>
      </w:r>
      <w:r w:rsidR="00A1438D">
        <w:t xml:space="preserve">Uma forma de compreender essa ligação é através da teoria de ácidos e bases de Lewis, sendo o ouro uma espécie com densidade eletrônica elevada quando comparada com a do enxofre, sendo então uma base, </w:t>
      </w:r>
      <w:r w:rsidR="000C6EC1">
        <w:t xml:space="preserve">e </w:t>
      </w:r>
      <w:r w:rsidR="00A1438D">
        <w:t>o enxofre um ácido.</w:t>
      </w:r>
    </w:p>
    <w:p w14:paraId="4B34F410" w14:textId="77777777" w:rsidR="00E43E4C" w:rsidRPr="003252F4" w:rsidRDefault="00E43E4C" w:rsidP="00E43E4C">
      <w:pPr>
        <w:spacing w:before="240" w:after="240"/>
        <w:rPr>
          <w:moveTo w:id="605" w:author="Adriana Carvalho" w:date="2018-04-27T22:18:00Z"/>
          <w:rFonts w:cs="Arial"/>
          <w:noProof/>
          <w:sz w:val="20"/>
          <w:lang w:eastAsia="pt-BR"/>
        </w:rPr>
      </w:pPr>
      <w:moveToRangeStart w:id="606" w:author="Adriana Carvalho" w:date="2018-04-27T22:18:00Z" w:name="move512630817"/>
      <w:moveTo w:id="607" w:author="Adriana Carvalho" w:date="2018-04-27T22:18:00Z">
        <w:r w:rsidRPr="003252F4">
          <w:rPr>
            <w:rFonts w:eastAsia="MS Mincho" w:cs="Arial"/>
            <w:b/>
            <w:bCs/>
            <w:sz w:val="20"/>
            <w:lang w:val="pt-PT"/>
          </w:rPr>
          <w:t>Figura 6.</w:t>
        </w:r>
        <w:r w:rsidRPr="003252F4">
          <w:rPr>
            <w:rFonts w:eastAsia="MS Mincho" w:cs="Arial"/>
            <w:bCs/>
            <w:sz w:val="20"/>
            <w:lang w:val="pt-PT"/>
          </w:rPr>
          <w:t xml:space="preserve"> Representação das superfícies transdutoras modificadas por SAM de Cis (à esquerda) e SAM de AMP (à direita)</w:t>
        </w:r>
        <w:r w:rsidRPr="003252F4">
          <w:rPr>
            <w:rFonts w:cs="Arial"/>
            <w:noProof/>
            <w:sz w:val="20"/>
            <w:lang w:eastAsia="pt-BR"/>
          </w:rPr>
          <w:t xml:space="preserve"> </w:t>
        </w:r>
      </w:moveTo>
    </w:p>
    <w:p w14:paraId="4983E9A5" w14:textId="77777777" w:rsidR="00E43E4C" w:rsidRPr="003252F4" w:rsidDel="00A847DE" w:rsidRDefault="00E43E4C" w:rsidP="00E43E4C">
      <w:pPr>
        <w:spacing w:before="240" w:after="240"/>
        <w:jc w:val="center"/>
        <w:rPr>
          <w:del w:id="608" w:author="Adriana Carvalho" w:date="2018-04-28T18:03:00Z"/>
          <w:moveTo w:id="609" w:author="Adriana Carvalho" w:date="2018-04-27T22:18:00Z"/>
          <w:rFonts w:cs="Arial"/>
          <w:noProof/>
          <w:lang w:eastAsia="pt-BR"/>
        </w:rPr>
      </w:pPr>
      <w:moveTo w:id="610" w:author="Adriana Carvalho" w:date="2018-04-27T22:18:00Z">
        <w:r w:rsidRPr="003252F4">
          <w:rPr>
            <w:rFonts w:cs="Arial"/>
            <w:noProof/>
            <w:lang w:val="en-US"/>
          </w:rPr>
          <w:drawing>
            <wp:inline distT="0" distB="0" distL="0" distR="0" wp14:anchorId="64A744FE" wp14:editId="1EB36DAF">
              <wp:extent cx="5040000" cy="2660340"/>
              <wp:effectExtent l="0" t="0" r="8255" b="6985"/>
              <wp:docPr id="15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5"/>
                      <a:srcRect l="11941" t="23819" r="18337" b="10755"/>
                      <a:stretch/>
                    </pic:blipFill>
                    <pic:spPr bwMode="auto">
                      <a:xfrm>
                        <a:off x="0" y="0"/>
                        <a:ext cx="5040000" cy="266034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moveTo>
    </w:p>
    <w:moveToRangeEnd w:id="606"/>
    <w:p w14:paraId="37CD39BD" w14:textId="77777777" w:rsidR="00E43E4C" w:rsidRPr="008502A5" w:rsidRDefault="00E43E4C">
      <w:pPr>
        <w:spacing w:before="240" w:after="240"/>
        <w:jc w:val="center"/>
        <w:pPrChange w:id="611" w:author="Adriana Carvalho" w:date="2018-04-28T18:03:00Z">
          <w:pPr>
            <w:ind w:firstLine="709"/>
          </w:pPr>
        </w:pPrChange>
      </w:pPr>
    </w:p>
    <w:p w14:paraId="06701A73" w14:textId="2D1641F6" w:rsidR="003252F4" w:rsidRDefault="003252F4" w:rsidP="00DC2B78">
      <w:pPr>
        <w:pStyle w:val="Legenda"/>
        <w:keepNext/>
        <w:spacing w:line="360" w:lineRule="auto"/>
        <w:rPr>
          <w:ins w:id="612" w:author="Adriana Carvalho" w:date="2018-04-28T18:38:00Z"/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</w:rPr>
        <w:lastRenderedPageBreak/>
        <w:t>Figura 10.</w:t>
      </w:r>
      <w:r w:rsidRPr="003252F4">
        <w:rPr>
          <w:rFonts w:ascii="Arial" w:hAnsi="Arial" w:cs="Arial"/>
          <w:b w:val="0"/>
          <w:color w:val="auto"/>
          <w:sz w:val="20"/>
        </w:rPr>
        <w:t xml:space="preserve"> a) Voltamograma Cíclico das superfícies modificadas por SAM Cis (a’) e por SAM AMP (a’’). b) </w:t>
      </w:r>
      <w:r w:rsidR="00A65A06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das superfícies modificadas por SAM Cis (b’) e por SAM AMP (b’’).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 pH = 7.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  <w:moveFromRangeStart w:id="613" w:author="Adriana Carvalho" w:date="2018-04-28T18:38:00Z" w:name="move512704026"/>
      <w:moveFrom w:id="614" w:author="Adriana Carvalho" w:date="2018-04-28T18:38:00Z">
        <w:r w:rsidRPr="003252F4" w:rsidDel="00BF1403">
          <w:rPr>
            <w:rFonts w:ascii="Arial" w:hAnsi="Arial" w:cs="Arial"/>
            <w:b w:val="0"/>
            <w:noProof/>
            <w:color w:val="auto"/>
            <w:sz w:val="20"/>
            <w:lang w:val="en-US"/>
          </w:rPr>
          <w:drawing>
            <wp:inline distT="0" distB="0" distL="0" distR="0" wp14:anchorId="046030BD" wp14:editId="63D8141D">
              <wp:extent cx="3608675" cy="2029880"/>
              <wp:effectExtent l="0" t="0" r="0" b="8890"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EAu SAM Cis.png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08675" cy="202988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moveFrom>
      <w:moveFromRangeEnd w:id="613"/>
    </w:p>
    <w:p w14:paraId="05250276" w14:textId="66AD907E" w:rsidR="00BF1403" w:rsidRPr="00BF1403" w:rsidRDefault="00BF1403">
      <w:pPr>
        <w:rPr>
          <w:b/>
          <w:rPrChange w:id="615" w:author="Adriana Carvalho" w:date="2018-04-28T18:38:00Z">
            <w:rPr>
              <w:rFonts w:ascii="Arial" w:hAnsi="Arial" w:cs="Arial"/>
              <w:b w:val="0"/>
              <w:color w:val="auto"/>
              <w:sz w:val="20"/>
              <w:lang w:val="pt-BR"/>
            </w:rPr>
          </w:rPrChange>
        </w:rPr>
        <w:pPrChange w:id="616" w:author="Adriana Carvalho" w:date="2018-04-28T18:38:00Z">
          <w:pPr>
            <w:pStyle w:val="Legenda"/>
            <w:keepNext/>
            <w:spacing w:line="360" w:lineRule="auto"/>
          </w:pPr>
        </w:pPrChange>
      </w:pPr>
      <w:moveToRangeStart w:id="617" w:author="Adriana Carvalho" w:date="2018-04-28T18:38:00Z" w:name="move512704026"/>
      <w:moveTo w:id="618" w:author="Adriana Carvalho" w:date="2018-04-28T18:38:00Z">
        <w:r w:rsidRPr="003252F4">
          <w:rPr>
            <w:rFonts w:cs="Arial"/>
            <w:b/>
            <w:noProof/>
            <w:sz w:val="20"/>
            <w:lang w:val="en-US"/>
          </w:rPr>
          <w:drawing>
            <wp:inline distT="0" distB="0" distL="0" distR="0" wp14:anchorId="2B8D10EF" wp14:editId="160D84D3">
              <wp:extent cx="5760000" cy="1978022"/>
              <wp:effectExtent l="0" t="0" r="0" b="3810"/>
              <wp:docPr id="20" name="Imagem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EAu SAM Cis.png"/>
                      <pic:cNvPicPr/>
                    </pic:nvPicPr>
                    <pic:blipFill rotWithShape="1">
                      <a:blip r:embed="rId16"/>
                      <a:srcRect l="7891" t="26779" r="5070" b="20084"/>
                      <a:stretch/>
                    </pic:blipFill>
                    <pic:spPr bwMode="auto">
                      <a:xfrm>
                        <a:off x="0" y="0"/>
                        <a:ext cx="5760000" cy="197802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moveTo>
      <w:moveToRangeEnd w:id="617"/>
    </w:p>
    <w:p w14:paraId="15B35AAA" w14:textId="5AC3F4A1" w:rsidR="001D4515" w:rsidRDefault="006258F5" w:rsidP="00613AA3">
      <w:pPr>
        <w:ind w:firstLine="709"/>
      </w:pPr>
      <w:r>
        <w:t xml:space="preserve">É observado visualmente no voltamograma para os sistemas modificados por SAM (Figura 10.a) que a </w:t>
      </w:r>
      <w:proofErr w:type="spellStart"/>
      <w:ins w:id="619" w:author="Adriana Carvalho" w:date="2018-05-02T01:56:00Z">
        <w:r w:rsidR="00DE73EF">
          <w:t>j</w:t>
        </w:r>
      </w:ins>
      <w:del w:id="620" w:author="Adriana Carvalho" w:date="2018-05-02T01:56:00Z">
        <w:r w:rsidDel="00DE73EF">
          <w:delText>J</w:delText>
        </w:r>
      </w:del>
      <w:r w:rsidR="001D4515">
        <w:rPr>
          <w:vertAlign w:val="subscript"/>
        </w:rPr>
        <w:t>PA</w:t>
      </w:r>
      <w:proofErr w:type="spellEnd"/>
      <w:r w:rsidR="001D4515">
        <w:t xml:space="preserve"> para a curva de </w:t>
      </w:r>
      <w:proofErr w:type="spellStart"/>
      <w:r w:rsidR="001D4515">
        <w:t>EAu</w:t>
      </w:r>
      <w:proofErr w:type="spellEnd"/>
      <w:r w:rsidR="001D4515">
        <w:t xml:space="preserve">/SAM </w:t>
      </w:r>
      <w:r>
        <w:t>AMP</w:t>
      </w:r>
      <w:r w:rsidR="001D4515">
        <w:t xml:space="preserve"> é maior do que a de </w:t>
      </w:r>
      <w:proofErr w:type="spellStart"/>
      <w:r w:rsidR="001D4515">
        <w:t>EAu</w:t>
      </w:r>
      <w:proofErr w:type="spellEnd"/>
      <w:r w:rsidR="001D4515">
        <w:t>/SAM Cis</w:t>
      </w:r>
      <w:r>
        <w:t xml:space="preserve">. </w:t>
      </w:r>
      <w:r w:rsidR="001D4515">
        <w:t>Porém, quando tratamos estatisticamente (teste t</w:t>
      </w:r>
      <w:r w:rsidR="007E3962">
        <w:t>, 95%</w:t>
      </w:r>
      <w:r w:rsidR="001D4515">
        <w:t xml:space="preserve">) os parâmetros mostrados na tabela 3, não há mudanças significativas entre os dois sistemas. </w:t>
      </w:r>
    </w:p>
    <w:p w14:paraId="1CA9D7AB" w14:textId="77777777"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>A resistência obtida no voltamograma (Tabela 4) apresenta maior valor médio para o sistema EAu/SAM Cis, porém, como nos resultados anteriores, estatisticamente, os valores de R</w:t>
      </w:r>
      <w:r>
        <w:rPr>
          <w:vertAlign w:val="subscript"/>
          <w:lang w:val="pt-PT"/>
        </w:rPr>
        <w:t>PA</w:t>
      </w:r>
      <w:r>
        <w:rPr>
          <w:lang w:val="pt-PT"/>
        </w:rPr>
        <w:t xml:space="preserve"> e R</w:t>
      </w:r>
      <w:r>
        <w:rPr>
          <w:vertAlign w:val="subscript"/>
          <w:lang w:val="pt-PT"/>
        </w:rPr>
        <w:t>PC</w:t>
      </w:r>
      <w:r>
        <w:rPr>
          <w:lang w:val="pt-PT"/>
        </w:rPr>
        <w:t xml:space="preserve"> para os dois sistemas não difere.</w:t>
      </w:r>
    </w:p>
    <w:p w14:paraId="3AC37F88" w14:textId="77777777" w:rsidR="00086FC1" w:rsidRPr="00086FC1" w:rsidRDefault="00086FC1" w:rsidP="00086FC1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t xml:space="preserve">Tabela </w:t>
      </w:r>
      <w:r w:rsidRPr="00086FC1">
        <w:rPr>
          <w:rFonts w:ascii="Arial" w:hAnsi="Arial" w:cs="Arial"/>
          <w:color w:val="auto"/>
          <w:sz w:val="20"/>
        </w:rPr>
        <w:fldChar w:fldCharType="begin"/>
      </w:r>
      <w:r w:rsidRPr="00086FC1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086FC1">
        <w:rPr>
          <w:rFonts w:ascii="Arial" w:hAnsi="Arial" w:cs="Arial"/>
          <w:color w:val="auto"/>
          <w:sz w:val="20"/>
        </w:rPr>
        <w:fldChar w:fldCharType="separate"/>
      </w:r>
      <w:r w:rsidRPr="00086FC1">
        <w:rPr>
          <w:rFonts w:ascii="Arial" w:hAnsi="Arial" w:cs="Arial"/>
          <w:noProof/>
          <w:color w:val="auto"/>
          <w:sz w:val="20"/>
        </w:rPr>
        <w:t>3</w:t>
      </w:r>
      <w:r w:rsidRPr="00086FC1">
        <w:rPr>
          <w:rFonts w:ascii="Arial" w:hAnsi="Arial" w:cs="Arial"/>
          <w:color w:val="auto"/>
          <w:sz w:val="20"/>
        </w:rPr>
        <w:fldChar w:fldCharType="end"/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modificada por SAM de Cis e SAM de AMP.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621" w:author="Adriana Carvalho" w:date="2018-05-02T02:06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355"/>
        <w:gridCol w:w="1583"/>
        <w:gridCol w:w="1482"/>
        <w:gridCol w:w="1627"/>
        <w:gridCol w:w="1657"/>
        <w:gridCol w:w="1583"/>
        <w:tblGridChange w:id="622">
          <w:tblGrid>
            <w:gridCol w:w="1268"/>
            <w:gridCol w:w="1334"/>
            <w:gridCol w:w="1235"/>
            <w:gridCol w:w="1361"/>
            <w:gridCol w:w="1378"/>
            <w:gridCol w:w="1335"/>
          </w:tblGrid>
        </w:tblGridChange>
      </w:tblGrid>
      <w:tr w:rsidR="000B6724" w:rsidRPr="003252F4" w14:paraId="27CC4F4E" w14:textId="77777777" w:rsidTr="000B6724">
        <w:trPr>
          <w:trHeight w:val="737"/>
          <w:jc w:val="center"/>
          <w:trPrChange w:id="623" w:author="Adriana Carvalho" w:date="2018-05-02T02:06:00Z">
            <w:trPr>
              <w:trHeight w:val="737"/>
              <w:jc w:val="center"/>
            </w:trPr>
          </w:trPrChange>
        </w:trPr>
        <w:tc>
          <w:tcPr>
            <w:tcW w:w="730" w:type="pct"/>
            <w:tcBorders>
              <w:top w:val="single" w:sz="18" w:space="0" w:color="auto"/>
            </w:tcBorders>
            <w:vAlign w:val="center"/>
            <w:tcPrChange w:id="624" w:author="Adriana Carvalho" w:date="2018-05-02T02:06:00Z">
              <w:tcPr>
                <w:tcW w:w="682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9005806" w14:textId="77777777" w:rsidR="000B6724" w:rsidRPr="003252F4" w:rsidRDefault="000B6724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852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625" w:author="Adriana Carvalho" w:date="2018-05-02T02:06:00Z">
              <w:tcPr>
                <w:tcW w:w="718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D3DD34C" w14:textId="5BD3113E" w:rsidR="000B6724" w:rsidDel="00DE73EF" w:rsidRDefault="000B6724" w:rsidP="00FF5DEF">
            <w:pPr>
              <w:jc w:val="center"/>
              <w:rPr>
                <w:del w:id="626" w:author="Adriana Carvalho" w:date="2018-05-02T01:54:00Z"/>
                <w:rFonts w:cs="Arial"/>
                <w:b/>
                <w:vertAlign w:val="subscript"/>
              </w:rPr>
            </w:pPr>
            <w:proofErr w:type="spellStart"/>
            <w:ins w:id="627" w:author="Adriana Carvalho" w:date="2018-05-02T01:54:00Z">
              <w:r>
                <w:rPr>
                  <w:rFonts w:cs="Arial"/>
                  <w:b/>
                </w:rPr>
                <w:t>j</w:t>
              </w:r>
            </w:ins>
            <w:del w:id="628" w:author="Adriana Carvalho" w:date="2018-05-02T01:54:00Z">
              <w:r w:rsidDel="00DE73EF">
                <w:rPr>
                  <w:rFonts w:cs="Arial"/>
                  <w:b/>
                </w:rPr>
                <w:delText>J</w:delText>
              </w:r>
            </w:del>
            <w:r>
              <w:rPr>
                <w:rFonts w:cs="Arial"/>
                <w:b/>
                <w:vertAlign w:val="subscript"/>
              </w:rPr>
              <w:t>PA</w:t>
            </w:r>
            <w:proofErr w:type="spellEnd"/>
            <w:ins w:id="629" w:author="Adriana Carvalho" w:date="2018-05-02T01:54:00Z">
              <w:r>
                <w:rPr>
                  <w:rFonts w:cs="Arial"/>
                  <w:b/>
                </w:rPr>
                <w:t xml:space="preserve"> </w:t>
              </w:r>
            </w:ins>
          </w:p>
          <w:p w14:paraId="67DFBA7D" w14:textId="77777777" w:rsidR="000B6724" w:rsidRPr="003252F4" w:rsidRDefault="000B6724" w:rsidP="00DE73EF">
            <w:pPr>
              <w:jc w:val="center"/>
              <w:rPr>
                <w:rFonts w:cs="Arial"/>
                <w:b/>
              </w:rPr>
              <w:pPrChange w:id="630" w:author="Adriana Carvalho" w:date="2018-05-02T01:54:00Z">
                <w:pPr>
                  <w:jc w:val="center"/>
                </w:pPr>
              </w:pPrChange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98" w:type="pct"/>
            <w:tcBorders>
              <w:top w:val="single" w:sz="18" w:space="0" w:color="auto"/>
            </w:tcBorders>
            <w:vAlign w:val="center"/>
            <w:tcPrChange w:id="631" w:author="Adriana Carvalho" w:date="2018-05-02T02:06:00Z">
              <w:tcPr>
                <w:tcW w:w="665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0D0229E0" w14:textId="4B494BD2" w:rsidR="000B6724" w:rsidDel="00DE73EF" w:rsidRDefault="000B6724" w:rsidP="00FF5DEF">
            <w:pPr>
              <w:jc w:val="center"/>
              <w:rPr>
                <w:del w:id="632" w:author="Adriana Carvalho" w:date="2018-05-02T01:54:00Z"/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  <w:ins w:id="633" w:author="Adriana Carvalho" w:date="2018-05-02T01:54:00Z">
              <w:r>
                <w:rPr>
                  <w:rFonts w:cs="Arial"/>
                  <w:b/>
                </w:rPr>
                <w:t xml:space="preserve"> </w:t>
              </w:r>
            </w:ins>
          </w:p>
          <w:p w14:paraId="270D2F66" w14:textId="77777777" w:rsidR="000B6724" w:rsidRPr="00473070" w:rsidRDefault="000B6724" w:rsidP="00DE73EF">
            <w:pPr>
              <w:jc w:val="center"/>
              <w:rPr>
                <w:rFonts w:cs="Arial"/>
                <w:b/>
              </w:rPr>
              <w:pPrChange w:id="634" w:author="Adriana Carvalho" w:date="2018-05-02T01:54:00Z">
                <w:pPr>
                  <w:jc w:val="center"/>
                </w:pPr>
              </w:pPrChange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876" w:type="pct"/>
            <w:tcBorders>
              <w:top w:val="single" w:sz="18" w:space="0" w:color="auto"/>
            </w:tcBorders>
            <w:vAlign w:val="center"/>
            <w:tcPrChange w:id="635" w:author="Adriana Carvalho" w:date="2018-05-02T02:06:00Z">
              <w:tcPr>
                <w:tcW w:w="73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3FE0184C" w14:textId="3A374833" w:rsidR="000B6724" w:rsidDel="00DE73EF" w:rsidRDefault="000B6724" w:rsidP="00FF5DEF">
            <w:pPr>
              <w:jc w:val="center"/>
              <w:rPr>
                <w:del w:id="636" w:author="Adriana Carvalho" w:date="2018-05-02T01:54:00Z"/>
                <w:rFonts w:cs="Arial"/>
                <w:b/>
              </w:rPr>
            </w:pPr>
            <w:proofErr w:type="spellStart"/>
            <w:ins w:id="637" w:author="Adriana Carvalho" w:date="2018-05-02T01:54:00Z">
              <w:r>
                <w:rPr>
                  <w:rFonts w:cs="Arial"/>
                  <w:b/>
                </w:rPr>
                <w:t>j</w:t>
              </w:r>
            </w:ins>
            <w:del w:id="638" w:author="Adriana Carvalho" w:date="2018-05-02T01:54:00Z">
              <w:r w:rsidDel="00DE73EF">
                <w:rPr>
                  <w:rFonts w:cs="Arial"/>
                  <w:b/>
                </w:rPr>
                <w:delText>J</w:delText>
              </w:r>
            </w:del>
            <w:r w:rsidRPr="003252F4">
              <w:rPr>
                <w:rFonts w:cs="Arial"/>
                <w:b/>
                <w:vertAlign w:val="subscript"/>
              </w:rPr>
              <w:t>PC</w:t>
            </w:r>
            <w:proofErr w:type="spellEnd"/>
            <w:ins w:id="639" w:author="Adriana Carvalho" w:date="2018-05-02T01:54:00Z">
              <w:r>
                <w:rPr>
                  <w:rFonts w:cs="Arial"/>
                  <w:b/>
                </w:rPr>
                <w:t xml:space="preserve"> </w:t>
              </w:r>
            </w:ins>
          </w:p>
          <w:p w14:paraId="1310F6F3" w14:textId="77777777" w:rsidR="000B6724" w:rsidRPr="003252F4" w:rsidRDefault="000B6724" w:rsidP="00DE73EF">
            <w:pPr>
              <w:jc w:val="center"/>
              <w:rPr>
                <w:rFonts w:cs="Arial"/>
                <w:b/>
              </w:rPr>
              <w:pPrChange w:id="640" w:author="Adriana Carvalho" w:date="2018-05-02T01:54:00Z">
                <w:pPr>
                  <w:jc w:val="center"/>
                </w:pPr>
              </w:pPrChange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892" w:type="pct"/>
            <w:tcBorders>
              <w:top w:val="single" w:sz="18" w:space="0" w:color="auto"/>
            </w:tcBorders>
            <w:vAlign w:val="center"/>
            <w:tcPrChange w:id="641" w:author="Adriana Carvalho" w:date="2018-05-02T02:06:00Z">
              <w:tcPr>
                <w:tcW w:w="742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0CDE8BDE" w14:textId="77777777" w:rsidR="000B6724" w:rsidRDefault="000B6724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14:paraId="50A870FB" w14:textId="77777777" w:rsidR="000B6724" w:rsidRPr="00473070" w:rsidRDefault="000B6724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852" w:type="pct"/>
            <w:tcBorders>
              <w:top w:val="single" w:sz="18" w:space="0" w:color="auto"/>
            </w:tcBorders>
            <w:vAlign w:val="center"/>
            <w:tcPrChange w:id="642" w:author="Adriana Carvalho" w:date="2018-05-02T02:06:00Z">
              <w:tcPr>
                <w:tcW w:w="719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90322E6" w14:textId="77777777" w:rsidR="000B6724" w:rsidRDefault="000B6724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∆E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14:paraId="385EC9F7" w14:textId="77777777" w:rsidR="000B6724" w:rsidRDefault="000B6724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</w:tr>
      <w:tr w:rsidR="000B6724" w:rsidRPr="003252F4" w14:paraId="2C856178" w14:textId="77777777" w:rsidTr="000B6724">
        <w:trPr>
          <w:trHeight w:val="737"/>
          <w:jc w:val="center"/>
          <w:trPrChange w:id="643" w:author="Adriana Carvalho" w:date="2018-05-02T02:06:00Z">
            <w:trPr>
              <w:trHeight w:val="737"/>
              <w:jc w:val="center"/>
            </w:trPr>
          </w:trPrChange>
        </w:trPr>
        <w:tc>
          <w:tcPr>
            <w:tcW w:w="730" w:type="pct"/>
            <w:vAlign w:val="center"/>
            <w:tcPrChange w:id="644" w:author="Adriana Carvalho" w:date="2018-05-02T02:06:00Z">
              <w:tcPr>
                <w:tcW w:w="682" w:type="pct"/>
                <w:vAlign w:val="center"/>
              </w:tcPr>
            </w:tcPrChange>
          </w:tcPr>
          <w:p w14:paraId="640B1DB4" w14:textId="77777777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proofErr w:type="spellStart"/>
            <w:r w:rsidRPr="00473070"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Cis</w:t>
            </w:r>
          </w:p>
        </w:tc>
        <w:tc>
          <w:tcPr>
            <w:tcW w:w="852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645" w:author="Adriana Carvalho" w:date="2018-05-02T02:06:00Z">
              <w:tcPr>
                <w:tcW w:w="718" w:type="pct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97F6F57" w14:textId="0451B326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</w:t>
            </w:r>
            <w:ins w:id="646" w:author="Adriana Carvalho" w:date="2018-04-28T21:09:00Z">
              <w:r>
                <w:rPr>
                  <w:rFonts w:cs="Arial"/>
                  <w:sz w:val="18"/>
                </w:rPr>
                <w:t>4</w:t>
              </w:r>
            </w:ins>
            <w:del w:id="647" w:author="Adriana Carvalho" w:date="2018-04-28T21:09:00Z">
              <w:r w:rsidDel="00DC24CB">
                <w:rPr>
                  <w:rFonts w:cs="Arial"/>
                  <w:sz w:val="18"/>
                </w:rPr>
                <w:delText>39627</w:delText>
              </w:r>
            </w:del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2</w:t>
            </w:r>
            <w:del w:id="648" w:author="Adriana Carvalho" w:date="2018-04-28T21:09:00Z">
              <w:r w:rsidDel="00DC24CB">
                <w:rPr>
                  <w:rFonts w:cs="Arial"/>
                  <w:sz w:val="18"/>
                </w:rPr>
                <w:delText>1955</w:delText>
              </w:r>
            </w:del>
          </w:p>
        </w:tc>
        <w:tc>
          <w:tcPr>
            <w:tcW w:w="798" w:type="pct"/>
            <w:vAlign w:val="center"/>
            <w:tcPrChange w:id="649" w:author="Adriana Carvalho" w:date="2018-05-02T02:06:00Z">
              <w:tcPr>
                <w:tcW w:w="665" w:type="pct"/>
                <w:vAlign w:val="center"/>
              </w:tcPr>
            </w:tcPrChange>
          </w:tcPr>
          <w:p w14:paraId="48DF1421" w14:textId="77777777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</w:t>
            </w:r>
            <w:r>
              <w:rPr>
                <w:rFonts w:cs="Arial"/>
                <w:sz w:val="18"/>
              </w:rPr>
              <w:t>3</w:t>
            </w:r>
            <w:del w:id="650" w:author="Adriana Carvalho" w:date="2018-04-28T21:09:00Z">
              <w:r w:rsidDel="00DC24CB">
                <w:rPr>
                  <w:rFonts w:cs="Arial"/>
                  <w:sz w:val="18"/>
                </w:rPr>
                <w:delText>31</w:delText>
              </w:r>
            </w:del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3</w:t>
            </w:r>
            <w:del w:id="651" w:author="Adriana Carvalho" w:date="2018-04-28T21:09:00Z">
              <w:r w:rsidDel="00DC24CB">
                <w:rPr>
                  <w:rFonts w:cs="Arial"/>
                  <w:sz w:val="18"/>
                </w:rPr>
                <w:delText>07</w:delText>
              </w:r>
            </w:del>
          </w:p>
        </w:tc>
        <w:tc>
          <w:tcPr>
            <w:tcW w:w="876" w:type="pct"/>
            <w:vAlign w:val="center"/>
            <w:tcPrChange w:id="652" w:author="Adriana Carvalho" w:date="2018-05-02T02:06:00Z">
              <w:tcPr>
                <w:tcW w:w="733" w:type="pct"/>
                <w:vAlign w:val="center"/>
              </w:tcPr>
            </w:tcPrChange>
          </w:tcPr>
          <w:p w14:paraId="31140052" w14:textId="4D52678F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</w:t>
            </w:r>
            <w:ins w:id="653" w:author="Adriana Carvalho" w:date="2018-04-28T21:10:00Z">
              <w:r>
                <w:rPr>
                  <w:rFonts w:cs="Arial"/>
                  <w:sz w:val="18"/>
                </w:rPr>
                <w:t>3</w:t>
              </w:r>
            </w:ins>
            <w:del w:id="654" w:author="Adriana Carvalho" w:date="2018-04-28T21:10:00Z">
              <w:r w:rsidRPr="00473070" w:rsidDel="00DC24CB">
                <w:rPr>
                  <w:rFonts w:cs="Arial"/>
                  <w:sz w:val="18"/>
                </w:rPr>
                <w:delText>2</w:delText>
              </w:r>
              <w:r w:rsidDel="00DC24CB">
                <w:rPr>
                  <w:rFonts w:cs="Arial"/>
                  <w:sz w:val="18"/>
                </w:rPr>
                <w:delText>7754</w:delText>
              </w:r>
            </w:del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1</w:t>
            </w:r>
            <w:del w:id="655" w:author="Adriana Carvalho" w:date="2018-04-28T21:10:00Z">
              <w:r w:rsidDel="00DC24CB">
                <w:rPr>
                  <w:rFonts w:cs="Arial"/>
                  <w:sz w:val="18"/>
                </w:rPr>
                <w:delText>3632</w:delText>
              </w:r>
            </w:del>
          </w:p>
        </w:tc>
        <w:tc>
          <w:tcPr>
            <w:tcW w:w="892" w:type="pct"/>
            <w:vAlign w:val="center"/>
            <w:tcPrChange w:id="656" w:author="Adriana Carvalho" w:date="2018-05-02T02:06:00Z">
              <w:tcPr>
                <w:tcW w:w="742" w:type="pct"/>
                <w:vAlign w:val="center"/>
              </w:tcPr>
            </w:tcPrChange>
          </w:tcPr>
          <w:p w14:paraId="675D0475" w14:textId="77777777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</w:t>
            </w:r>
            <w:r>
              <w:rPr>
                <w:rFonts w:cs="Arial"/>
                <w:sz w:val="18"/>
              </w:rPr>
              <w:t>81</w:t>
            </w:r>
            <w:del w:id="657" w:author="Adriana Carvalho" w:date="2018-04-28T21:10:00Z">
              <w:r w:rsidDel="00DC24CB">
                <w:rPr>
                  <w:rFonts w:cs="Arial"/>
                  <w:sz w:val="18"/>
                </w:rPr>
                <w:delText>11</w:delText>
              </w:r>
            </w:del>
            <w:r w:rsidRPr="00473070">
              <w:rPr>
                <w:rFonts w:cs="Arial"/>
                <w:sz w:val="18"/>
              </w:rPr>
              <w:t xml:space="preserve"> ± 0,002</w:t>
            </w:r>
            <w:del w:id="658" w:author="Adriana Carvalho" w:date="2018-04-28T21:10:00Z">
              <w:r w:rsidDel="00DC24CB">
                <w:rPr>
                  <w:rFonts w:cs="Arial"/>
                  <w:sz w:val="18"/>
                </w:rPr>
                <w:delText>50</w:delText>
              </w:r>
            </w:del>
          </w:p>
        </w:tc>
        <w:tc>
          <w:tcPr>
            <w:tcW w:w="852" w:type="pct"/>
            <w:vAlign w:val="center"/>
            <w:tcPrChange w:id="659" w:author="Adriana Carvalho" w:date="2018-05-02T02:06:00Z">
              <w:tcPr>
                <w:tcW w:w="719" w:type="pct"/>
                <w:vAlign w:val="center"/>
              </w:tcPr>
            </w:tcPrChange>
          </w:tcPr>
          <w:p w14:paraId="7680DEF5" w14:textId="6D5BBFF9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0,072</w:t>
            </w:r>
            <w:del w:id="660" w:author="Adriana Carvalho" w:date="2018-04-28T21:10:00Z">
              <w:r w:rsidDel="00DC24CB">
                <w:rPr>
                  <w:rFonts w:cs="Arial"/>
                  <w:sz w:val="18"/>
                </w:rPr>
                <w:delText>20</w:delText>
              </w:r>
            </w:del>
            <w:r>
              <w:rPr>
                <w:rFonts w:cs="Arial"/>
                <w:sz w:val="18"/>
              </w:rPr>
              <w:t xml:space="preserve"> ± 0,00</w:t>
            </w:r>
            <w:ins w:id="661" w:author="Adriana Carvalho" w:date="2018-04-28T21:10:00Z">
              <w:r>
                <w:rPr>
                  <w:rFonts w:cs="Arial"/>
                  <w:sz w:val="18"/>
                </w:rPr>
                <w:t>4</w:t>
              </w:r>
            </w:ins>
            <w:del w:id="662" w:author="Adriana Carvalho" w:date="2018-04-28T21:10:00Z">
              <w:r w:rsidDel="00DC24CB">
                <w:rPr>
                  <w:rFonts w:cs="Arial"/>
                  <w:sz w:val="18"/>
                </w:rPr>
                <w:delText>396</w:delText>
              </w:r>
            </w:del>
          </w:p>
        </w:tc>
      </w:tr>
      <w:tr w:rsidR="000B6724" w:rsidRPr="003252F4" w14:paraId="239E9E70" w14:textId="77777777" w:rsidTr="000B6724">
        <w:trPr>
          <w:trHeight w:val="737"/>
          <w:jc w:val="center"/>
          <w:trPrChange w:id="663" w:author="Adriana Carvalho" w:date="2018-05-02T02:06:00Z">
            <w:trPr>
              <w:trHeight w:val="737"/>
              <w:jc w:val="center"/>
            </w:trPr>
          </w:trPrChange>
        </w:trPr>
        <w:tc>
          <w:tcPr>
            <w:tcW w:w="730" w:type="pct"/>
            <w:tcBorders>
              <w:bottom w:val="single" w:sz="18" w:space="0" w:color="auto"/>
            </w:tcBorders>
            <w:vAlign w:val="center"/>
            <w:tcPrChange w:id="664" w:author="Adriana Carvalho" w:date="2018-05-02T02:06:00Z">
              <w:tcPr>
                <w:tcW w:w="682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13F91283" w14:textId="77777777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AMP</w:t>
            </w:r>
          </w:p>
        </w:tc>
        <w:tc>
          <w:tcPr>
            <w:tcW w:w="852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665" w:author="Adriana Carvalho" w:date="2018-05-02T02:06:00Z">
              <w:tcPr>
                <w:tcW w:w="718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5547DDDE" w14:textId="1453B1AC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3,4</w:t>
            </w:r>
            <w:del w:id="666" w:author="Adriana Carvalho" w:date="2018-04-28T21:17:00Z">
              <w:r w:rsidDel="00CE0FD6">
                <w:rPr>
                  <w:rFonts w:cs="Arial"/>
                  <w:sz w:val="18"/>
                </w:rPr>
                <w:delText>4613</w:delText>
              </w:r>
            </w:del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</w:t>
            </w:r>
            <w:ins w:id="667" w:author="Adriana Carvalho" w:date="2018-04-28T21:17:00Z">
              <w:r>
                <w:rPr>
                  <w:rFonts w:cs="Arial"/>
                  <w:sz w:val="18"/>
                </w:rPr>
                <w:t>2</w:t>
              </w:r>
            </w:ins>
            <w:del w:id="668" w:author="Adriana Carvalho" w:date="2018-04-28T21:17:00Z">
              <w:r w:rsidDel="00CE0FD6">
                <w:rPr>
                  <w:rFonts w:cs="Arial"/>
                  <w:sz w:val="18"/>
                </w:rPr>
                <w:delText>18034</w:delText>
              </w:r>
            </w:del>
          </w:p>
        </w:tc>
        <w:tc>
          <w:tcPr>
            <w:tcW w:w="798" w:type="pct"/>
            <w:tcBorders>
              <w:bottom w:val="single" w:sz="18" w:space="0" w:color="auto"/>
            </w:tcBorders>
            <w:vAlign w:val="center"/>
            <w:tcPrChange w:id="669" w:author="Adriana Carvalho" w:date="2018-05-02T02:06:00Z">
              <w:tcPr>
                <w:tcW w:w="665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11762EB" w14:textId="77777777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0,256</w:t>
            </w:r>
            <w:del w:id="670" w:author="Adriana Carvalho" w:date="2018-04-28T21:17:00Z">
              <w:r w:rsidDel="00CE0FD6">
                <w:rPr>
                  <w:rFonts w:cs="Arial"/>
                  <w:sz w:val="18"/>
                </w:rPr>
                <w:delText>16</w:delText>
              </w:r>
            </w:del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0,005</w:t>
            </w:r>
            <w:del w:id="671" w:author="Adriana Carvalho" w:date="2018-04-28T21:17:00Z">
              <w:r w:rsidDel="00CE0FD6">
                <w:rPr>
                  <w:rFonts w:cs="Arial"/>
                  <w:sz w:val="18"/>
                </w:rPr>
                <w:delText>31</w:delText>
              </w:r>
            </w:del>
          </w:p>
        </w:tc>
        <w:tc>
          <w:tcPr>
            <w:tcW w:w="876" w:type="pct"/>
            <w:tcBorders>
              <w:bottom w:val="single" w:sz="18" w:space="0" w:color="auto"/>
            </w:tcBorders>
            <w:vAlign w:val="center"/>
            <w:tcPrChange w:id="672" w:author="Adriana Carvalho" w:date="2018-05-02T02:06:00Z">
              <w:tcPr>
                <w:tcW w:w="73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393A9FF9" w14:textId="69D3C649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-3,3</w:t>
            </w:r>
            <w:del w:id="673" w:author="Adriana Carvalho" w:date="2018-04-28T21:18:00Z">
              <w:r w:rsidDel="00CE0FD6">
                <w:rPr>
                  <w:rFonts w:cs="Arial"/>
                  <w:sz w:val="18"/>
                </w:rPr>
                <w:delText>1617</w:delText>
              </w:r>
            </w:del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</w:t>
            </w:r>
            <w:ins w:id="674" w:author="Adriana Carvalho" w:date="2018-04-28T21:18:00Z">
              <w:r>
                <w:rPr>
                  <w:rFonts w:cs="Arial"/>
                  <w:sz w:val="18"/>
                </w:rPr>
                <w:t>2</w:t>
              </w:r>
            </w:ins>
            <w:del w:id="675" w:author="Adriana Carvalho" w:date="2018-04-28T21:18:00Z">
              <w:r w:rsidDel="00CE0FD6">
                <w:rPr>
                  <w:rFonts w:cs="Arial"/>
                  <w:sz w:val="18"/>
                </w:rPr>
                <w:delText>17433</w:delText>
              </w:r>
            </w:del>
          </w:p>
        </w:tc>
        <w:tc>
          <w:tcPr>
            <w:tcW w:w="892" w:type="pct"/>
            <w:tcBorders>
              <w:bottom w:val="single" w:sz="18" w:space="0" w:color="auto"/>
            </w:tcBorders>
            <w:vAlign w:val="center"/>
            <w:tcPrChange w:id="676" w:author="Adriana Carvalho" w:date="2018-05-02T02:06:00Z">
              <w:tcPr>
                <w:tcW w:w="742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1917DBB1" w14:textId="260FA902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0,17</w:t>
            </w:r>
            <w:ins w:id="677" w:author="Adriana Carvalho" w:date="2018-04-28T21:18:00Z">
              <w:r>
                <w:rPr>
                  <w:rFonts w:cs="Arial"/>
                  <w:sz w:val="18"/>
                </w:rPr>
                <w:t>9</w:t>
              </w:r>
            </w:ins>
            <w:del w:id="678" w:author="Adriana Carvalho" w:date="2018-04-28T21:18:00Z">
              <w:r w:rsidDel="00CE0FD6">
                <w:rPr>
                  <w:rFonts w:cs="Arial"/>
                  <w:sz w:val="18"/>
                </w:rPr>
                <w:delText>868</w:delText>
              </w:r>
            </w:del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</w:t>
            </w:r>
            <w:ins w:id="679" w:author="Adriana Carvalho" w:date="2018-04-28T21:18:00Z">
              <w:r>
                <w:rPr>
                  <w:rFonts w:cs="Arial"/>
                  <w:sz w:val="18"/>
                </w:rPr>
                <w:t>6</w:t>
              </w:r>
            </w:ins>
            <w:del w:id="680" w:author="Adriana Carvalho" w:date="2018-04-28T21:18:00Z">
              <w:r w:rsidDel="00CE0FD6">
                <w:rPr>
                  <w:rFonts w:cs="Arial"/>
                  <w:sz w:val="18"/>
                </w:rPr>
                <w:delText>599</w:delText>
              </w:r>
            </w:del>
          </w:p>
        </w:tc>
        <w:tc>
          <w:tcPr>
            <w:tcW w:w="852" w:type="pct"/>
            <w:tcBorders>
              <w:bottom w:val="single" w:sz="18" w:space="0" w:color="auto"/>
            </w:tcBorders>
            <w:vAlign w:val="center"/>
            <w:tcPrChange w:id="681" w:author="Adriana Carvalho" w:date="2018-05-02T02:06:00Z">
              <w:tcPr>
                <w:tcW w:w="719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353CCAC" w14:textId="77777777" w:rsidR="000B6724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0,077</w:t>
            </w:r>
            <w:del w:id="682" w:author="Adriana Carvalho" w:date="2018-04-28T21:18:00Z">
              <w:r w:rsidDel="00CE0FD6">
                <w:rPr>
                  <w:rFonts w:cs="Arial"/>
                  <w:sz w:val="18"/>
                </w:rPr>
                <w:delText>48</w:delText>
              </w:r>
            </w:del>
            <w:r>
              <w:rPr>
                <w:rFonts w:cs="Arial"/>
                <w:sz w:val="18"/>
              </w:rPr>
              <w:t xml:space="preserve"> ± 0,008</w:t>
            </w:r>
            <w:del w:id="683" w:author="Adriana Carvalho" w:date="2018-04-28T21:18:00Z">
              <w:r w:rsidDel="00CE0FD6">
                <w:rPr>
                  <w:rFonts w:cs="Arial"/>
                  <w:sz w:val="18"/>
                </w:rPr>
                <w:delText>00</w:delText>
              </w:r>
            </w:del>
          </w:p>
        </w:tc>
      </w:tr>
    </w:tbl>
    <w:p w14:paraId="1730EA09" w14:textId="77777777" w:rsidR="00D34A86" w:rsidRDefault="00D34A86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4A8F14DA" w14:textId="77777777"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086FC1">
        <w:rPr>
          <w:rFonts w:ascii="Arial" w:hAnsi="Arial" w:cs="Arial"/>
          <w:color w:val="auto"/>
          <w:sz w:val="20"/>
        </w:rPr>
        <w:t>4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 obtida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modificadas por SAM Cis (EAu/SAM Cis) e por SAM AMP (EAu/SAM AMP)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684" w:author="Adriana Carvalho" w:date="2018-05-02T01:56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103"/>
        <w:gridCol w:w="3592"/>
        <w:gridCol w:w="3592"/>
        <w:tblGridChange w:id="685">
          <w:tblGrid>
            <w:gridCol w:w="2103"/>
            <w:gridCol w:w="3592"/>
            <w:gridCol w:w="3592"/>
          </w:tblGrid>
        </w:tblGridChange>
      </w:tblGrid>
      <w:tr w:rsidR="003252F4" w:rsidRPr="000B6724" w14:paraId="12854D01" w14:textId="77777777" w:rsidTr="00DE73EF">
        <w:trPr>
          <w:trHeight w:val="737"/>
          <w:jc w:val="center"/>
          <w:trPrChange w:id="686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top w:val="single" w:sz="18" w:space="0" w:color="auto"/>
            </w:tcBorders>
            <w:vAlign w:val="center"/>
            <w:tcPrChange w:id="687" w:author="Adriana Carvalho" w:date="2018-05-02T01:56:00Z">
              <w:tcPr>
                <w:tcW w:w="1132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E1FCC84" w14:textId="77777777" w:rsidR="003252F4" w:rsidRPr="000B6724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688" w:author="Adriana Carvalho" w:date="2018-05-02T02:03:00Z">
                  <w:rPr>
                    <w:rFonts w:cs="Arial"/>
                    <w:b/>
                  </w:rPr>
                </w:rPrChange>
              </w:rPr>
            </w:pPr>
            <w:r w:rsidRPr="000B6724">
              <w:rPr>
                <w:rFonts w:cs="Arial"/>
                <w:b/>
                <w:sz w:val="20"/>
                <w:szCs w:val="20"/>
                <w:rPrChange w:id="689" w:author="Adriana Carvalho" w:date="2018-05-02T02:03:00Z">
                  <w:rPr>
                    <w:rFonts w:cs="Arial"/>
                    <w:b/>
                  </w:rPr>
                </w:rPrChange>
              </w:rPr>
              <w:t>Sistema</w:t>
            </w:r>
          </w:p>
        </w:tc>
        <w:tc>
          <w:tcPr>
            <w:tcW w:w="1934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690" w:author="Adriana Carvalho" w:date="2018-05-02T01:56:00Z">
              <w:tcPr>
                <w:tcW w:w="1934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54F5D9E4" w14:textId="77777777" w:rsidR="003252F4" w:rsidRPr="000B6724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691" w:author="Adriana Carvalho" w:date="2018-05-02T02:03:00Z">
                  <w:rPr>
                    <w:rFonts w:cs="Arial"/>
                    <w:b/>
                  </w:rPr>
                </w:rPrChange>
              </w:rPr>
            </w:pPr>
            <w:r w:rsidRPr="000B6724">
              <w:rPr>
                <w:rFonts w:cs="Arial"/>
                <w:b/>
                <w:sz w:val="20"/>
                <w:szCs w:val="20"/>
                <w:rPrChange w:id="692" w:author="Adriana Carvalho" w:date="2018-05-02T02:03:00Z">
                  <w:rPr>
                    <w:rFonts w:cs="Arial"/>
                    <w:b/>
                  </w:rPr>
                </w:rPrChange>
              </w:rPr>
              <w:t>R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693" w:author="Adriana Carvalho" w:date="2018-05-02T02:03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r w:rsidRPr="000B6724">
              <w:rPr>
                <w:rFonts w:cs="Arial"/>
                <w:b/>
                <w:sz w:val="20"/>
                <w:szCs w:val="20"/>
                <w:rPrChange w:id="694" w:author="Adriana Carvalho" w:date="2018-05-02T02:03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  <w:tc>
          <w:tcPr>
            <w:tcW w:w="1934" w:type="pct"/>
            <w:tcBorders>
              <w:top w:val="single" w:sz="18" w:space="0" w:color="auto"/>
            </w:tcBorders>
            <w:vAlign w:val="center"/>
            <w:tcPrChange w:id="695" w:author="Adriana Carvalho" w:date="2018-05-02T01:56:00Z">
              <w:tcPr>
                <w:tcW w:w="1934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6B4D611" w14:textId="77777777" w:rsidR="003252F4" w:rsidRPr="000B6724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696" w:author="Adriana Carvalho" w:date="2018-05-02T02:03:00Z">
                  <w:rPr>
                    <w:rFonts w:cs="Arial"/>
                    <w:b/>
                  </w:rPr>
                </w:rPrChange>
              </w:rPr>
            </w:pPr>
            <w:r w:rsidRPr="000B6724">
              <w:rPr>
                <w:rFonts w:cs="Arial"/>
                <w:b/>
                <w:sz w:val="20"/>
                <w:szCs w:val="20"/>
                <w:rPrChange w:id="697" w:author="Adriana Carvalho" w:date="2018-05-02T02:03:00Z">
                  <w:rPr>
                    <w:rFonts w:cs="Arial"/>
                    <w:b/>
                  </w:rPr>
                </w:rPrChange>
              </w:rPr>
              <w:t>R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698" w:author="Adriana Carvalho" w:date="2018-05-02T02:03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r w:rsidRPr="000B6724">
              <w:rPr>
                <w:rFonts w:cs="Arial"/>
                <w:b/>
                <w:sz w:val="20"/>
                <w:szCs w:val="20"/>
                <w:rPrChange w:id="699" w:author="Adriana Carvalho" w:date="2018-05-02T02:03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</w:tr>
      <w:tr w:rsidR="00DE73EF" w:rsidRPr="000B6724" w14:paraId="63492135" w14:textId="77777777" w:rsidTr="00DE73EF">
        <w:trPr>
          <w:trHeight w:val="737"/>
          <w:jc w:val="center"/>
          <w:trPrChange w:id="700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bottom w:val="nil"/>
            </w:tcBorders>
            <w:vAlign w:val="center"/>
            <w:tcPrChange w:id="701" w:author="Adriana Carvalho" w:date="2018-05-02T01:56:00Z">
              <w:tcPr>
                <w:tcW w:w="1132" w:type="pct"/>
                <w:tcBorders>
                  <w:bottom w:val="nil"/>
                </w:tcBorders>
                <w:vAlign w:val="center"/>
              </w:tcPr>
            </w:tcPrChange>
          </w:tcPr>
          <w:p w14:paraId="1EE7D889" w14:textId="77777777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02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0B6724">
              <w:rPr>
                <w:rFonts w:cs="Arial"/>
                <w:sz w:val="20"/>
                <w:szCs w:val="20"/>
                <w:rPrChange w:id="703" w:author="Adriana Carvalho" w:date="2018-05-02T02:03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0B6724">
              <w:rPr>
                <w:rFonts w:cs="Arial"/>
                <w:sz w:val="20"/>
                <w:szCs w:val="20"/>
                <w:rPrChange w:id="704" w:author="Adriana Carvalho" w:date="2018-05-02T02:03:00Z">
                  <w:rPr>
                    <w:rFonts w:cs="Arial"/>
                    <w:sz w:val="18"/>
                  </w:rPr>
                </w:rPrChange>
              </w:rPr>
              <w:t>/SAM Cis</w:t>
            </w:r>
          </w:p>
        </w:tc>
        <w:tc>
          <w:tcPr>
            <w:tcW w:w="1934" w:type="pct"/>
            <w:tcBorders>
              <w:top w:val="single" w:sz="4" w:space="0" w:color="auto"/>
              <w:bottom w:val="nil"/>
            </w:tcBorders>
            <w:vAlign w:val="center"/>
            <w:tcPrChange w:id="705" w:author="Adriana Carvalho" w:date="2018-05-02T01:56:00Z">
              <w:tcPr>
                <w:tcW w:w="1934" w:type="pct"/>
                <w:tcBorders>
                  <w:top w:val="single" w:sz="4" w:space="0" w:color="auto"/>
                  <w:bottom w:val="nil"/>
                </w:tcBorders>
                <w:vAlign w:val="center"/>
              </w:tcPr>
            </w:tcPrChange>
          </w:tcPr>
          <w:p w14:paraId="3F6AC9F3" w14:textId="02631172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06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r w:rsidRPr="000B6724">
              <w:rPr>
                <w:rFonts w:cs="Arial"/>
                <w:sz w:val="20"/>
                <w:szCs w:val="20"/>
                <w:rPrChange w:id="707" w:author="Adriana Carvalho" w:date="2018-05-02T02:03:00Z">
                  <w:rPr>
                    <w:rFonts w:cs="Arial"/>
                    <w:sz w:val="18"/>
                  </w:rPr>
                </w:rPrChange>
              </w:rPr>
              <w:t>6</w:t>
            </w:r>
            <w:ins w:id="708" w:author="Adriana Carvalho" w:date="2018-05-02T01:52:00Z">
              <w:r w:rsidRPr="000B6724">
                <w:rPr>
                  <w:rFonts w:cs="Arial"/>
                  <w:sz w:val="20"/>
                  <w:szCs w:val="20"/>
                  <w:rPrChange w:id="709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,</w:t>
              </w:r>
            </w:ins>
            <w:r w:rsidRPr="000B6724">
              <w:rPr>
                <w:rFonts w:cs="Arial"/>
                <w:sz w:val="20"/>
                <w:szCs w:val="20"/>
                <w:rPrChange w:id="710" w:author="Adriana Carvalho" w:date="2018-05-02T02:03:00Z">
                  <w:rPr>
                    <w:rFonts w:cs="Arial"/>
                    <w:sz w:val="18"/>
                  </w:rPr>
                </w:rPrChange>
              </w:rPr>
              <w:t>4</w:t>
            </w:r>
            <w:ins w:id="711" w:author="Adriana Carvalho" w:date="2018-05-02T01:52:00Z">
              <w:r w:rsidRPr="000B6724">
                <w:rPr>
                  <w:rFonts w:cs="Arial"/>
                  <w:sz w:val="20"/>
                  <w:szCs w:val="20"/>
                  <w:rPrChange w:id="712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</w:ins>
            <w:del w:id="713" w:author="Adriana Carvalho" w:date="2018-05-02T01:51:00Z">
              <w:r w:rsidRPr="000B6724" w:rsidDel="00572052">
                <w:rPr>
                  <w:rFonts w:cs="Arial"/>
                  <w:sz w:val="20"/>
                  <w:szCs w:val="20"/>
                  <w:rPrChange w:id="714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>17,294420</w:delText>
              </w:r>
            </w:del>
            <w:del w:id="715" w:author="Adriana Carvalho" w:date="2018-05-02T01:52:00Z">
              <w:r w:rsidRPr="000B6724" w:rsidDel="00572052">
                <w:rPr>
                  <w:rFonts w:cs="Arial"/>
                  <w:sz w:val="20"/>
                  <w:szCs w:val="20"/>
                  <w:rPrChange w:id="716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 xml:space="preserve"> </w:delText>
              </w:r>
            </w:del>
            <w:ins w:id="717" w:author="Adriana Carvalho" w:date="2018-05-02T01:52:00Z">
              <w:r w:rsidRPr="000B6724">
                <w:rPr>
                  <w:rFonts w:cs="Arial"/>
                  <w:sz w:val="20"/>
                  <w:szCs w:val="20"/>
                  <w:vertAlign w:val="superscript"/>
                  <w:rPrChange w:id="718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19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</w:t>
              </w:r>
            </w:ins>
            <w:r w:rsidRPr="000B6724">
              <w:rPr>
                <w:rFonts w:cs="Arial"/>
                <w:sz w:val="20"/>
                <w:szCs w:val="20"/>
                <w:rPrChange w:id="720" w:author="Adriana Carvalho" w:date="2018-05-02T02:03:00Z">
                  <w:rPr>
                    <w:rFonts w:cs="Arial"/>
                    <w:sz w:val="18"/>
                  </w:rPr>
                </w:rPrChange>
              </w:rPr>
              <w:t xml:space="preserve">± </w:t>
            </w:r>
            <w:ins w:id="721" w:author="Adriana Carvalho" w:date="2018-05-02T01:51:00Z">
              <w:r w:rsidRPr="000B6724">
                <w:rPr>
                  <w:rFonts w:cs="Arial"/>
                  <w:sz w:val="20"/>
                  <w:szCs w:val="20"/>
                  <w:rPrChange w:id="722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0,2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23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724" w:author="Adriana Carvalho" w:date="2018-05-02T01:51:00Z">
              <w:r w:rsidRPr="000B6724" w:rsidDel="00572052">
                <w:rPr>
                  <w:rFonts w:cs="Arial"/>
                  <w:sz w:val="20"/>
                  <w:szCs w:val="20"/>
                  <w:rPrChange w:id="725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>154,856793</w:delText>
              </w:r>
            </w:del>
          </w:p>
        </w:tc>
        <w:tc>
          <w:tcPr>
            <w:tcW w:w="1934" w:type="pct"/>
            <w:tcBorders>
              <w:bottom w:val="nil"/>
            </w:tcBorders>
            <w:vAlign w:val="center"/>
            <w:tcPrChange w:id="726" w:author="Adriana Carvalho" w:date="2018-05-02T01:56:00Z">
              <w:tcPr>
                <w:tcW w:w="1934" w:type="pct"/>
                <w:tcBorders>
                  <w:bottom w:val="nil"/>
                </w:tcBorders>
                <w:vAlign w:val="center"/>
              </w:tcPr>
            </w:tcPrChange>
          </w:tcPr>
          <w:p w14:paraId="7ED2425F" w14:textId="13C974B6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27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ins w:id="728" w:author="Adriana Carvalho" w:date="2018-05-02T01:52:00Z">
              <w:r w:rsidRPr="000B6724">
                <w:rPr>
                  <w:rFonts w:cs="Arial"/>
                  <w:sz w:val="20"/>
                  <w:szCs w:val="20"/>
                  <w:rPrChange w:id="729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6,4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30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31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± 0,2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32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733" w:author="Adriana Carvalho" w:date="2018-05-02T01:52:00Z">
              <w:r w:rsidRPr="000B6724" w:rsidDel="00294E71">
                <w:rPr>
                  <w:rFonts w:cs="Arial"/>
                  <w:sz w:val="20"/>
                  <w:szCs w:val="20"/>
                  <w:rPrChange w:id="734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>6417,294422 ± 154,856795</w:delText>
              </w:r>
            </w:del>
          </w:p>
        </w:tc>
      </w:tr>
      <w:tr w:rsidR="00DE73EF" w:rsidRPr="000B6724" w14:paraId="102C2834" w14:textId="77777777" w:rsidTr="00DE73EF">
        <w:trPr>
          <w:trHeight w:val="737"/>
          <w:jc w:val="center"/>
          <w:trPrChange w:id="735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top w:val="nil"/>
              <w:bottom w:val="single" w:sz="18" w:space="0" w:color="auto"/>
            </w:tcBorders>
            <w:vAlign w:val="center"/>
            <w:tcPrChange w:id="736" w:author="Adriana Carvalho" w:date="2018-05-02T01:56:00Z">
              <w:tcPr>
                <w:tcW w:w="1132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078BE146" w14:textId="77777777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37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0B6724">
              <w:rPr>
                <w:rFonts w:cs="Arial"/>
                <w:sz w:val="20"/>
                <w:szCs w:val="20"/>
                <w:rPrChange w:id="738" w:author="Adriana Carvalho" w:date="2018-05-02T02:03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0B6724">
              <w:rPr>
                <w:rFonts w:cs="Arial"/>
                <w:sz w:val="20"/>
                <w:szCs w:val="20"/>
                <w:rPrChange w:id="739" w:author="Adriana Carvalho" w:date="2018-05-02T02:03:00Z">
                  <w:rPr>
                    <w:rFonts w:cs="Arial"/>
                    <w:sz w:val="18"/>
                  </w:rPr>
                </w:rPrChange>
              </w:rPr>
              <w:t>/SAM AMP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  <w:tcPrChange w:id="740" w:author="Adriana Carvalho" w:date="2018-05-02T01:56:00Z">
              <w:tcPr>
                <w:tcW w:w="1934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1C4DE6F1" w14:textId="0498FCF9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41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ins w:id="742" w:author="Adriana Carvalho" w:date="2018-05-02T01:53:00Z">
              <w:r w:rsidRPr="000B6724">
                <w:rPr>
                  <w:rFonts w:cs="Arial"/>
                  <w:sz w:val="20"/>
                  <w:szCs w:val="20"/>
                  <w:rPrChange w:id="743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6,3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44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45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± 0,3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46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747" w:author="Adriana Carvalho" w:date="2018-05-02T01:53:00Z">
              <w:r w:rsidRPr="000B6724" w:rsidDel="001C2AB0">
                <w:rPr>
                  <w:rFonts w:cs="Arial"/>
                  <w:sz w:val="20"/>
                  <w:szCs w:val="20"/>
                  <w:rPrChange w:id="748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>6336,993395 ± 326,301356</w:delText>
              </w:r>
            </w:del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  <w:tcPrChange w:id="749" w:author="Adriana Carvalho" w:date="2018-05-02T01:56:00Z">
              <w:tcPr>
                <w:tcW w:w="1934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73A15AFA" w14:textId="390FEF24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50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ins w:id="751" w:author="Adriana Carvalho" w:date="2018-05-02T01:53:00Z">
              <w:r w:rsidRPr="000B6724">
                <w:rPr>
                  <w:rFonts w:cs="Arial"/>
                  <w:sz w:val="20"/>
                  <w:szCs w:val="20"/>
                  <w:rPrChange w:id="752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6,3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53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54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± 0,</w:t>
              </w:r>
            </w:ins>
            <w:ins w:id="755" w:author="Adriana Carvalho" w:date="2018-05-02T01:54:00Z">
              <w:r w:rsidRPr="000B6724">
                <w:rPr>
                  <w:rFonts w:cs="Arial"/>
                  <w:sz w:val="20"/>
                  <w:szCs w:val="20"/>
                  <w:rPrChange w:id="756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4</w:t>
              </w:r>
            </w:ins>
            <w:ins w:id="757" w:author="Adriana Carvalho" w:date="2018-05-02T01:53:00Z">
              <w:r w:rsidRPr="000B6724">
                <w:rPr>
                  <w:rFonts w:cs="Arial"/>
                  <w:sz w:val="20"/>
                  <w:szCs w:val="20"/>
                  <w:rPrChange w:id="758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59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760" w:author="Adriana Carvalho" w:date="2018-05-02T01:53:00Z">
              <w:r w:rsidRPr="000B6724" w:rsidDel="002A2814">
                <w:rPr>
                  <w:rFonts w:cs="Arial"/>
                  <w:sz w:val="20"/>
                  <w:szCs w:val="20"/>
                  <w:rPrChange w:id="761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>6310,233116 ± 369,9250391</w:delText>
              </w:r>
            </w:del>
          </w:p>
        </w:tc>
      </w:tr>
    </w:tbl>
    <w:p w14:paraId="090EFE47" w14:textId="77777777" w:rsidR="003252F4" w:rsidRDefault="003252F4" w:rsidP="00A73356">
      <w:pPr>
        <w:rPr>
          <w:rFonts w:cs="Arial"/>
          <w:lang w:val="pt-PT"/>
        </w:rPr>
      </w:pPr>
    </w:p>
    <w:p w14:paraId="1F3DA3CA" w14:textId="77777777" w:rsidR="00425E48" w:rsidRPr="00425E48" w:rsidRDefault="00425E48" w:rsidP="00425E48">
      <w:pPr>
        <w:ind w:firstLine="709"/>
      </w:pPr>
      <w:r>
        <w:t>Quando o gráfico de Nyquist (Figura 10.b) é analisado, há indício de R</w:t>
      </w:r>
      <w:r>
        <w:rPr>
          <w:vertAlign w:val="subscript"/>
        </w:rPr>
        <w:t>TE</w:t>
      </w:r>
      <w:r>
        <w:t xml:space="preserve"> para </w:t>
      </w:r>
      <w:proofErr w:type="spellStart"/>
      <w:r>
        <w:t>EAu</w:t>
      </w:r>
      <w:proofErr w:type="spellEnd"/>
      <w:r>
        <w:t xml:space="preserve">/SAM AMP, diferente do sistema </w:t>
      </w:r>
      <w:proofErr w:type="spellStart"/>
      <w:r>
        <w:t>EAu</w:t>
      </w:r>
      <w:proofErr w:type="spellEnd"/>
      <w:r>
        <w:t>/SAM Cis.</w:t>
      </w:r>
    </w:p>
    <w:p w14:paraId="1AC1467D" w14:textId="77777777" w:rsidR="003252F4" w:rsidRDefault="003252F4" w:rsidP="00A73356">
      <w:pPr>
        <w:pStyle w:val="Ttulo2"/>
        <w:rPr>
          <w:rFonts w:cs="Arial"/>
        </w:rPr>
      </w:pPr>
      <w:bookmarkStart w:id="762" w:name="_Toc511585180"/>
      <w:r w:rsidRPr="003252F4">
        <w:rPr>
          <w:rFonts w:cs="Arial"/>
        </w:rPr>
        <w:t>IMOBILIZAÇÃO DOS PONTOS QUÂNTICOS</w:t>
      </w:r>
      <w:bookmarkEnd w:id="762"/>
    </w:p>
    <w:p w14:paraId="03B9F58B" w14:textId="77777777" w:rsidR="005235B7" w:rsidRDefault="003A4834" w:rsidP="005235B7">
      <w:pPr>
        <w:ind w:firstLine="709"/>
      </w:pPr>
      <w:r>
        <w:t xml:space="preserve">Os </w:t>
      </w:r>
      <w:proofErr w:type="spellStart"/>
      <w:r>
        <w:t>PQs</w:t>
      </w:r>
      <w:proofErr w:type="spellEnd"/>
      <w:r>
        <w:t xml:space="preserve"> são imobilizados através de ligação covalente aos grupos funcionais terminais livres da SA</w:t>
      </w:r>
      <w:r w:rsidR="00A1438D">
        <w:t xml:space="preserve">M. </w:t>
      </w:r>
      <w:r w:rsidR="00AA2775">
        <w:t>Para essa</w:t>
      </w:r>
      <w:r w:rsidR="003E4ABD">
        <w:t xml:space="preserve"> ligação</w:t>
      </w:r>
      <w:r w:rsidR="00AA2775">
        <w:t>, entre os agrupamentos aminas e carboxílicos, foi utilizado o reagente EDC</w:t>
      </w:r>
      <w:r w:rsidR="003E4ABD">
        <w:t>.</w:t>
      </w:r>
      <w:r w:rsidR="00AA2775">
        <w:t xml:space="preserve"> </w:t>
      </w:r>
      <w:r w:rsidR="003E4ABD">
        <w:t xml:space="preserve">Esse catalizador </w:t>
      </w:r>
      <w:r w:rsidR="00AA2775">
        <w:t>provoca uma reação de esterificação</w:t>
      </w:r>
      <w:r w:rsidR="003E4ABD">
        <w:t xml:space="preserve"> do ácido carboxílico, formando uma espécie instável. Dessa forma foi utilizado o</w:t>
      </w:r>
      <w:r w:rsidR="00AA2775">
        <w:t xml:space="preserve"> NHS </w:t>
      </w:r>
      <w:r w:rsidR="003E4ABD">
        <w:t xml:space="preserve">para formação de um éster estabilizado. Em seguida, com a adição da espécie contendo o </w:t>
      </w:r>
      <w:r w:rsidR="00A15C78">
        <w:t>agrupamento</w:t>
      </w:r>
      <w:r w:rsidR="003E4ABD">
        <w:t xml:space="preserve"> amina </w:t>
      </w:r>
      <w:r w:rsidR="00A15C78">
        <w:t xml:space="preserve">primária, </w:t>
      </w:r>
      <w:r w:rsidR="003E4ABD">
        <w:t xml:space="preserve">há a formação de um </w:t>
      </w:r>
      <w:r w:rsidR="00A15C78">
        <w:t>grupo</w:t>
      </w:r>
      <w:r w:rsidR="003E4ABD">
        <w:t xml:space="preserve"> amida</w:t>
      </w:r>
      <w:r w:rsidR="009F04C5">
        <w:t>.</w:t>
      </w:r>
      <w:r w:rsidR="00A15C78">
        <w:t xml:space="preserve"> As etapas dessa reação são representadas na figura 11.</w:t>
      </w:r>
    </w:p>
    <w:p w14:paraId="100D7797" w14:textId="77777777" w:rsidR="00436BDC" w:rsidRDefault="00436BDC" w:rsidP="00436BDC">
      <w:pPr>
        <w:ind w:firstLine="709"/>
      </w:pPr>
      <w:r>
        <w:t xml:space="preserve">Dessa forma, para a imobilização dos </w:t>
      </w:r>
      <w:proofErr w:type="spellStart"/>
      <w:r>
        <w:t>PQs</w:t>
      </w:r>
      <w:proofErr w:type="spellEnd"/>
      <w:r>
        <w:t xml:space="preserve"> funcionalizados com AMS (grupos terminais carboxílicos) na superfície foi utilizada a SAM de Cis (grupos terminais aminas), enquanto que para os </w:t>
      </w:r>
      <w:proofErr w:type="spellStart"/>
      <w:r>
        <w:t>PQs</w:t>
      </w:r>
      <w:proofErr w:type="spellEnd"/>
      <w:r>
        <w:t xml:space="preserve"> funcionalizados com Cis foi utilizada a SAM de AMP (grupos terminais carboxílicos).</w:t>
      </w:r>
    </w:p>
    <w:p w14:paraId="6FB1A821" w14:textId="77777777" w:rsidR="00A15C78" w:rsidRPr="00A15C78" w:rsidRDefault="00A15C78" w:rsidP="00A15C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A15C78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Pr="00A15C78">
        <w:rPr>
          <w:rFonts w:ascii="Arial" w:hAnsi="Arial" w:cs="Arial"/>
          <w:color w:val="auto"/>
          <w:sz w:val="20"/>
        </w:rPr>
        <w:fldChar w:fldCharType="begin"/>
      </w:r>
      <w:r w:rsidRPr="00A15C78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A15C78">
        <w:rPr>
          <w:rFonts w:ascii="Arial" w:hAnsi="Arial" w:cs="Arial"/>
          <w:color w:val="auto"/>
          <w:sz w:val="20"/>
        </w:rPr>
        <w:fldChar w:fldCharType="separate"/>
      </w:r>
      <w:r w:rsidRPr="00A15C78">
        <w:rPr>
          <w:rFonts w:ascii="Arial" w:hAnsi="Arial" w:cs="Arial"/>
          <w:noProof/>
          <w:color w:val="auto"/>
          <w:sz w:val="20"/>
        </w:rPr>
        <w:t>1</w:t>
      </w:r>
      <w:r w:rsidRPr="00A15C78">
        <w:rPr>
          <w:rFonts w:ascii="Arial" w:hAnsi="Arial" w:cs="Arial"/>
          <w:color w:val="auto"/>
          <w:sz w:val="20"/>
        </w:rPr>
        <w:fldChar w:fldCharType="end"/>
      </w:r>
      <w:r w:rsidRPr="00A15C78">
        <w:rPr>
          <w:rFonts w:ascii="Arial" w:hAnsi="Arial" w:cs="Arial"/>
          <w:color w:val="auto"/>
          <w:sz w:val="20"/>
        </w:rPr>
        <w:t>1.</w:t>
      </w:r>
      <w:r w:rsidRPr="00A15C78">
        <w:rPr>
          <w:rFonts w:ascii="Arial" w:hAnsi="Arial" w:cs="Arial"/>
          <w:b w:val="0"/>
          <w:color w:val="auto"/>
          <w:sz w:val="20"/>
        </w:rPr>
        <w:t xml:space="preserve"> Etapas da reação de esterificação das espécies carboxiladas pelo EDC para formação do grupo amida</w:t>
      </w:r>
      <w:r w:rsidR="00436BDC">
        <w:rPr>
          <w:rFonts w:ascii="Arial" w:hAnsi="Arial" w:cs="Arial"/>
          <w:b w:val="0"/>
          <w:color w:val="auto"/>
          <w:sz w:val="20"/>
        </w:rPr>
        <w:t xml:space="preserve"> a partir de aminas primárias</w:t>
      </w:r>
    </w:p>
    <w:p w14:paraId="0D8BF6BF" w14:textId="77777777" w:rsidR="009F04C5" w:rsidRDefault="009F04C5" w:rsidP="00A15C78">
      <w:pPr>
        <w:jc w:val="center"/>
      </w:pPr>
      <w:r>
        <w:rPr>
          <w:noProof/>
          <w:lang w:val="en-US"/>
        </w:rPr>
        <w:drawing>
          <wp:inline distT="0" distB="0" distL="0" distR="0" wp14:anchorId="528551E1" wp14:editId="5FA2FA61">
            <wp:extent cx="5760000" cy="2792395"/>
            <wp:effectExtent l="0" t="0" r="0" b="8255"/>
            <wp:docPr id="14" name="Imagem 14" descr="Uma imagem contendo texto, map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t="15582" r="5909" b="9447"/>
                    <a:stretch/>
                  </pic:blipFill>
                  <pic:spPr bwMode="auto">
                    <a:xfrm>
                      <a:off x="0" y="0"/>
                      <a:ext cx="5760000" cy="279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D85C17F" w14:textId="77777777" w:rsidR="00A15C78" w:rsidRDefault="00A15C78" w:rsidP="00A15C78">
      <w:pPr>
        <w:rPr>
          <w:sz w:val="20"/>
        </w:rPr>
      </w:pPr>
      <w:r w:rsidRPr="00A15C78">
        <w:rPr>
          <w:sz w:val="20"/>
        </w:rPr>
        <w:t xml:space="preserve">Fonte: </w:t>
      </w:r>
      <w:hyperlink r:id="rId18" w:history="1">
        <w:r w:rsidRPr="00385E4D">
          <w:rPr>
            <w:rStyle w:val="Hyperlink"/>
            <w:sz w:val="20"/>
          </w:rPr>
          <w:t>https://tools.thermofisher.com/content/sfs/manuals/MAN0011309_NHS_SulfoNHS_UG.pdf</w:t>
        </w:r>
      </w:hyperlink>
      <w:r w:rsidRPr="00A15C78">
        <w:rPr>
          <w:sz w:val="20"/>
        </w:rPr>
        <w:t xml:space="preserve"> </w:t>
      </w:r>
      <w:r>
        <w:rPr>
          <w:sz w:val="20"/>
        </w:rPr>
        <w:t>(</w:t>
      </w:r>
      <w:r w:rsidRPr="00A15C78">
        <w:rPr>
          <w:sz w:val="20"/>
        </w:rPr>
        <w:t>Adaptado</w:t>
      </w:r>
      <w:r>
        <w:rPr>
          <w:sz w:val="20"/>
        </w:rPr>
        <w:t>)</w:t>
      </w:r>
    </w:p>
    <w:p w14:paraId="73BFA6B6" w14:textId="77777777" w:rsidR="00E43E4C" w:rsidRPr="003252F4" w:rsidRDefault="00E43E4C" w:rsidP="00E43E4C">
      <w:pPr>
        <w:spacing w:before="240" w:after="240"/>
        <w:rPr>
          <w:moveTo w:id="763" w:author="Adriana Carvalho" w:date="2018-04-27T22:18:00Z"/>
          <w:rFonts w:cs="Arial"/>
          <w:noProof/>
          <w:sz w:val="20"/>
          <w:lang w:eastAsia="pt-BR"/>
        </w:rPr>
      </w:pPr>
      <w:moveToRangeStart w:id="764" w:author="Adriana Carvalho" w:date="2018-04-27T22:18:00Z" w:name="move512630860"/>
      <w:moveTo w:id="765" w:author="Adriana Carvalho" w:date="2018-04-27T22:18:00Z">
        <w:r w:rsidRPr="003252F4">
          <w:rPr>
            <w:rFonts w:eastAsia="MS Mincho" w:cs="Arial"/>
            <w:b/>
            <w:bCs/>
            <w:sz w:val="20"/>
            <w:lang w:val="pt-PT"/>
          </w:rPr>
          <w:t xml:space="preserve">Figura 7. </w:t>
        </w:r>
        <w:r w:rsidRPr="003252F4">
          <w:rPr>
            <w:rFonts w:eastAsia="MS Mincho" w:cs="Arial"/>
            <w:bCs/>
            <w:sz w:val="20"/>
            <w:lang w:val="pt-PT"/>
          </w:rPr>
          <w:t>Representação das superfícies transdutoras modificadas pelo PQ-AMS (à esquerda) e PQ-Cis (à direita)</w:t>
        </w:r>
        <w:r w:rsidRPr="003252F4">
          <w:rPr>
            <w:rFonts w:cs="Arial"/>
            <w:noProof/>
            <w:sz w:val="20"/>
            <w:lang w:eastAsia="pt-BR"/>
          </w:rPr>
          <w:t xml:space="preserve"> </w:t>
        </w:r>
      </w:moveTo>
    </w:p>
    <w:p w14:paraId="1A6B9B49" w14:textId="77777777" w:rsidR="00E43E4C" w:rsidRPr="003252F4" w:rsidDel="00A847DE" w:rsidRDefault="00E43E4C" w:rsidP="00E43E4C">
      <w:pPr>
        <w:spacing w:before="240" w:after="240"/>
        <w:jc w:val="center"/>
        <w:rPr>
          <w:del w:id="766" w:author="Adriana Carvalho" w:date="2018-04-28T18:01:00Z"/>
          <w:moveTo w:id="767" w:author="Adriana Carvalho" w:date="2018-04-27T22:18:00Z"/>
          <w:rFonts w:eastAsia="MS Mincho" w:cs="Arial"/>
          <w:bCs/>
        </w:rPr>
      </w:pPr>
      <w:moveTo w:id="768" w:author="Adriana Carvalho" w:date="2018-04-27T22:18:00Z">
        <w:r w:rsidRPr="003252F4">
          <w:rPr>
            <w:rFonts w:cs="Arial"/>
            <w:noProof/>
            <w:lang w:val="en-US"/>
          </w:rPr>
          <w:drawing>
            <wp:inline distT="0" distB="0" distL="0" distR="0" wp14:anchorId="2D310594" wp14:editId="189766EB">
              <wp:extent cx="5760000" cy="3669920"/>
              <wp:effectExtent l="0" t="0" r="0" b="6985"/>
              <wp:docPr id="16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9"/>
                      <a:srcRect l="1048" t="5327" r="22552" b="8136"/>
                      <a:stretch/>
                    </pic:blipFill>
                    <pic:spPr bwMode="auto">
                      <a:xfrm>
                        <a:off x="0" y="0"/>
                        <a:ext cx="5760000" cy="366992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moveTo>
    </w:p>
    <w:moveToRangeEnd w:id="764"/>
    <w:p w14:paraId="1F5D0340" w14:textId="77777777" w:rsidR="00A15C78" w:rsidRPr="00A15C78" w:rsidRDefault="00A15C78">
      <w:pPr>
        <w:spacing w:before="240" w:after="240"/>
        <w:jc w:val="center"/>
        <w:rPr>
          <w:sz w:val="20"/>
        </w:rPr>
        <w:pPrChange w:id="769" w:author="Adriana Carvalho" w:date="2018-04-28T18:01:00Z">
          <w:pPr>
            <w:ind w:firstLine="709"/>
          </w:pPr>
        </w:pPrChange>
      </w:pPr>
    </w:p>
    <w:p w14:paraId="4E52671F" w14:textId="77777777" w:rsidR="00A65A06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  <w:szCs w:val="20"/>
        </w:rPr>
        <w:lastRenderedPageBreak/>
        <w:t>Figura 1</w:t>
      </w:r>
      <w:r w:rsidR="00A15C78">
        <w:rPr>
          <w:rFonts w:ascii="Arial" w:hAnsi="Arial" w:cs="Arial"/>
          <w:color w:val="auto"/>
          <w:sz w:val="20"/>
          <w:szCs w:val="20"/>
        </w:rPr>
        <w:t>2</w:t>
      </w:r>
      <w:r w:rsidRPr="003252F4">
        <w:rPr>
          <w:rFonts w:ascii="Arial" w:hAnsi="Arial" w:cs="Arial"/>
          <w:color w:val="auto"/>
          <w:sz w:val="20"/>
          <w:szCs w:val="20"/>
        </w:rPr>
        <w:t>.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a) Voltamograma Cíclico das superfícies </w:t>
      </w:r>
      <w:r w:rsidR="00436BDC">
        <w:rPr>
          <w:rFonts w:ascii="Arial" w:hAnsi="Arial" w:cs="Arial"/>
          <w:b w:val="0"/>
          <w:color w:val="auto"/>
          <w:sz w:val="20"/>
          <w:szCs w:val="20"/>
        </w:rPr>
        <w:t>após a imobilização do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PQ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 xml:space="preserve">funcionalizado por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AMS (a’) e Cis (a’’). b) 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Representação Nyquist da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EIE das superfícies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após a imobilização do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 xml:space="preserve"> PQ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 xml:space="preserve">funcionalizado por 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AMS (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b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’) e Cis (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b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’’)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)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. 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pH = 7.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14:paraId="4A4AE4EE" w14:textId="77777777" w:rsidR="003252F4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0A6C4CAF" wp14:editId="52F6BF62">
            <wp:extent cx="5760000" cy="2171077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u SAM PQ.png"/>
                    <pic:cNvPicPr/>
                  </pic:nvPicPr>
                  <pic:blipFill rotWithShape="1">
                    <a:blip r:embed="rId20"/>
                    <a:srcRect l="6248" t="25782" r="6706" b="15890"/>
                    <a:stretch/>
                  </pic:blipFill>
                  <pic:spPr bwMode="auto">
                    <a:xfrm>
                      <a:off x="0" y="0"/>
                      <a:ext cx="5760000" cy="217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63D620B" w14:textId="77777777" w:rsidR="00436BDC" w:rsidRDefault="00436BDC" w:rsidP="00436BDC">
      <w:pPr>
        <w:ind w:firstLine="709"/>
        <w:rPr>
          <w:lang w:val="pt-PT"/>
        </w:rPr>
      </w:pPr>
      <w:r>
        <w:rPr>
          <w:lang w:val="pt-PT"/>
        </w:rPr>
        <w:t>Não há evidências de grandes mudanças nos voltamogramas para</w:t>
      </w:r>
      <w:r w:rsidR="007E3962">
        <w:rPr>
          <w:lang w:val="pt-PT"/>
        </w:rPr>
        <w:t xml:space="preserve"> os sistemas após a imobilização do PQ funcionalizado por AMS (EAu/SAM Cis/PQ-AMS) ou por Cis (EAu/SAM AMP/PQ-Cis)</w:t>
      </w:r>
      <w:r w:rsidR="00425E48" w:rsidRPr="00425E48">
        <w:rPr>
          <w:lang w:val="pt-PT"/>
        </w:rPr>
        <w:t xml:space="preserve"> </w:t>
      </w:r>
      <w:r w:rsidR="00425E48">
        <w:rPr>
          <w:lang w:val="pt-PT"/>
        </w:rPr>
        <w:t>(Figura 12.a)</w:t>
      </w:r>
      <w:r w:rsidR="007E3962">
        <w:rPr>
          <w:lang w:val="pt-PT"/>
        </w:rPr>
        <w:t>. Através dos parâmetros obtidos (Tabela 5), não há mudanças estatisticamente significativas entre os sistemas.</w:t>
      </w:r>
    </w:p>
    <w:p w14:paraId="6BE702D4" w14:textId="77777777" w:rsidR="008956CD" w:rsidRPr="00086FC1" w:rsidRDefault="008956CD" w:rsidP="002F414D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5</w:t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</w:t>
      </w:r>
      <w:r w:rsidR="002F414D">
        <w:rPr>
          <w:rFonts w:ascii="Arial" w:hAnsi="Arial" w:cs="Arial"/>
          <w:b w:val="0"/>
          <w:color w:val="auto"/>
          <w:sz w:val="20"/>
        </w:rPr>
        <w:t>após imobilização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de PQ funcionalizado 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AMS</w:t>
      </w:r>
      <w:r w:rsidRPr="00086FC1">
        <w:rPr>
          <w:rFonts w:ascii="Arial" w:hAnsi="Arial" w:cs="Arial"/>
          <w:b w:val="0"/>
          <w:color w:val="auto"/>
          <w:sz w:val="20"/>
        </w:rPr>
        <w:t xml:space="preserve"> e </w:t>
      </w:r>
      <w:r w:rsidR="002F414D">
        <w:rPr>
          <w:rFonts w:ascii="Arial" w:hAnsi="Arial" w:cs="Arial"/>
          <w:b w:val="0"/>
          <w:color w:val="auto"/>
          <w:sz w:val="20"/>
        </w:rPr>
        <w:t>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Cis</w:t>
      </w:r>
      <w:r w:rsidRPr="00086FC1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770" w:author="Adriana Carvalho" w:date="2018-05-02T02:03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679"/>
        <w:gridCol w:w="1527"/>
        <w:gridCol w:w="1527"/>
        <w:gridCol w:w="1614"/>
        <w:gridCol w:w="1413"/>
        <w:gridCol w:w="1527"/>
        <w:tblGridChange w:id="771">
          <w:tblGrid>
            <w:gridCol w:w="1591"/>
            <w:gridCol w:w="1278"/>
            <w:gridCol w:w="1278"/>
            <w:gridCol w:w="1306"/>
            <w:gridCol w:w="1278"/>
            <w:gridCol w:w="1278"/>
          </w:tblGrid>
        </w:tblGridChange>
      </w:tblGrid>
      <w:tr w:rsidR="00DE73EF" w:rsidRPr="00DE73EF" w14:paraId="1D09C2C6" w14:textId="77777777" w:rsidTr="000B6724">
        <w:trPr>
          <w:trHeight w:val="737"/>
          <w:jc w:val="center"/>
          <w:trPrChange w:id="772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04" w:type="pct"/>
            <w:tcBorders>
              <w:top w:val="single" w:sz="18" w:space="0" w:color="auto"/>
            </w:tcBorders>
            <w:vAlign w:val="center"/>
            <w:tcPrChange w:id="773" w:author="Adriana Carvalho" w:date="2018-05-02T02:03:00Z">
              <w:tcPr>
                <w:tcW w:w="857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1864801F" w14:textId="77777777" w:rsidR="00DE73EF" w:rsidRPr="00DE73EF" w:rsidRDefault="00DE73EF" w:rsidP="003A4834">
            <w:pPr>
              <w:jc w:val="center"/>
              <w:rPr>
                <w:rFonts w:cs="Arial"/>
                <w:b/>
                <w:sz w:val="20"/>
                <w:szCs w:val="20"/>
                <w:rPrChange w:id="774" w:author="Adriana Carvalho" w:date="2018-05-02T02:02:00Z">
                  <w:rPr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775" w:author="Adriana Carvalho" w:date="2018-05-02T02:02:00Z">
                  <w:rPr>
                    <w:rFonts w:cs="Arial"/>
                    <w:b/>
                  </w:rPr>
                </w:rPrChange>
              </w:rPr>
              <w:t>Sistema</w:t>
            </w:r>
          </w:p>
        </w:tc>
        <w:tc>
          <w:tcPr>
            <w:tcW w:w="822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776" w:author="Adriana Carvalho" w:date="2018-05-02T02:03:00Z">
              <w:tcPr>
                <w:tcW w:w="688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6293D789" w14:textId="332CDFBC" w:rsidR="00DE73EF" w:rsidRPr="00DE73EF" w:rsidDel="00DE73EF" w:rsidRDefault="00DE73EF" w:rsidP="003A4834">
            <w:pPr>
              <w:jc w:val="center"/>
              <w:rPr>
                <w:del w:id="777" w:author="Adriana Carvalho" w:date="2018-05-02T01:58:00Z"/>
                <w:rFonts w:cs="Arial"/>
                <w:b/>
                <w:sz w:val="20"/>
                <w:szCs w:val="20"/>
                <w:rPrChange w:id="778" w:author="Adriana Carvalho" w:date="2018-05-02T02:02:00Z">
                  <w:rPr>
                    <w:del w:id="779" w:author="Adriana Carvalho" w:date="2018-05-02T01:58:00Z"/>
                    <w:rFonts w:cs="Arial"/>
                    <w:b/>
                  </w:rPr>
                </w:rPrChange>
              </w:rPr>
            </w:pPr>
            <w:proofErr w:type="spellStart"/>
            <w:ins w:id="780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781" w:author="Adriana Carvalho" w:date="2018-05-02T02:02:00Z">
                    <w:rPr>
                      <w:rFonts w:cs="Arial"/>
                      <w:b/>
                    </w:rPr>
                  </w:rPrChange>
                </w:rPr>
                <w:t>j</w:t>
              </w:r>
            </w:ins>
            <w:del w:id="782" w:author="Adriana Carvalho" w:date="2018-05-02T01:58:00Z">
              <w:r w:rsidRPr="00DE73EF" w:rsidDel="00DE73EF">
                <w:rPr>
                  <w:rFonts w:cs="Arial"/>
                  <w:b/>
                  <w:sz w:val="20"/>
                  <w:szCs w:val="20"/>
                  <w:rPrChange w:id="783" w:author="Adriana Carvalho" w:date="2018-05-02T02:02:00Z">
                    <w:rPr>
                      <w:rFonts w:cs="Arial"/>
                      <w:b/>
                    </w:rPr>
                  </w:rPrChange>
                </w:rPr>
                <w:delText>J</w:delText>
              </w:r>
            </w:del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784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proofErr w:type="spellEnd"/>
            <w:ins w:id="785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786" w:author="Adriana Carvalho" w:date="2018-05-02T02:02:00Z">
                    <w:rPr>
                      <w:rFonts w:cs="Arial"/>
                      <w:b/>
                    </w:rPr>
                  </w:rPrChange>
                </w:rPr>
                <w:t xml:space="preserve"> </w:t>
              </w:r>
            </w:ins>
          </w:p>
          <w:p w14:paraId="5CC09E66" w14:textId="77777777" w:rsidR="00DE73EF" w:rsidRPr="00DE73EF" w:rsidRDefault="00DE73EF" w:rsidP="00DE73EF">
            <w:pPr>
              <w:jc w:val="center"/>
              <w:rPr>
                <w:rFonts w:cs="Arial"/>
                <w:b/>
                <w:sz w:val="20"/>
                <w:szCs w:val="20"/>
                <w:rPrChange w:id="787" w:author="Adriana Carvalho" w:date="2018-05-02T02:02:00Z">
                  <w:rPr>
                    <w:rFonts w:cs="Arial"/>
                    <w:b/>
                  </w:rPr>
                </w:rPrChange>
              </w:rPr>
              <w:pPrChange w:id="788" w:author="Adriana Carvalho" w:date="2018-05-02T01:58:00Z">
                <w:pPr>
                  <w:jc w:val="center"/>
                </w:pPr>
              </w:pPrChange>
            </w:pPr>
            <w:r w:rsidRPr="00DE73EF">
              <w:rPr>
                <w:rFonts w:cs="Arial"/>
                <w:b/>
                <w:sz w:val="20"/>
                <w:szCs w:val="20"/>
                <w:rPrChange w:id="789" w:author="Adriana Carvalho" w:date="2018-05-02T02:02:00Z">
                  <w:rPr>
                    <w:rFonts w:cs="Arial"/>
                    <w:b/>
                  </w:rPr>
                </w:rPrChange>
              </w:rPr>
              <w:t>(A m</w:t>
            </w:r>
            <w:r w:rsidRPr="00DE73EF">
              <w:rPr>
                <w:rFonts w:cs="Arial"/>
                <w:b/>
                <w:sz w:val="20"/>
                <w:szCs w:val="20"/>
                <w:vertAlign w:val="superscript"/>
                <w:rPrChange w:id="790" w:author="Adriana Carvalho" w:date="2018-05-02T02:02:00Z">
                  <w:rPr>
                    <w:rFonts w:cs="Arial"/>
                    <w:b/>
                    <w:vertAlign w:val="superscript"/>
                  </w:rPr>
                </w:rPrChange>
              </w:rPr>
              <w:t>-2</w:t>
            </w:r>
            <w:r w:rsidRPr="00DE73EF">
              <w:rPr>
                <w:rFonts w:cs="Arial"/>
                <w:b/>
                <w:sz w:val="20"/>
                <w:szCs w:val="20"/>
                <w:rPrChange w:id="791" w:author="Adriana Carvalho" w:date="2018-05-02T02:02:00Z">
                  <w:rPr>
                    <w:rFonts w:cs="Arial"/>
                    <w:b/>
                  </w:rPr>
                </w:rPrChange>
              </w:rPr>
              <w:t>)</w:t>
            </w:r>
          </w:p>
        </w:tc>
        <w:tc>
          <w:tcPr>
            <w:tcW w:w="822" w:type="pct"/>
            <w:tcBorders>
              <w:top w:val="single" w:sz="18" w:space="0" w:color="auto"/>
            </w:tcBorders>
            <w:vAlign w:val="center"/>
            <w:tcPrChange w:id="792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489A404" w14:textId="5B8FFAF9" w:rsidR="00DE73EF" w:rsidRPr="00DE73EF" w:rsidDel="00DE73EF" w:rsidRDefault="00DE73EF" w:rsidP="003A4834">
            <w:pPr>
              <w:jc w:val="center"/>
              <w:rPr>
                <w:del w:id="793" w:author="Adriana Carvalho" w:date="2018-05-02T01:58:00Z"/>
                <w:rFonts w:cs="Arial"/>
                <w:b/>
                <w:sz w:val="20"/>
                <w:szCs w:val="20"/>
                <w:rPrChange w:id="794" w:author="Adriana Carvalho" w:date="2018-05-02T02:02:00Z">
                  <w:rPr>
                    <w:del w:id="795" w:author="Adriana Carvalho" w:date="2018-05-02T01:58:00Z"/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796" w:author="Adriana Carvalho" w:date="2018-05-02T02:02:00Z">
                  <w:rPr>
                    <w:rFonts w:cs="Arial"/>
                    <w:b/>
                  </w:rPr>
                </w:rPrChange>
              </w:rPr>
              <w:t>E</w:t>
            </w:r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797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ins w:id="798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799" w:author="Adriana Carvalho" w:date="2018-05-02T02:02:00Z">
                    <w:rPr>
                      <w:rFonts w:cs="Arial"/>
                      <w:b/>
                    </w:rPr>
                  </w:rPrChange>
                </w:rPr>
                <w:t xml:space="preserve"> </w:t>
              </w:r>
            </w:ins>
          </w:p>
          <w:p w14:paraId="0F661C0D" w14:textId="77777777" w:rsidR="00DE73EF" w:rsidRPr="00DE73EF" w:rsidRDefault="00DE73EF" w:rsidP="00DE73EF">
            <w:pPr>
              <w:jc w:val="center"/>
              <w:rPr>
                <w:rFonts w:cs="Arial"/>
                <w:b/>
                <w:sz w:val="20"/>
                <w:szCs w:val="20"/>
                <w:rPrChange w:id="800" w:author="Adriana Carvalho" w:date="2018-05-02T02:02:00Z">
                  <w:rPr>
                    <w:rFonts w:cs="Arial"/>
                    <w:b/>
                  </w:rPr>
                </w:rPrChange>
              </w:rPr>
              <w:pPrChange w:id="801" w:author="Adriana Carvalho" w:date="2018-05-02T01:58:00Z">
                <w:pPr>
                  <w:jc w:val="center"/>
                </w:pPr>
              </w:pPrChange>
            </w:pPr>
            <w:r w:rsidRPr="00DE73EF">
              <w:rPr>
                <w:rFonts w:cs="Arial"/>
                <w:b/>
                <w:sz w:val="20"/>
                <w:szCs w:val="20"/>
                <w:rPrChange w:id="802" w:author="Adriana Carvalho" w:date="2018-05-02T02:02:00Z">
                  <w:rPr>
                    <w:rFonts w:cs="Arial"/>
                    <w:b/>
                  </w:rPr>
                </w:rPrChange>
              </w:rPr>
              <w:t>(V)</w:t>
            </w:r>
          </w:p>
        </w:tc>
        <w:tc>
          <w:tcPr>
            <w:tcW w:w="869" w:type="pct"/>
            <w:tcBorders>
              <w:top w:val="single" w:sz="18" w:space="0" w:color="auto"/>
            </w:tcBorders>
            <w:vAlign w:val="center"/>
            <w:tcPrChange w:id="803" w:author="Adriana Carvalho" w:date="2018-05-02T02:03:00Z">
              <w:tcPr>
                <w:tcW w:w="70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5B4ED618" w14:textId="26CB6305" w:rsidR="00DE73EF" w:rsidRPr="00DE73EF" w:rsidDel="00DE73EF" w:rsidRDefault="00DE73EF" w:rsidP="003A4834">
            <w:pPr>
              <w:jc w:val="center"/>
              <w:rPr>
                <w:del w:id="804" w:author="Adriana Carvalho" w:date="2018-05-02T01:58:00Z"/>
                <w:rFonts w:cs="Arial"/>
                <w:b/>
                <w:sz w:val="20"/>
                <w:szCs w:val="20"/>
                <w:rPrChange w:id="805" w:author="Adriana Carvalho" w:date="2018-05-02T02:02:00Z">
                  <w:rPr>
                    <w:del w:id="806" w:author="Adriana Carvalho" w:date="2018-05-02T01:58:00Z"/>
                    <w:rFonts w:cs="Arial"/>
                    <w:b/>
                  </w:rPr>
                </w:rPrChange>
              </w:rPr>
            </w:pPr>
            <w:proofErr w:type="spellStart"/>
            <w:ins w:id="807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808" w:author="Adriana Carvalho" w:date="2018-05-02T02:02:00Z">
                    <w:rPr>
                      <w:rFonts w:cs="Arial"/>
                      <w:b/>
                    </w:rPr>
                  </w:rPrChange>
                </w:rPr>
                <w:t>j</w:t>
              </w:r>
            </w:ins>
            <w:del w:id="809" w:author="Adriana Carvalho" w:date="2018-05-02T01:58:00Z">
              <w:r w:rsidRPr="00DE73EF" w:rsidDel="00DE73EF">
                <w:rPr>
                  <w:rFonts w:cs="Arial"/>
                  <w:b/>
                  <w:sz w:val="20"/>
                  <w:szCs w:val="20"/>
                  <w:rPrChange w:id="810" w:author="Adriana Carvalho" w:date="2018-05-02T02:02:00Z">
                    <w:rPr>
                      <w:rFonts w:cs="Arial"/>
                      <w:b/>
                    </w:rPr>
                  </w:rPrChange>
                </w:rPr>
                <w:delText>J</w:delText>
              </w:r>
            </w:del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811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proofErr w:type="spellEnd"/>
            <w:ins w:id="812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813" w:author="Adriana Carvalho" w:date="2018-05-02T02:02:00Z">
                    <w:rPr>
                      <w:rFonts w:cs="Arial"/>
                      <w:b/>
                    </w:rPr>
                  </w:rPrChange>
                </w:rPr>
                <w:t xml:space="preserve"> </w:t>
              </w:r>
            </w:ins>
          </w:p>
          <w:p w14:paraId="7A783979" w14:textId="77777777" w:rsidR="00DE73EF" w:rsidRPr="00DE73EF" w:rsidRDefault="00DE73EF" w:rsidP="00DE73EF">
            <w:pPr>
              <w:jc w:val="center"/>
              <w:rPr>
                <w:rFonts w:cs="Arial"/>
                <w:b/>
                <w:sz w:val="20"/>
                <w:szCs w:val="20"/>
                <w:rPrChange w:id="814" w:author="Adriana Carvalho" w:date="2018-05-02T02:02:00Z">
                  <w:rPr>
                    <w:rFonts w:cs="Arial"/>
                    <w:b/>
                  </w:rPr>
                </w:rPrChange>
              </w:rPr>
              <w:pPrChange w:id="815" w:author="Adriana Carvalho" w:date="2018-05-02T01:58:00Z">
                <w:pPr>
                  <w:jc w:val="center"/>
                </w:pPr>
              </w:pPrChange>
            </w:pPr>
            <w:r w:rsidRPr="00DE73EF">
              <w:rPr>
                <w:rFonts w:cs="Arial"/>
                <w:b/>
                <w:sz w:val="20"/>
                <w:szCs w:val="20"/>
                <w:rPrChange w:id="816" w:author="Adriana Carvalho" w:date="2018-05-02T02:02:00Z">
                  <w:rPr>
                    <w:rFonts w:cs="Arial"/>
                    <w:b/>
                  </w:rPr>
                </w:rPrChange>
              </w:rPr>
              <w:t>(A m</w:t>
            </w:r>
            <w:r w:rsidRPr="00DE73EF">
              <w:rPr>
                <w:rFonts w:cs="Arial"/>
                <w:b/>
                <w:sz w:val="20"/>
                <w:szCs w:val="20"/>
                <w:vertAlign w:val="superscript"/>
                <w:rPrChange w:id="817" w:author="Adriana Carvalho" w:date="2018-05-02T02:02:00Z">
                  <w:rPr>
                    <w:rFonts w:cs="Arial"/>
                    <w:b/>
                    <w:vertAlign w:val="superscript"/>
                  </w:rPr>
                </w:rPrChange>
              </w:rPr>
              <w:t>-2</w:t>
            </w:r>
            <w:r w:rsidRPr="00DE73EF">
              <w:rPr>
                <w:rFonts w:cs="Arial"/>
                <w:b/>
                <w:sz w:val="20"/>
                <w:szCs w:val="20"/>
                <w:rPrChange w:id="818" w:author="Adriana Carvalho" w:date="2018-05-02T02:02:00Z">
                  <w:rPr>
                    <w:rFonts w:cs="Arial"/>
                    <w:b/>
                  </w:rPr>
                </w:rPrChange>
              </w:rPr>
              <w:t>)</w:t>
            </w:r>
          </w:p>
        </w:tc>
        <w:tc>
          <w:tcPr>
            <w:tcW w:w="761" w:type="pct"/>
            <w:tcBorders>
              <w:top w:val="single" w:sz="18" w:space="0" w:color="auto"/>
            </w:tcBorders>
            <w:vAlign w:val="center"/>
            <w:tcPrChange w:id="819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141C03B" w14:textId="63A28AF6" w:rsidR="00DE73EF" w:rsidRPr="00DE73EF" w:rsidDel="00DE73EF" w:rsidRDefault="00DE73EF" w:rsidP="003A4834">
            <w:pPr>
              <w:jc w:val="center"/>
              <w:rPr>
                <w:del w:id="820" w:author="Adriana Carvalho" w:date="2018-05-02T01:58:00Z"/>
                <w:rFonts w:cs="Arial"/>
                <w:b/>
                <w:sz w:val="20"/>
                <w:szCs w:val="20"/>
                <w:vertAlign w:val="subscript"/>
                <w:rPrChange w:id="821" w:author="Adriana Carvalho" w:date="2018-05-02T02:02:00Z">
                  <w:rPr>
                    <w:del w:id="822" w:author="Adriana Carvalho" w:date="2018-05-02T01:58:00Z"/>
                    <w:rFonts w:cs="Arial"/>
                    <w:b/>
                    <w:vertAlign w:val="subscript"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823" w:author="Adriana Carvalho" w:date="2018-05-02T02:02:00Z">
                  <w:rPr>
                    <w:rFonts w:cs="Arial"/>
                    <w:b/>
                  </w:rPr>
                </w:rPrChange>
              </w:rPr>
              <w:t>E</w:t>
            </w:r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824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ins w:id="825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826" w:author="Adriana Carvalho" w:date="2018-05-02T02:02:00Z">
                    <w:rPr>
                      <w:rFonts w:cs="Arial"/>
                      <w:b/>
                    </w:rPr>
                  </w:rPrChange>
                </w:rPr>
                <w:t xml:space="preserve"> </w:t>
              </w:r>
            </w:ins>
          </w:p>
          <w:p w14:paraId="02787938" w14:textId="77777777" w:rsidR="00DE73EF" w:rsidRPr="00DE73EF" w:rsidRDefault="00DE73EF" w:rsidP="00DE73EF">
            <w:pPr>
              <w:jc w:val="center"/>
              <w:rPr>
                <w:rFonts w:cs="Arial"/>
                <w:b/>
                <w:sz w:val="20"/>
                <w:szCs w:val="20"/>
                <w:rPrChange w:id="827" w:author="Adriana Carvalho" w:date="2018-05-02T02:02:00Z">
                  <w:rPr>
                    <w:rFonts w:cs="Arial"/>
                    <w:b/>
                  </w:rPr>
                </w:rPrChange>
              </w:rPr>
              <w:pPrChange w:id="828" w:author="Adriana Carvalho" w:date="2018-05-02T01:58:00Z">
                <w:pPr>
                  <w:jc w:val="center"/>
                </w:pPr>
              </w:pPrChange>
            </w:pPr>
            <w:r w:rsidRPr="00DE73EF">
              <w:rPr>
                <w:rFonts w:cs="Arial"/>
                <w:b/>
                <w:sz w:val="20"/>
                <w:szCs w:val="20"/>
                <w:rPrChange w:id="829" w:author="Adriana Carvalho" w:date="2018-05-02T02:02:00Z">
                  <w:rPr>
                    <w:rFonts w:cs="Arial"/>
                    <w:b/>
                  </w:rPr>
                </w:rPrChange>
              </w:rPr>
              <w:t>(V)</w:t>
            </w:r>
          </w:p>
        </w:tc>
        <w:tc>
          <w:tcPr>
            <w:tcW w:w="822" w:type="pct"/>
            <w:tcBorders>
              <w:top w:val="single" w:sz="18" w:space="0" w:color="auto"/>
            </w:tcBorders>
            <w:vAlign w:val="center"/>
            <w:tcPrChange w:id="830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2CF0E77" w14:textId="6DB9D888" w:rsidR="00DE73EF" w:rsidRPr="00DE73EF" w:rsidDel="00DE73EF" w:rsidRDefault="00DE73EF" w:rsidP="003A4834">
            <w:pPr>
              <w:jc w:val="center"/>
              <w:rPr>
                <w:del w:id="831" w:author="Adriana Carvalho" w:date="2018-05-02T01:58:00Z"/>
                <w:rFonts w:cs="Arial"/>
                <w:b/>
                <w:sz w:val="20"/>
                <w:szCs w:val="20"/>
                <w:rPrChange w:id="832" w:author="Adriana Carvalho" w:date="2018-05-02T02:02:00Z">
                  <w:rPr>
                    <w:del w:id="833" w:author="Adriana Carvalho" w:date="2018-05-02T01:58:00Z"/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834" w:author="Adriana Carvalho" w:date="2018-05-02T02:02:00Z">
                  <w:rPr>
                    <w:rFonts w:cs="Arial"/>
                    <w:b/>
                  </w:rPr>
                </w:rPrChange>
              </w:rPr>
              <w:t>∆E</w:t>
            </w:r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835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</w:t>
            </w:r>
            <w:ins w:id="836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837" w:author="Adriana Carvalho" w:date="2018-05-02T02:02:00Z">
                    <w:rPr>
                      <w:rFonts w:cs="Arial"/>
                      <w:b/>
                    </w:rPr>
                  </w:rPrChange>
                </w:rPr>
                <w:t xml:space="preserve"> </w:t>
              </w:r>
            </w:ins>
          </w:p>
          <w:p w14:paraId="3C6AE31E" w14:textId="77777777" w:rsidR="00DE73EF" w:rsidRPr="00DE73EF" w:rsidRDefault="00DE73EF" w:rsidP="00DE73EF">
            <w:pPr>
              <w:jc w:val="center"/>
              <w:rPr>
                <w:rFonts w:cs="Arial"/>
                <w:b/>
                <w:sz w:val="20"/>
                <w:szCs w:val="20"/>
                <w:rPrChange w:id="838" w:author="Adriana Carvalho" w:date="2018-05-02T02:02:00Z">
                  <w:rPr>
                    <w:rFonts w:cs="Arial"/>
                    <w:b/>
                  </w:rPr>
                </w:rPrChange>
              </w:rPr>
              <w:pPrChange w:id="839" w:author="Adriana Carvalho" w:date="2018-05-02T01:58:00Z">
                <w:pPr>
                  <w:jc w:val="center"/>
                </w:pPr>
              </w:pPrChange>
            </w:pPr>
            <w:r w:rsidRPr="00DE73EF">
              <w:rPr>
                <w:rFonts w:cs="Arial"/>
                <w:b/>
                <w:sz w:val="20"/>
                <w:szCs w:val="20"/>
                <w:rPrChange w:id="840" w:author="Adriana Carvalho" w:date="2018-05-02T02:02:00Z">
                  <w:rPr>
                    <w:rFonts w:cs="Arial"/>
                    <w:b/>
                  </w:rPr>
                </w:rPrChange>
              </w:rPr>
              <w:t>(V)</w:t>
            </w:r>
          </w:p>
        </w:tc>
      </w:tr>
      <w:tr w:rsidR="00DE73EF" w:rsidRPr="00DE73EF" w14:paraId="3441F61C" w14:textId="77777777" w:rsidTr="000B6724">
        <w:trPr>
          <w:trHeight w:val="737"/>
          <w:jc w:val="center"/>
          <w:trPrChange w:id="841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04" w:type="pct"/>
            <w:vAlign w:val="center"/>
            <w:tcPrChange w:id="842" w:author="Adriana Carvalho" w:date="2018-05-02T02:03:00Z">
              <w:tcPr>
                <w:tcW w:w="857" w:type="pct"/>
                <w:vAlign w:val="center"/>
              </w:tcPr>
            </w:tcPrChange>
          </w:tcPr>
          <w:p w14:paraId="1A81D97C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43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DE73EF">
              <w:rPr>
                <w:rFonts w:cs="Arial"/>
                <w:sz w:val="20"/>
                <w:szCs w:val="20"/>
                <w:rPrChange w:id="844" w:author="Adriana Carvalho" w:date="2018-05-02T02:02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DE73EF">
              <w:rPr>
                <w:rFonts w:cs="Arial"/>
                <w:sz w:val="20"/>
                <w:szCs w:val="20"/>
                <w:rPrChange w:id="845" w:author="Adriana Carvalho" w:date="2018-05-02T02:02:00Z">
                  <w:rPr>
                    <w:rFonts w:cs="Arial"/>
                    <w:sz w:val="18"/>
                  </w:rPr>
                </w:rPrChange>
              </w:rPr>
              <w:t>/SAM Cis/PQ-AMS</w:t>
            </w:r>
          </w:p>
        </w:tc>
        <w:tc>
          <w:tcPr>
            <w:tcW w:w="822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846" w:author="Adriana Carvalho" w:date="2018-05-02T02:03:00Z">
              <w:tcPr>
                <w:tcW w:w="688" w:type="pct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02811C54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47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48" w:author="Adriana Carvalho" w:date="2018-05-02T02:02:00Z">
                  <w:rPr>
                    <w:rFonts w:cs="Arial"/>
                    <w:sz w:val="18"/>
                  </w:rPr>
                </w:rPrChange>
              </w:rPr>
              <w:t>3,20</w:t>
            </w:r>
            <w:del w:id="849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5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142</w:delText>
              </w:r>
            </w:del>
            <w:r w:rsidRPr="00DE73EF">
              <w:rPr>
                <w:rFonts w:cs="Arial"/>
                <w:sz w:val="20"/>
                <w:szCs w:val="20"/>
                <w:rPrChange w:id="851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0,06</w:t>
            </w:r>
            <w:del w:id="852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53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319</w:delText>
              </w:r>
            </w:del>
          </w:p>
        </w:tc>
        <w:tc>
          <w:tcPr>
            <w:tcW w:w="822" w:type="pct"/>
            <w:vAlign w:val="center"/>
            <w:tcPrChange w:id="854" w:author="Adriana Carvalho" w:date="2018-05-02T02:03:00Z">
              <w:tcPr>
                <w:tcW w:w="688" w:type="pct"/>
                <w:vAlign w:val="center"/>
              </w:tcPr>
            </w:tcPrChange>
          </w:tcPr>
          <w:p w14:paraId="2E28716C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55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56" w:author="Adriana Carvalho" w:date="2018-05-02T02:02:00Z">
                  <w:rPr>
                    <w:rFonts w:cs="Arial"/>
                    <w:sz w:val="18"/>
                  </w:rPr>
                </w:rPrChange>
              </w:rPr>
              <w:t>0,255</w:t>
            </w:r>
            <w:del w:id="857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58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34</w:delText>
              </w:r>
            </w:del>
            <w:r w:rsidRPr="00DE73EF">
              <w:rPr>
                <w:rFonts w:cs="Arial"/>
                <w:sz w:val="20"/>
                <w:szCs w:val="20"/>
                <w:rPrChange w:id="859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0,003</w:t>
            </w:r>
            <w:del w:id="860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61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07</w:delText>
              </w:r>
            </w:del>
          </w:p>
        </w:tc>
        <w:tc>
          <w:tcPr>
            <w:tcW w:w="869" w:type="pct"/>
            <w:vAlign w:val="center"/>
            <w:tcPrChange w:id="862" w:author="Adriana Carvalho" w:date="2018-05-02T02:03:00Z">
              <w:tcPr>
                <w:tcW w:w="703" w:type="pct"/>
                <w:vAlign w:val="center"/>
              </w:tcPr>
            </w:tcPrChange>
          </w:tcPr>
          <w:p w14:paraId="60940AD6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63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64" w:author="Adriana Carvalho" w:date="2018-05-02T02:02:00Z">
                  <w:rPr>
                    <w:rFonts w:cs="Arial"/>
                    <w:sz w:val="18"/>
                  </w:rPr>
                </w:rPrChange>
              </w:rPr>
              <w:t>-3,1</w:t>
            </w:r>
            <w:del w:id="865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66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0021</w:delText>
              </w:r>
            </w:del>
            <w:r w:rsidRPr="00DE73EF">
              <w:rPr>
                <w:rFonts w:cs="Arial"/>
                <w:sz w:val="20"/>
                <w:szCs w:val="20"/>
                <w:rPrChange w:id="867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0,1</w:t>
            </w:r>
            <w:del w:id="868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6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3845</w:delText>
              </w:r>
            </w:del>
          </w:p>
        </w:tc>
        <w:tc>
          <w:tcPr>
            <w:tcW w:w="761" w:type="pct"/>
            <w:vAlign w:val="center"/>
            <w:tcPrChange w:id="870" w:author="Adriana Carvalho" w:date="2018-05-02T02:03:00Z">
              <w:tcPr>
                <w:tcW w:w="688" w:type="pct"/>
                <w:vAlign w:val="center"/>
              </w:tcPr>
            </w:tcPrChange>
          </w:tcPr>
          <w:p w14:paraId="2A7092FA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71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72" w:author="Adriana Carvalho" w:date="2018-05-02T02:02:00Z">
                  <w:rPr>
                    <w:rFonts w:cs="Arial"/>
                    <w:sz w:val="18"/>
                  </w:rPr>
                </w:rPrChange>
              </w:rPr>
              <w:t>0,177</w:t>
            </w:r>
            <w:del w:id="873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74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47</w:delText>
              </w:r>
            </w:del>
            <w:r w:rsidRPr="00DE73EF">
              <w:rPr>
                <w:rFonts w:cs="Arial"/>
                <w:sz w:val="20"/>
                <w:szCs w:val="20"/>
                <w:rPrChange w:id="875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0,001</w:t>
            </w:r>
            <w:del w:id="876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7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42</w:delText>
              </w:r>
            </w:del>
          </w:p>
        </w:tc>
        <w:tc>
          <w:tcPr>
            <w:tcW w:w="822" w:type="pct"/>
            <w:vAlign w:val="center"/>
            <w:tcPrChange w:id="878" w:author="Adriana Carvalho" w:date="2018-05-02T02:03:00Z">
              <w:tcPr>
                <w:tcW w:w="688" w:type="pct"/>
                <w:vAlign w:val="center"/>
              </w:tcPr>
            </w:tcPrChange>
          </w:tcPr>
          <w:p w14:paraId="3BC3557D" w14:textId="4A7AF114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79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80" w:author="Adriana Carvalho" w:date="2018-05-02T02:02:00Z">
                  <w:rPr>
                    <w:rFonts w:cs="Arial"/>
                    <w:sz w:val="18"/>
                  </w:rPr>
                </w:rPrChange>
              </w:rPr>
              <w:t>0,07</w:t>
            </w:r>
            <w:ins w:id="881" w:author="Adriana Carvalho" w:date="2018-05-02T01:58:00Z">
              <w:r w:rsidRPr="00DE73EF">
                <w:rPr>
                  <w:rFonts w:cs="Arial"/>
                  <w:sz w:val="20"/>
                  <w:szCs w:val="20"/>
                  <w:rPrChange w:id="88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8</w:t>
              </w:r>
            </w:ins>
            <w:del w:id="883" w:author="Adriana Carvalho" w:date="2018-05-02T01:58:00Z">
              <w:r w:rsidRPr="00DE73EF" w:rsidDel="00DE73EF">
                <w:rPr>
                  <w:rFonts w:cs="Arial"/>
                  <w:sz w:val="20"/>
                  <w:szCs w:val="20"/>
                  <w:rPrChange w:id="884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787</w:delText>
              </w:r>
            </w:del>
            <w:r w:rsidRPr="00DE73EF">
              <w:rPr>
                <w:rFonts w:cs="Arial"/>
                <w:sz w:val="20"/>
                <w:szCs w:val="20"/>
                <w:rPrChange w:id="885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0,003</w:t>
            </w:r>
            <w:del w:id="886" w:author="Adriana Carvalho" w:date="2018-05-02T01:58:00Z">
              <w:r w:rsidRPr="00DE73EF" w:rsidDel="00DE73EF">
                <w:rPr>
                  <w:rFonts w:cs="Arial"/>
                  <w:sz w:val="20"/>
                  <w:szCs w:val="20"/>
                  <w:rPrChange w:id="88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38</w:delText>
              </w:r>
            </w:del>
          </w:p>
        </w:tc>
      </w:tr>
      <w:tr w:rsidR="00DE73EF" w:rsidRPr="00DE73EF" w14:paraId="6152E7BA" w14:textId="77777777" w:rsidTr="000B6724">
        <w:trPr>
          <w:trHeight w:val="737"/>
          <w:jc w:val="center"/>
          <w:trPrChange w:id="888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04" w:type="pct"/>
            <w:tcBorders>
              <w:bottom w:val="single" w:sz="18" w:space="0" w:color="auto"/>
            </w:tcBorders>
            <w:vAlign w:val="center"/>
            <w:tcPrChange w:id="889" w:author="Adriana Carvalho" w:date="2018-05-02T02:03:00Z">
              <w:tcPr>
                <w:tcW w:w="857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618B6AE9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90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DE73EF">
              <w:rPr>
                <w:rFonts w:cs="Arial"/>
                <w:sz w:val="20"/>
                <w:szCs w:val="20"/>
                <w:rPrChange w:id="891" w:author="Adriana Carvalho" w:date="2018-05-02T02:02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DE73EF">
              <w:rPr>
                <w:rFonts w:cs="Arial"/>
                <w:sz w:val="20"/>
                <w:szCs w:val="20"/>
                <w:rPrChange w:id="892" w:author="Adriana Carvalho" w:date="2018-05-02T02:02:00Z">
                  <w:rPr>
                    <w:rFonts w:cs="Arial"/>
                    <w:sz w:val="18"/>
                  </w:rPr>
                </w:rPrChange>
              </w:rPr>
              <w:t>/SAM AMP/PQ-Cis</w:t>
            </w:r>
          </w:p>
        </w:tc>
        <w:tc>
          <w:tcPr>
            <w:tcW w:w="822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893" w:author="Adriana Carvalho" w:date="2018-05-02T02:03:00Z">
              <w:tcPr>
                <w:tcW w:w="688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3C914536" w14:textId="0DB4B918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94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95" w:author="Adriana Carvalho" w:date="2018-05-02T02:02:00Z">
                  <w:rPr>
                    <w:rFonts w:cs="Arial"/>
                    <w:sz w:val="18"/>
                  </w:rPr>
                </w:rPrChange>
              </w:rPr>
              <w:t>3,37</w:t>
            </w:r>
            <w:del w:id="896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89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400</w:delText>
              </w:r>
            </w:del>
            <w:r w:rsidRPr="00DE73EF">
              <w:rPr>
                <w:rFonts w:cs="Arial"/>
                <w:sz w:val="20"/>
                <w:szCs w:val="20"/>
                <w:rPrChange w:id="898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</w:t>
            </w:r>
            <w:ins w:id="899" w:author="Adriana Carvalho" w:date="2018-05-02T01:59:00Z">
              <w:r w:rsidRPr="00DE73EF">
                <w:rPr>
                  <w:rFonts w:cs="Arial"/>
                  <w:sz w:val="20"/>
                  <w:szCs w:val="20"/>
                  <w:rPrChange w:id="90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2</w:t>
              </w:r>
            </w:ins>
            <w:del w:id="901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0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1734</w:delText>
              </w:r>
            </w:del>
          </w:p>
        </w:tc>
        <w:tc>
          <w:tcPr>
            <w:tcW w:w="822" w:type="pct"/>
            <w:tcBorders>
              <w:bottom w:val="single" w:sz="18" w:space="0" w:color="auto"/>
            </w:tcBorders>
            <w:vAlign w:val="center"/>
            <w:tcPrChange w:id="903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2C18F6EB" w14:textId="692D7F8B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904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905" w:author="Adriana Carvalho" w:date="2018-05-02T02:02:00Z">
                  <w:rPr>
                    <w:rFonts w:cs="Arial"/>
                    <w:sz w:val="18"/>
                  </w:rPr>
                </w:rPrChange>
              </w:rPr>
              <w:t>0,254</w:t>
            </w:r>
            <w:del w:id="906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0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09</w:delText>
              </w:r>
            </w:del>
            <w:r w:rsidRPr="00DE73EF">
              <w:rPr>
                <w:rFonts w:cs="Arial"/>
                <w:sz w:val="20"/>
                <w:szCs w:val="20"/>
                <w:rPrChange w:id="908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</w:t>
            </w:r>
            <w:ins w:id="909" w:author="Adriana Carvalho" w:date="2018-05-02T01:59:00Z">
              <w:r w:rsidRPr="00DE73EF">
                <w:rPr>
                  <w:rFonts w:cs="Arial"/>
                  <w:sz w:val="20"/>
                  <w:szCs w:val="20"/>
                  <w:rPrChange w:id="91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3</w:t>
              </w:r>
            </w:ins>
            <w:del w:id="911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1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256</w:delText>
              </w:r>
            </w:del>
          </w:p>
        </w:tc>
        <w:tc>
          <w:tcPr>
            <w:tcW w:w="869" w:type="pct"/>
            <w:tcBorders>
              <w:bottom w:val="single" w:sz="18" w:space="0" w:color="auto"/>
            </w:tcBorders>
            <w:vAlign w:val="center"/>
            <w:tcPrChange w:id="913" w:author="Adriana Carvalho" w:date="2018-05-02T02:03:00Z">
              <w:tcPr>
                <w:tcW w:w="70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54C56817" w14:textId="2AE3646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914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915" w:author="Adriana Carvalho" w:date="2018-05-02T02:02:00Z">
                  <w:rPr>
                    <w:rFonts w:cs="Arial"/>
                    <w:sz w:val="18"/>
                  </w:rPr>
                </w:rPrChange>
              </w:rPr>
              <w:t>-3,</w:t>
            </w:r>
            <w:ins w:id="916" w:author="Adriana Carvalho" w:date="2018-05-02T01:59:00Z">
              <w:r w:rsidRPr="00DE73EF">
                <w:rPr>
                  <w:rFonts w:cs="Arial"/>
                  <w:sz w:val="20"/>
                  <w:szCs w:val="20"/>
                  <w:rPrChange w:id="91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2</w:t>
              </w:r>
            </w:ins>
            <w:del w:id="918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1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18839</w:delText>
              </w:r>
            </w:del>
            <w:r w:rsidRPr="00DE73EF">
              <w:rPr>
                <w:rFonts w:cs="Arial"/>
                <w:sz w:val="20"/>
                <w:szCs w:val="20"/>
                <w:rPrChange w:id="920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</w:t>
            </w:r>
            <w:ins w:id="921" w:author="Adriana Carvalho" w:date="2018-05-02T01:59:00Z">
              <w:r w:rsidRPr="00DE73EF">
                <w:rPr>
                  <w:rFonts w:cs="Arial"/>
                  <w:sz w:val="20"/>
                  <w:szCs w:val="20"/>
                  <w:rPrChange w:id="92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1</w:t>
              </w:r>
            </w:ins>
            <w:del w:id="923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24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09712</w:delText>
              </w:r>
            </w:del>
          </w:p>
        </w:tc>
        <w:tc>
          <w:tcPr>
            <w:tcW w:w="761" w:type="pct"/>
            <w:tcBorders>
              <w:bottom w:val="single" w:sz="18" w:space="0" w:color="auto"/>
            </w:tcBorders>
            <w:vAlign w:val="center"/>
            <w:tcPrChange w:id="925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34372893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926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927" w:author="Adriana Carvalho" w:date="2018-05-02T02:02:00Z">
                  <w:rPr>
                    <w:rFonts w:cs="Arial"/>
                    <w:sz w:val="18"/>
                  </w:rPr>
                </w:rPrChange>
              </w:rPr>
              <w:t>0,181</w:t>
            </w:r>
            <w:del w:id="928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2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15</w:delText>
              </w:r>
            </w:del>
            <w:r w:rsidRPr="00DE73EF">
              <w:rPr>
                <w:rFonts w:cs="Arial"/>
                <w:sz w:val="20"/>
                <w:szCs w:val="20"/>
                <w:rPrChange w:id="930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0,003</w:t>
            </w:r>
            <w:del w:id="931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3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07</w:delText>
              </w:r>
            </w:del>
          </w:p>
        </w:tc>
        <w:tc>
          <w:tcPr>
            <w:tcW w:w="822" w:type="pct"/>
            <w:tcBorders>
              <w:bottom w:val="single" w:sz="18" w:space="0" w:color="auto"/>
            </w:tcBorders>
            <w:vAlign w:val="center"/>
            <w:tcPrChange w:id="933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31C70A9" w14:textId="708F886D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934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935" w:author="Adriana Carvalho" w:date="2018-05-02T02:02:00Z">
                  <w:rPr>
                    <w:rFonts w:cs="Arial"/>
                    <w:sz w:val="18"/>
                  </w:rPr>
                </w:rPrChange>
              </w:rPr>
              <w:t>0,07</w:t>
            </w:r>
            <w:ins w:id="936" w:author="Adriana Carvalho" w:date="2018-05-02T01:59:00Z">
              <w:r w:rsidRPr="00DE73EF">
                <w:rPr>
                  <w:rFonts w:cs="Arial"/>
                  <w:sz w:val="20"/>
                  <w:szCs w:val="20"/>
                  <w:rPrChange w:id="93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3</w:t>
              </w:r>
            </w:ins>
            <w:del w:id="938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3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294</w:delText>
              </w:r>
            </w:del>
            <w:r w:rsidRPr="00DE73EF">
              <w:rPr>
                <w:rFonts w:cs="Arial"/>
                <w:sz w:val="20"/>
                <w:szCs w:val="20"/>
                <w:rPrChange w:id="940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0,004</w:t>
            </w:r>
            <w:del w:id="941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4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00</w:delText>
              </w:r>
            </w:del>
          </w:p>
        </w:tc>
      </w:tr>
    </w:tbl>
    <w:p w14:paraId="4490BDE3" w14:textId="77777777" w:rsidR="008956CD" w:rsidRDefault="008956CD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7FD175D8" w14:textId="77777777"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>Os valores de resistência obtidos da voltametria foram maiores para o sistema referente ao PQ funcionalizado por AMS. Realizando o teste t à 95% de confiança, as mudanças são estatisticamente significativas entre os sistemas.</w:t>
      </w:r>
    </w:p>
    <w:p w14:paraId="21A2CB25" w14:textId="77777777"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Tabela </w:t>
      </w:r>
      <w:r w:rsidR="00A15C78">
        <w:rPr>
          <w:rFonts w:ascii="Arial" w:hAnsi="Arial" w:cs="Arial"/>
          <w:color w:val="auto"/>
          <w:sz w:val="20"/>
        </w:rPr>
        <w:t>6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após imobilização dos PQ AMS (EAu/SAM Cis/PQ</w:t>
      </w:r>
      <w:r w:rsidR="005235B7">
        <w:rPr>
          <w:rFonts w:ascii="Arial" w:hAnsi="Arial" w:cs="Arial"/>
          <w:b w:val="0"/>
          <w:color w:val="auto"/>
          <w:sz w:val="20"/>
        </w:rPr>
        <w:t>-</w:t>
      </w:r>
      <w:r w:rsidRPr="003252F4">
        <w:rPr>
          <w:rFonts w:ascii="Arial" w:hAnsi="Arial" w:cs="Arial"/>
          <w:b w:val="0"/>
          <w:color w:val="auto"/>
          <w:sz w:val="20"/>
        </w:rPr>
        <w:t>AMS) e PQ Cis (EAu/SAM AMP/PQ</w:t>
      </w:r>
      <w:r w:rsidR="005235B7">
        <w:rPr>
          <w:rFonts w:ascii="Arial" w:hAnsi="Arial" w:cs="Arial"/>
          <w:b w:val="0"/>
          <w:color w:val="auto"/>
          <w:sz w:val="20"/>
        </w:rPr>
        <w:t>-</w:t>
      </w:r>
      <w:r w:rsidRPr="003252F4">
        <w:rPr>
          <w:rFonts w:ascii="Arial" w:hAnsi="Arial" w:cs="Arial"/>
          <w:b w:val="0"/>
          <w:color w:val="auto"/>
          <w:sz w:val="20"/>
        </w:rPr>
        <w:t>Cis)</w:t>
      </w:r>
      <w:r w:rsidR="004A7C47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943" w:author="Adriana Carvalho" w:date="2018-05-02T02:02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763"/>
        <w:gridCol w:w="3262"/>
        <w:gridCol w:w="3262"/>
        <w:tblGridChange w:id="944">
          <w:tblGrid>
            <w:gridCol w:w="2763"/>
            <w:gridCol w:w="3262"/>
            <w:gridCol w:w="3262"/>
          </w:tblGrid>
        </w:tblGridChange>
      </w:tblGrid>
      <w:tr w:rsidR="003252F4" w:rsidRPr="00DE73EF" w14:paraId="74F0EB37" w14:textId="77777777" w:rsidTr="00DE73EF">
        <w:trPr>
          <w:trHeight w:val="737"/>
          <w:jc w:val="center"/>
          <w:trPrChange w:id="945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top w:val="single" w:sz="18" w:space="0" w:color="auto"/>
            </w:tcBorders>
            <w:vAlign w:val="center"/>
            <w:tcPrChange w:id="946" w:author="Adriana Carvalho" w:date="2018-05-02T02:02:00Z">
              <w:tcPr>
                <w:tcW w:w="14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D57FEAA" w14:textId="77777777" w:rsidR="003252F4" w:rsidRPr="00DE73EF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947" w:author="Adriana Carvalho" w:date="2018-05-02T02:02:00Z">
                  <w:rPr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948" w:author="Adriana Carvalho" w:date="2018-05-02T02:02:00Z">
                  <w:rPr>
                    <w:rFonts w:cs="Arial"/>
                    <w:b/>
                  </w:rPr>
                </w:rPrChange>
              </w:rPr>
              <w:t>Sistema</w:t>
            </w:r>
          </w:p>
        </w:tc>
        <w:tc>
          <w:tcPr>
            <w:tcW w:w="1756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949" w:author="Adriana Carvalho" w:date="2018-05-02T02:02:00Z">
              <w:tcPr>
                <w:tcW w:w="1756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33D1B0C0" w14:textId="77777777" w:rsidR="003252F4" w:rsidRPr="00DE73EF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950" w:author="Adriana Carvalho" w:date="2018-05-02T02:02:00Z">
                  <w:rPr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951" w:author="Adriana Carvalho" w:date="2018-05-02T02:02:00Z">
                  <w:rPr>
                    <w:rFonts w:cs="Arial"/>
                    <w:b/>
                  </w:rPr>
                </w:rPrChange>
              </w:rPr>
              <w:t>R</w:t>
            </w:r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952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r w:rsidRPr="00DE73EF">
              <w:rPr>
                <w:rFonts w:cs="Arial"/>
                <w:b/>
                <w:sz w:val="20"/>
                <w:szCs w:val="20"/>
                <w:rPrChange w:id="953" w:author="Adriana Carvalho" w:date="2018-05-02T02:02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  <w:tc>
          <w:tcPr>
            <w:tcW w:w="1756" w:type="pct"/>
            <w:tcBorders>
              <w:top w:val="single" w:sz="18" w:space="0" w:color="auto"/>
            </w:tcBorders>
            <w:vAlign w:val="center"/>
            <w:tcPrChange w:id="954" w:author="Adriana Carvalho" w:date="2018-05-02T02:02:00Z">
              <w:tcPr>
                <w:tcW w:w="1756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0E768C4C" w14:textId="77777777" w:rsidR="003252F4" w:rsidRPr="00DE73EF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955" w:author="Adriana Carvalho" w:date="2018-05-02T02:02:00Z">
                  <w:rPr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956" w:author="Adriana Carvalho" w:date="2018-05-02T02:02:00Z">
                  <w:rPr>
                    <w:rFonts w:cs="Arial"/>
                    <w:b/>
                  </w:rPr>
                </w:rPrChange>
              </w:rPr>
              <w:t>R</w:t>
            </w:r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957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r w:rsidRPr="00DE73EF">
              <w:rPr>
                <w:rFonts w:cs="Arial"/>
                <w:b/>
                <w:sz w:val="20"/>
                <w:szCs w:val="20"/>
                <w:rPrChange w:id="958" w:author="Adriana Carvalho" w:date="2018-05-02T02:02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</w:tr>
      <w:tr w:rsidR="00DE73EF" w:rsidRPr="00DE73EF" w14:paraId="3EE6B1CE" w14:textId="77777777" w:rsidTr="00DE73EF">
        <w:trPr>
          <w:trHeight w:val="737"/>
          <w:jc w:val="center"/>
          <w:trPrChange w:id="959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bottom w:val="nil"/>
            </w:tcBorders>
            <w:vAlign w:val="center"/>
            <w:tcPrChange w:id="960" w:author="Adriana Carvalho" w:date="2018-05-02T02:02:00Z">
              <w:tcPr>
                <w:tcW w:w="1488" w:type="pct"/>
                <w:tcBorders>
                  <w:bottom w:val="nil"/>
                </w:tcBorders>
                <w:vAlign w:val="center"/>
              </w:tcPr>
            </w:tcPrChange>
          </w:tcPr>
          <w:p w14:paraId="597C923E" w14:textId="77777777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961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DE73EF">
              <w:rPr>
                <w:rFonts w:cs="Arial"/>
                <w:sz w:val="20"/>
                <w:szCs w:val="20"/>
                <w:rPrChange w:id="962" w:author="Adriana Carvalho" w:date="2018-05-02T02:02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DE73EF">
              <w:rPr>
                <w:rFonts w:cs="Arial"/>
                <w:sz w:val="20"/>
                <w:szCs w:val="20"/>
                <w:rPrChange w:id="963" w:author="Adriana Carvalho" w:date="2018-05-02T02:02:00Z">
                  <w:rPr>
                    <w:rFonts w:cs="Arial"/>
                    <w:sz w:val="18"/>
                  </w:rPr>
                </w:rPrChange>
              </w:rPr>
              <w:t>/SAM Cis/PQ-AMS</w:t>
            </w:r>
          </w:p>
        </w:tc>
        <w:tc>
          <w:tcPr>
            <w:tcW w:w="1756" w:type="pct"/>
            <w:tcBorders>
              <w:top w:val="single" w:sz="4" w:space="0" w:color="auto"/>
              <w:bottom w:val="nil"/>
            </w:tcBorders>
            <w:vAlign w:val="center"/>
            <w:tcPrChange w:id="964" w:author="Adriana Carvalho" w:date="2018-05-02T02:02:00Z">
              <w:tcPr>
                <w:tcW w:w="1756" w:type="pct"/>
                <w:tcBorders>
                  <w:top w:val="single" w:sz="4" w:space="0" w:color="auto"/>
                  <w:bottom w:val="nil"/>
                </w:tcBorders>
                <w:vAlign w:val="center"/>
              </w:tcPr>
            </w:tcPrChange>
          </w:tcPr>
          <w:p w14:paraId="1B0338B5" w14:textId="7CD1E027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965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966" w:author="Adriana Carvalho" w:date="2018-05-02T02:02:00Z">
                  <w:rPr>
                    <w:rFonts w:cs="Arial"/>
                    <w:sz w:val="18"/>
                  </w:rPr>
                </w:rPrChange>
              </w:rPr>
              <w:t>6</w:t>
            </w:r>
            <w:ins w:id="967" w:author="Adriana Carvalho" w:date="2018-05-02T02:00:00Z">
              <w:r w:rsidRPr="00DE73EF">
                <w:rPr>
                  <w:rFonts w:cs="Arial"/>
                  <w:sz w:val="20"/>
                  <w:szCs w:val="20"/>
                  <w:rPrChange w:id="968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,9</w:t>
              </w:r>
            </w:ins>
            <w:ins w:id="969" w:author="Adriana Carvalho" w:date="2018-05-02T02:01:00Z">
              <w:r w:rsidRPr="00DE73EF">
                <w:rPr>
                  <w:rFonts w:cs="Arial"/>
                  <w:sz w:val="20"/>
                  <w:szCs w:val="20"/>
                  <w:rPrChange w:id="97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</w:ins>
            <w:del w:id="971" w:author="Adriana Carvalho" w:date="2018-05-02T02:00:00Z">
              <w:r w:rsidRPr="00DE73EF" w:rsidDel="00DE73EF">
                <w:rPr>
                  <w:rFonts w:cs="Arial"/>
                  <w:sz w:val="20"/>
                  <w:szCs w:val="20"/>
                  <w:rPrChange w:id="97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878,966605</w:delText>
              </w:r>
            </w:del>
            <w:del w:id="973" w:author="Adriana Carvalho" w:date="2018-05-02T02:01:00Z">
              <w:r w:rsidRPr="00DE73EF" w:rsidDel="00DE73EF">
                <w:rPr>
                  <w:rFonts w:cs="Arial"/>
                  <w:sz w:val="20"/>
                  <w:szCs w:val="20"/>
                  <w:rPrChange w:id="974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 xml:space="preserve"> </w:delText>
              </w:r>
            </w:del>
            <w:ins w:id="975" w:author="Adriana Carvalho" w:date="2018-05-02T02:01:00Z">
              <w:r w:rsidRPr="00DE73EF">
                <w:rPr>
                  <w:rFonts w:cs="Arial"/>
                  <w:sz w:val="20"/>
                  <w:szCs w:val="20"/>
                  <w:vertAlign w:val="superscript"/>
                  <w:rPrChange w:id="976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DE73EF">
                <w:rPr>
                  <w:rFonts w:cs="Arial"/>
                  <w:sz w:val="20"/>
                  <w:szCs w:val="20"/>
                  <w:rPrChange w:id="97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</w:t>
              </w:r>
            </w:ins>
            <w:r w:rsidRPr="00DE73EF">
              <w:rPr>
                <w:rFonts w:cs="Arial"/>
                <w:sz w:val="20"/>
                <w:szCs w:val="20"/>
                <w:rPrChange w:id="978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± </w:t>
            </w:r>
            <w:ins w:id="979" w:author="Adriana Carvalho" w:date="2018-05-02T02:00:00Z">
              <w:r w:rsidRPr="00DE73EF">
                <w:rPr>
                  <w:rFonts w:cs="Arial"/>
                  <w:sz w:val="20"/>
                  <w:szCs w:val="20"/>
                  <w:rPrChange w:id="98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0,2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981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982" w:author="Adriana Carvalho" w:date="2018-05-02T02:00:00Z">
              <w:r w:rsidRPr="00DE73EF" w:rsidDel="00DE73EF">
                <w:rPr>
                  <w:rFonts w:cs="Arial"/>
                  <w:sz w:val="20"/>
                  <w:szCs w:val="20"/>
                  <w:rPrChange w:id="983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170,903466</w:delText>
              </w:r>
            </w:del>
          </w:p>
        </w:tc>
        <w:tc>
          <w:tcPr>
            <w:tcW w:w="1756" w:type="pct"/>
            <w:tcBorders>
              <w:bottom w:val="nil"/>
            </w:tcBorders>
            <w:vAlign w:val="center"/>
            <w:tcPrChange w:id="984" w:author="Adriana Carvalho" w:date="2018-05-02T02:02:00Z">
              <w:tcPr>
                <w:tcW w:w="1756" w:type="pct"/>
                <w:tcBorders>
                  <w:bottom w:val="nil"/>
                </w:tcBorders>
                <w:vAlign w:val="center"/>
              </w:tcPr>
            </w:tcPrChange>
          </w:tcPr>
          <w:p w14:paraId="65A3259C" w14:textId="07B94B9A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985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ins w:id="986" w:author="Adriana Carvalho" w:date="2018-05-02T02:01:00Z">
              <w:r w:rsidRPr="00DE73EF">
                <w:rPr>
                  <w:rFonts w:cs="Arial"/>
                  <w:sz w:val="20"/>
                  <w:szCs w:val="20"/>
                  <w:rPrChange w:id="98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6,9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988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DE73EF">
                <w:rPr>
                  <w:rFonts w:cs="Arial"/>
                  <w:sz w:val="20"/>
                  <w:szCs w:val="20"/>
                  <w:rPrChange w:id="98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± 0,2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990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991" w:author="Adriana Carvalho" w:date="2018-05-02T02:01:00Z">
              <w:r w:rsidRPr="00DE73EF" w:rsidDel="00951850">
                <w:rPr>
                  <w:rFonts w:cs="Arial"/>
                  <w:sz w:val="20"/>
                  <w:szCs w:val="20"/>
                  <w:rPrChange w:id="99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6878,951717 ± 170,929068</w:delText>
              </w:r>
            </w:del>
          </w:p>
        </w:tc>
      </w:tr>
      <w:tr w:rsidR="00DE73EF" w:rsidRPr="00DE73EF" w14:paraId="704EB4A4" w14:textId="77777777" w:rsidTr="00DE73EF">
        <w:trPr>
          <w:trHeight w:val="737"/>
          <w:jc w:val="center"/>
          <w:trPrChange w:id="993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top w:val="nil"/>
              <w:bottom w:val="single" w:sz="18" w:space="0" w:color="auto"/>
            </w:tcBorders>
            <w:vAlign w:val="center"/>
            <w:tcPrChange w:id="994" w:author="Adriana Carvalho" w:date="2018-05-02T02:02:00Z">
              <w:tcPr>
                <w:tcW w:w="1488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33400766" w14:textId="77777777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995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DE73EF">
              <w:rPr>
                <w:rFonts w:cs="Arial"/>
                <w:sz w:val="20"/>
                <w:szCs w:val="20"/>
                <w:rPrChange w:id="996" w:author="Adriana Carvalho" w:date="2018-05-02T02:02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DE73EF">
              <w:rPr>
                <w:rFonts w:cs="Arial"/>
                <w:sz w:val="20"/>
                <w:szCs w:val="20"/>
                <w:rPrChange w:id="997" w:author="Adriana Carvalho" w:date="2018-05-02T02:02:00Z">
                  <w:rPr>
                    <w:rFonts w:cs="Arial"/>
                    <w:sz w:val="18"/>
                  </w:rPr>
                </w:rPrChange>
              </w:rPr>
              <w:t>/SAM AMP/PQ-Cis</w:t>
            </w:r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  <w:tcPrChange w:id="998" w:author="Adriana Carvalho" w:date="2018-05-02T02:02:00Z">
              <w:tcPr>
                <w:tcW w:w="1756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3A68AC8C" w14:textId="51B354AB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999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ins w:id="1000" w:author="Adriana Carvalho" w:date="2018-05-02T02:01:00Z">
              <w:r w:rsidRPr="00DE73EF">
                <w:rPr>
                  <w:rFonts w:cs="Arial"/>
                  <w:sz w:val="20"/>
                  <w:szCs w:val="20"/>
                  <w:rPrChange w:id="1001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6,3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1002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DE73EF">
                <w:rPr>
                  <w:rFonts w:cs="Arial"/>
                  <w:sz w:val="20"/>
                  <w:szCs w:val="20"/>
                  <w:rPrChange w:id="1003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± 0,1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1004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1005" w:author="Adriana Carvalho" w:date="2018-05-02T02:01:00Z">
              <w:r w:rsidRPr="00DE73EF" w:rsidDel="00BD05A9">
                <w:rPr>
                  <w:rFonts w:cs="Arial"/>
                  <w:sz w:val="20"/>
                  <w:szCs w:val="20"/>
                  <w:rPrChange w:id="1006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6283,517647 ± 128,589643</w:delText>
              </w:r>
            </w:del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  <w:tcPrChange w:id="1007" w:author="Adriana Carvalho" w:date="2018-05-02T02:02:00Z">
              <w:tcPr>
                <w:tcW w:w="1756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5CB03E31" w14:textId="6AB047A4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1008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ins w:id="1009" w:author="Adriana Carvalho" w:date="2018-05-02T02:01:00Z">
              <w:r w:rsidRPr="00DE73EF">
                <w:rPr>
                  <w:rFonts w:cs="Arial"/>
                  <w:sz w:val="20"/>
                  <w:szCs w:val="20"/>
                  <w:rPrChange w:id="101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6,3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1011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DE73EF">
                <w:rPr>
                  <w:rFonts w:cs="Arial"/>
                  <w:sz w:val="20"/>
                  <w:szCs w:val="20"/>
                  <w:rPrChange w:id="101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± 0,1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1013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1014" w:author="Adriana Carvalho" w:date="2018-05-02T02:01:00Z">
              <w:r w:rsidRPr="00DE73EF" w:rsidDel="00D74E20">
                <w:rPr>
                  <w:rFonts w:cs="Arial"/>
                  <w:sz w:val="20"/>
                  <w:szCs w:val="20"/>
                  <w:rPrChange w:id="1015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6283,500385 ± 128,931555</w:delText>
              </w:r>
            </w:del>
          </w:p>
        </w:tc>
      </w:tr>
    </w:tbl>
    <w:p w14:paraId="1674E56D" w14:textId="77777777" w:rsidR="003252F4" w:rsidRDefault="003252F4" w:rsidP="00A73356">
      <w:pPr>
        <w:rPr>
          <w:rFonts w:cs="Arial"/>
        </w:rPr>
      </w:pPr>
    </w:p>
    <w:p w14:paraId="1D92452A" w14:textId="40512988"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 xml:space="preserve">Na representação Nyquist </w:t>
      </w:r>
      <w:r w:rsidR="003B6BDA">
        <w:rPr>
          <w:lang w:val="pt-PT"/>
        </w:rPr>
        <w:t>também é</w:t>
      </w:r>
      <w:r>
        <w:rPr>
          <w:lang w:val="pt-PT"/>
        </w:rPr>
        <w:t xml:space="preserve"> possível observar o aparecimento de uma R</w:t>
      </w:r>
      <w:r>
        <w:rPr>
          <w:vertAlign w:val="subscript"/>
          <w:lang w:val="pt-PT"/>
        </w:rPr>
        <w:t>TE</w:t>
      </w:r>
      <w:r>
        <w:rPr>
          <w:lang w:val="pt-PT"/>
        </w:rPr>
        <w:t xml:space="preserve"> no sistema EAu/SAM Cis/PQ-AMS</w:t>
      </w:r>
      <w:r w:rsidR="00087E57">
        <w:rPr>
          <w:lang w:val="pt-PT"/>
        </w:rPr>
        <w:t xml:space="preserve"> (Figura 12.b)</w:t>
      </w:r>
      <w:r>
        <w:rPr>
          <w:lang w:val="pt-PT"/>
        </w:rPr>
        <w:t>.</w:t>
      </w:r>
    </w:p>
    <w:p w14:paraId="0F742970" w14:textId="04B31CF4" w:rsidR="003252F4" w:rsidRPr="003252F4" w:rsidRDefault="003252F4" w:rsidP="00A73356">
      <w:pPr>
        <w:pStyle w:val="Ttulo2"/>
        <w:spacing w:before="0" w:after="0"/>
        <w:rPr>
          <w:rFonts w:eastAsia="MS Mincho" w:cs="Arial"/>
        </w:rPr>
      </w:pPr>
      <w:bookmarkStart w:id="1016" w:name="_Toc511585181"/>
      <w:r w:rsidRPr="003252F4">
        <w:rPr>
          <w:rFonts w:eastAsia="MS Mincho" w:cs="Arial"/>
        </w:rPr>
        <w:t xml:space="preserve">SIMULAÇÕES DAS </w:t>
      </w:r>
      <w:r w:rsidR="00087E57">
        <w:t>ESPECTROSCOPIA DE IMPEDÂNCIA ELETROQUÍMICA</w:t>
      </w:r>
      <w:r w:rsidR="00087E57" w:rsidRPr="003252F4">
        <w:rPr>
          <w:rFonts w:eastAsia="MS Mincho" w:cs="Arial"/>
        </w:rPr>
        <w:t xml:space="preserve"> </w:t>
      </w:r>
      <w:r w:rsidRPr="003252F4">
        <w:rPr>
          <w:rFonts w:eastAsia="MS Mincho" w:cs="Arial"/>
        </w:rPr>
        <w:t>DAS SUPERFÍCIES</w:t>
      </w:r>
      <w:bookmarkEnd w:id="1016"/>
    </w:p>
    <w:p w14:paraId="7666649B" w14:textId="77777777" w:rsidR="003252F4" w:rsidRPr="003252F4" w:rsidRDefault="003252F4" w:rsidP="004A7C47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3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Dados experimentais (vermelho) e suas respectivas simulações (azul) das EIE</w:t>
      </w:r>
      <w:r w:rsidR="004A7C47">
        <w:rPr>
          <w:rFonts w:ascii="Arial" w:hAnsi="Arial" w:cs="Arial"/>
          <w:b w:val="0"/>
          <w:color w:val="auto"/>
          <w:sz w:val="20"/>
        </w:rPr>
        <w:t xml:space="preserve"> modeladas </w:t>
      </w:r>
      <w:r w:rsidR="00A22E13">
        <w:rPr>
          <w:rFonts w:ascii="Arial" w:hAnsi="Arial" w:cs="Arial"/>
          <w:b w:val="0"/>
          <w:color w:val="auto"/>
          <w:sz w:val="20"/>
        </w:rPr>
        <w:t>a partir do</w:t>
      </w:r>
      <w:r w:rsidR="004A7C47">
        <w:rPr>
          <w:rFonts w:ascii="Arial" w:hAnsi="Arial" w:cs="Arial"/>
          <w:b w:val="0"/>
          <w:color w:val="auto"/>
          <w:sz w:val="20"/>
        </w:rPr>
        <w:t xml:space="preserve"> circuito equivalente de Randles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22E13">
        <w:rPr>
          <w:rFonts w:ascii="Arial" w:hAnsi="Arial" w:cs="Arial"/>
          <w:b w:val="0"/>
          <w:color w:val="auto"/>
          <w:sz w:val="20"/>
        </w:rPr>
        <w:t>para 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superfícies de ouro após o tratamento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A22E13">
        <w:rPr>
          <w:rFonts w:ascii="Arial" w:hAnsi="Arial" w:cs="Arial"/>
          <w:b w:val="0"/>
          <w:noProof/>
          <w:color w:val="auto"/>
          <w:sz w:val="20"/>
        </w:rPr>
        <w:t>)</w:t>
      </w:r>
      <w:r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A22E13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14:paraId="512E93FB" w14:textId="77777777" w:rsidR="00A73356" w:rsidRDefault="003252F4" w:rsidP="00A73356">
      <w:pPr>
        <w:spacing w:after="0"/>
        <w:jc w:val="center"/>
        <w:rPr>
          <w:rFonts w:eastAsia="MS Mincho"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168A4924" wp14:editId="522494DD">
            <wp:extent cx="5760000" cy="20296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" t="20863" r="3223" b="21453"/>
                    <a:stretch/>
                  </pic:blipFill>
                  <pic:spPr bwMode="auto">
                    <a:xfrm>
                      <a:off x="0" y="0"/>
                      <a:ext cx="5760000" cy="202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2EFDFD3" w14:textId="77777777" w:rsidR="00A73356" w:rsidRPr="00A73356" w:rsidRDefault="00A73356" w:rsidP="00A15C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7</w:t>
      </w:r>
      <w:r w:rsidRPr="00A73356">
        <w:rPr>
          <w:rFonts w:ascii="Arial" w:hAnsi="Arial" w:cs="Arial"/>
          <w:color w:val="auto"/>
          <w:sz w:val="20"/>
        </w:rPr>
        <w:t>.</w:t>
      </w:r>
      <w:r w:rsidRPr="00A73356">
        <w:rPr>
          <w:rFonts w:ascii="Arial" w:hAnsi="Arial" w:cs="Arial"/>
          <w:b w:val="0"/>
          <w:color w:val="auto"/>
          <w:sz w:val="20"/>
        </w:rPr>
        <w:t xml:space="preserve"> Parâmetros obtidos da simulação da EIE com circuito equivalente de Randles para o sistema da superfície de ouro após o tratamento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1313"/>
        <w:gridCol w:w="1441"/>
        <w:gridCol w:w="1744"/>
        <w:gridCol w:w="3158"/>
      </w:tblGrid>
      <w:tr w:rsidR="00A73356" w:rsidRPr="003252F4" w14:paraId="7938C8DC" w14:textId="77777777" w:rsidTr="00A73356">
        <w:trPr>
          <w:trHeight w:val="340"/>
          <w:jc w:val="center"/>
        </w:trPr>
        <w:tc>
          <w:tcPr>
            <w:tcW w:w="878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76A5ABF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07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6283AF6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77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06ADD96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93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EC3A4BF" w14:textId="77777777" w:rsidR="00A73356" w:rsidRPr="00896F79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>
              <w:rPr>
                <w:rFonts w:cs="Arial"/>
                <w:b/>
              </w:rPr>
              <w:t xml:space="preserve"> (</w:t>
            </w:r>
            <w:r w:rsidRPr="003252F4">
              <w:rPr>
                <w:rFonts w:cs="Arial"/>
                <w:b/>
              </w:rPr>
              <w:t>Ω</w:t>
            </w:r>
            <w:r>
              <w:rPr>
                <w:rFonts w:cs="Arial"/>
                <w:b/>
              </w:rPr>
              <w:t xml:space="preserve"> </w:t>
            </w:r>
            <w:r w:rsidRPr="003252F4">
              <w:rPr>
                <w:rFonts w:cs="Arial"/>
                <w:b/>
              </w:rPr>
              <w:t>s</w:t>
            </w:r>
            <w:r w:rsidRPr="003252F4">
              <w:rPr>
                <w:rFonts w:cs="Arial"/>
                <w:b/>
                <w:vertAlign w:val="superscript"/>
              </w:rPr>
              <w:t>-1</w:t>
            </w:r>
            <w:r>
              <w:rPr>
                <w:rFonts w:cs="Arial"/>
                <w:b/>
                <w:vertAlign w:val="superscript"/>
              </w:rPr>
              <w:t>/2</w:t>
            </w:r>
            <w:r>
              <w:rPr>
                <w:rFonts w:cs="Arial"/>
                <w:b/>
              </w:rPr>
              <w:t>)</w:t>
            </w:r>
          </w:p>
        </w:tc>
        <w:tc>
          <w:tcPr>
            <w:tcW w:w="1700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2942AC0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</w:t>
            </w:r>
            <w:r w:rsidRPr="003252F4">
              <w:rPr>
                <w:rFonts w:cs="Arial"/>
                <w:b/>
              </w:rPr>
              <w:t xml:space="preserve"> (</w:t>
            </w:r>
            <w:r>
              <w:rPr>
                <w:rFonts w:cs="Arial"/>
                <w:b/>
              </w:rPr>
              <w:t>F</w:t>
            </w:r>
            <w:r w:rsidRPr="003252F4">
              <w:rPr>
                <w:rFonts w:cs="Arial"/>
              </w:rPr>
              <w:t>)</w:t>
            </w:r>
          </w:p>
        </w:tc>
      </w:tr>
      <w:tr w:rsidR="00A73356" w:rsidRPr="003252F4" w14:paraId="185F0D06" w14:textId="77777777" w:rsidTr="00A73356">
        <w:trPr>
          <w:trHeight w:val="340"/>
          <w:jc w:val="center"/>
        </w:trPr>
        <w:tc>
          <w:tcPr>
            <w:tcW w:w="878" w:type="pct"/>
            <w:tcBorders>
              <w:bottom w:val="single" w:sz="12" w:space="0" w:color="auto"/>
            </w:tcBorders>
            <w:vAlign w:val="center"/>
          </w:tcPr>
          <w:p w14:paraId="127E9A35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</w:p>
        </w:tc>
        <w:tc>
          <w:tcPr>
            <w:tcW w:w="707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DEEA784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</w:t>
            </w:r>
            <w:r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8</w:t>
            </w:r>
          </w:p>
        </w:tc>
        <w:tc>
          <w:tcPr>
            <w:tcW w:w="776" w:type="pct"/>
            <w:tcBorders>
              <w:bottom w:val="single" w:sz="12" w:space="0" w:color="auto"/>
            </w:tcBorders>
            <w:vAlign w:val="center"/>
          </w:tcPr>
          <w:p w14:paraId="679D38A2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19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11</w:t>
            </w:r>
          </w:p>
        </w:tc>
        <w:tc>
          <w:tcPr>
            <w:tcW w:w="939" w:type="pct"/>
            <w:tcBorders>
              <w:bottom w:val="single" w:sz="12" w:space="0" w:color="auto"/>
            </w:tcBorders>
            <w:vAlign w:val="center"/>
          </w:tcPr>
          <w:p w14:paraId="15929C36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4449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145</w:t>
            </w:r>
          </w:p>
        </w:tc>
        <w:tc>
          <w:tcPr>
            <w:tcW w:w="1700" w:type="pct"/>
            <w:tcBorders>
              <w:bottom w:val="single" w:sz="12" w:space="0" w:color="auto"/>
            </w:tcBorders>
            <w:vAlign w:val="center"/>
          </w:tcPr>
          <w:p w14:paraId="347F72AC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>
              <w:rPr>
                <w:rFonts w:cs="Arial"/>
                <w:sz w:val="18"/>
              </w:rPr>
              <w:t>2,7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>,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</w:p>
        </w:tc>
      </w:tr>
    </w:tbl>
    <w:p w14:paraId="11835F2C" w14:textId="77777777" w:rsidR="00A73356" w:rsidRDefault="00A73356" w:rsidP="00A73356">
      <w:pPr>
        <w:spacing w:after="0"/>
        <w:jc w:val="center"/>
        <w:rPr>
          <w:rFonts w:eastAsia="MS Mincho" w:cs="Arial"/>
        </w:rPr>
      </w:pPr>
    </w:p>
    <w:p w14:paraId="77E6D31A" w14:textId="77777777" w:rsidR="00A73356" w:rsidRP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lastRenderedPageBreak/>
        <w:t>Figura 1</w:t>
      </w:r>
      <w:r w:rsidR="00A15C78">
        <w:rPr>
          <w:rFonts w:ascii="Arial" w:hAnsi="Arial" w:cs="Arial"/>
          <w:color w:val="auto"/>
          <w:sz w:val="20"/>
        </w:rPr>
        <w:t>4</w:t>
      </w:r>
      <w:r w:rsidRPr="00A73356">
        <w:rPr>
          <w:rFonts w:ascii="Arial" w:hAnsi="Arial" w:cs="Arial"/>
          <w:color w:val="auto"/>
          <w:sz w:val="20"/>
        </w:rPr>
        <w:t>.</w:t>
      </w:r>
      <w:r w:rsidRPr="00A73356">
        <w:rPr>
          <w:rFonts w:ascii="Arial" w:hAnsi="Arial" w:cs="Arial"/>
          <w:b w:val="0"/>
          <w:color w:val="auto"/>
          <w:sz w:val="20"/>
        </w:rPr>
        <w:t xml:space="preserve"> Representação do Circuito de Randles modificado</w:t>
      </w:r>
    </w:p>
    <w:p w14:paraId="6D3D8E85" w14:textId="77777777" w:rsidR="003252F4" w:rsidRPr="003252F4" w:rsidRDefault="00A73356" w:rsidP="00A73356">
      <w:pPr>
        <w:spacing w:after="0"/>
        <w:jc w:val="center"/>
        <w:rPr>
          <w:rFonts w:eastAsia="MS Mincho" w:cs="Arial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 wp14:anchorId="606FB142" wp14:editId="5A0D38CC">
            <wp:extent cx="3600000" cy="1595029"/>
            <wp:effectExtent l="0" t="0" r="63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4.TIF"/>
                    <pic:cNvPicPr/>
                  </pic:nvPicPr>
                  <pic:blipFill rotWithShape="1">
                    <a:blip r:embed="rId22"/>
                    <a:srcRect l="7653" t="8892" r="9944" b="26202"/>
                    <a:stretch/>
                  </pic:blipFill>
                  <pic:spPr bwMode="auto">
                    <a:xfrm>
                      <a:off x="0" y="0"/>
                      <a:ext cx="3600000" cy="159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D916ABE" w14:textId="77777777" w:rsid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color w:val="auto"/>
          <w:sz w:val="20"/>
        </w:rPr>
      </w:pPr>
    </w:p>
    <w:p w14:paraId="7EB8E08C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5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Cis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14:paraId="158B5FDC" w14:textId="77777777" w:rsidR="003252F4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1170E7DB" wp14:editId="337B7AD3">
            <wp:extent cx="5760000" cy="2064330"/>
            <wp:effectExtent l="0" t="0" r="0" b="0"/>
            <wp:docPr id="4" name="Imagem 4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6.TIF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6017" r="2956" b="15316"/>
                    <a:stretch/>
                  </pic:blipFill>
                  <pic:spPr bwMode="auto">
                    <a:xfrm>
                      <a:off x="0" y="0"/>
                      <a:ext cx="5760000" cy="206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EE93E49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6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AMP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14:paraId="7507354E" w14:textId="77777777"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2323C852" wp14:editId="2EC8B932">
            <wp:extent cx="5760000" cy="2059452"/>
            <wp:effectExtent l="0" t="0" r="0" b="0"/>
            <wp:docPr id="9" name="Imagem 9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7.TIF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1" t="25034" r="2819" b="16788"/>
                    <a:stretch/>
                  </pic:blipFill>
                  <pic:spPr bwMode="auto">
                    <a:xfrm>
                      <a:off x="0" y="0"/>
                      <a:ext cx="5760000" cy="205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094F9C8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7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bookmarkStart w:id="1017" w:name="_Hlk512034007"/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após imobilização do PQ funcionalizado por AMS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  <w:bookmarkEnd w:id="1017"/>
    </w:p>
    <w:p w14:paraId="5E3F3EA7" w14:textId="77777777"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657590F9" wp14:editId="6A478A2E">
            <wp:extent cx="5760000" cy="2076107"/>
            <wp:effectExtent l="0" t="0" r="0" b="635"/>
            <wp:docPr id="13" name="Imagem 13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8.TIF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3" t="25524" r="1853" b="15561"/>
                    <a:stretch/>
                  </pic:blipFill>
                  <pic:spPr bwMode="auto">
                    <a:xfrm>
                      <a:off x="0" y="0"/>
                      <a:ext cx="5760000" cy="207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B537412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8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Dados experimentais (vermelho) e suas respectivas simulações (azul) das EIE modeladas a partir do circuito equivalente de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Randles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para as superfícies de ouro após imobilização do PQ funcionalizado por </w:t>
      </w:r>
      <w:r w:rsidR="00EA3199">
        <w:rPr>
          <w:rFonts w:ascii="Arial" w:hAnsi="Arial" w:cs="Arial"/>
          <w:b w:val="0"/>
          <w:color w:val="auto"/>
          <w:sz w:val="20"/>
          <w:lang w:val="pt-BR"/>
        </w:rPr>
        <w:t>Cis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. a) Representação Nyquist e b) gráfico de Bode (-▲- |Z|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</w:t>
      </w:r>
      <w:proofErr w:type="gram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f ;</w:t>
      </w:r>
      <w:proofErr w:type="gram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-●- Φ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f).</w:t>
      </w:r>
    </w:p>
    <w:p w14:paraId="0B98A37E" w14:textId="77777777" w:rsidR="00D24FD5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558CEBDD" wp14:editId="1A415F5E">
            <wp:extent cx="5760000" cy="2023394"/>
            <wp:effectExtent l="0" t="0" r="0" b="0"/>
            <wp:docPr id="18" name="Imagem 18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9.TIF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4" t="26752" r="1577" b="15571"/>
                    <a:stretch/>
                  </pic:blipFill>
                  <pic:spPr bwMode="auto">
                    <a:xfrm>
                      <a:off x="0" y="0"/>
                      <a:ext cx="5760000" cy="20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9C4E127" w14:textId="77777777" w:rsidR="003252F4" w:rsidRPr="003252F4" w:rsidRDefault="003252F4" w:rsidP="009B18CB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8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 w:rsidRPr="00A73356">
        <w:rPr>
          <w:rFonts w:ascii="Arial" w:hAnsi="Arial" w:cs="Arial"/>
          <w:b w:val="0"/>
          <w:color w:val="auto"/>
          <w:sz w:val="20"/>
        </w:rPr>
        <w:t>Parâmetros obtidos da simulação da EIE com circuito equivalente de Randles</w:t>
      </w:r>
      <w:r w:rsidR="00A73356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>
        <w:rPr>
          <w:rFonts w:ascii="Arial" w:hAnsi="Arial" w:cs="Arial"/>
          <w:b w:val="0"/>
          <w:color w:val="auto"/>
          <w:sz w:val="20"/>
        </w:rPr>
        <w:t>modificad</w:t>
      </w:r>
      <w:r w:rsidR="00130D9D">
        <w:rPr>
          <w:rFonts w:ascii="Arial" w:hAnsi="Arial" w:cs="Arial"/>
          <w:b w:val="0"/>
          <w:color w:val="auto"/>
          <w:sz w:val="20"/>
        </w:rPr>
        <w:t>o</w:t>
      </w:r>
      <w:r w:rsidR="00A73356">
        <w:rPr>
          <w:rFonts w:ascii="Arial" w:hAnsi="Arial" w:cs="Arial"/>
          <w:b w:val="0"/>
          <w:color w:val="auto"/>
          <w:sz w:val="20"/>
        </w:rPr>
        <w:t xml:space="preserve"> para</w:t>
      </w:r>
      <w:r w:rsidRPr="003252F4">
        <w:rPr>
          <w:rFonts w:ascii="Arial" w:hAnsi="Arial" w:cs="Arial"/>
          <w:b w:val="0"/>
          <w:color w:val="auto"/>
          <w:sz w:val="20"/>
        </w:rPr>
        <w:t xml:space="preserve"> os sistemas</w:t>
      </w:r>
      <w:r w:rsidR="00D24FD5">
        <w:rPr>
          <w:rFonts w:ascii="Arial" w:hAnsi="Arial" w:cs="Arial"/>
          <w:b w:val="0"/>
          <w:color w:val="auto"/>
          <w:sz w:val="20"/>
        </w:rPr>
        <w:t xml:space="preserve"> d</w:t>
      </w:r>
      <w:r w:rsidR="00A73356">
        <w:rPr>
          <w:rFonts w:ascii="Arial" w:hAnsi="Arial" w:cs="Arial"/>
          <w:b w:val="0"/>
          <w:color w:val="auto"/>
          <w:sz w:val="20"/>
        </w:rPr>
        <w:t>a superfície de ouro modificadas por SAM e após a imobilização dos PQs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0"/>
        <w:gridCol w:w="977"/>
        <w:gridCol w:w="1085"/>
        <w:gridCol w:w="1523"/>
        <w:gridCol w:w="2038"/>
        <w:gridCol w:w="1404"/>
      </w:tblGrid>
      <w:tr w:rsidR="003252F4" w:rsidRPr="003252F4" w14:paraId="0898671D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single" w:sz="12" w:space="0" w:color="auto"/>
            </w:tcBorders>
            <w:vAlign w:val="center"/>
          </w:tcPr>
          <w:p w14:paraId="10FE80D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52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EA192B2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584" w:type="pct"/>
            <w:tcBorders>
              <w:top w:val="single" w:sz="12" w:space="0" w:color="auto"/>
            </w:tcBorders>
            <w:vAlign w:val="center"/>
          </w:tcPr>
          <w:p w14:paraId="6785814A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820" w:type="pct"/>
            <w:tcBorders>
              <w:top w:val="single" w:sz="12" w:space="0" w:color="auto"/>
            </w:tcBorders>
            <w:vAlign w:val="center"/>
          </w:tcPr>
          <w:p w14:paraId="07BDF0CB" w14:textId="77777777" w:rsidR="003252F4" w:rsidRPr="00896F79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 w:rsidR="00896F79">
              <w:rPr>
                <w:rFonts w:cs="Arial"/>
                <w:b/>
              </w:rPr>
              <w:t xml:space="preserve"> (</w:t>
            </w:r>
            <w:r w:rsidR="00896F79" w:rsidRPr="003252F4">
              <w:rPr>
                <w:rFonts w:cs="Arial"/>
                <w:b/>
              </w:rPr>
              <w:t>Ω</w:t>
            </w:r>
            <w:r w:rsidR="00896F79">
              <w:rPr>
                <w:rFonts w:cs="Arial"/>
                <w:b/>
              </w:rPr>
              <w:t xml:space="preserve"> </w:t>
            </w:r>
            <w:r w:rsidR="00896F79" w:rsidRPr="003252F4">
              <w:rPr>
                <w:rFonts w:cs="Arial"/>
                <w:b/>
              </w:rPr>
              <w:t>s</w:t>
            </w:r>
            <w:r w:rsidR="00896F79" w:rsidRPr="003252F4">
              <w:rPr>
                <w:rFonts w:cs="Arial"/>
                <w:b/>
                <w:vertAlign w:val="superscript"/>
              </w:rPr>
              <w:t>-1</w:t>
            </w:r>
            <w:r w:rsidR="00896F79">
              <w:rPr>
                <w:rFonts w:cs="Arial"/>
                <w:b/>
                <w:vertAlign w:val="superscript"/>
              </w:rPr>
              <w:t>/2</w:t>
            </w:r>
            <w:r w:rsidR="00896F79">
              <w:rPr>
                <w:rFonts w:cs="Arial"/>
                <w:b/>
              </w:rPr>
              <w:t>)</w:t>
            </w:r>
          </w:p>
        </w:tc>
        <w:tc>
          <w:tcPr>
            <w:tcW w:w="1097" w:type="pct"/>
            <w:tcBorders>
              <w:top w:val="single" w:sz="12" w:space="0" w:color="auto"/>
            </w:tcBorders>
            <w:vAlign w:val="center"/>
          </w:tcPr>
          <w:p w14:paraId="1CCB475B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Q (</w:t>
            </w:r>
            <w:r w:rsidR="00BD44C8">
              <w:rPr>
                <w:rFonts w:cs="Arial"/>
                <w:b/>
              </w:rPr>
              <w:t>F</w:t>
            </w:r>
            <w:r w:rsidRPr="003252F4">
              <w:rPr>
                <w:rFonts w:cs="Arial"/>
                <w:b/>
              </w:rPr>
              <w:t xml:space="preserve"> s</w:t>
            </w:r>
            <w:r w:rsidR="00274350">
              <w:rPr>
                <w:rFonts w:cs="Arial"/>
                <w:b/>
                <w:vertAlign w:val="superscript"/>
              </w:rPr>
              <w:t>n</w:t>
            </w:r>
            <w:r w:rsidR="00BD44C8">
              <w:rPr>
                <w:rFonts w:cs="Arial"/>
                <w:b/>
                <w:vertAlign w:val="superscript"/>
              </w:rPr>
              <w:t>-1</w:t>
            </w:r>
            <w:r w:rsidRPr="003252F4">
              <w:rPr>
                <w:rFonts w:cs="Arial"/>
              </w:rPr>
              <w:t>)</w:t>
            </w:r>
          </w:p>
        </w:tc>
        <w:tc>
          <w:tcPr>
            <w:tcW w:w="756" w:type="pct"/>
            <w:tcBorders>
              <w:top w:val="single" w:sz="12" w:space="0" w:color="auto"/>
            </w:tcBorders>
            <w:vAlign w:val="center"/>
          </w:tcPr>
          <w:p w14:paraId="3D7D3CF5" w14:textId="77777777" w:rsidR="003252F4" w:rsidRPr="003252F4" w:rsidRDefault="00274350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</w:t>
            </w:r>
          </w:p>
        </w:tc>
      </w:tr>
      <w:tr w:rsidR="003252F4" w:rsidRPr="003252F4" w14:paraId="4279FD97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59B86A6C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Cis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12D7957E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3252F4">
              <w:rPr>
                <w:rFonts w:cs="Arial"/>
                <w:sz w:val="18"/>
                <w:szCs w:val="20"/>
              </w:rPr>
              <w:t>158 ± 20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738EB79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28 </w:t>
            </w:r>
            <w:r w:rsidRPr="003252F4">
              <w:rPr>
                <w:rFonts w:cs="Arial"/>
                <w:sz w:val="18"/>
                <w:szCs w:val="20"/>
              </w:rPr>
              <w:t>± 15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4526449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4500 </w:t>
            </w:r>
            <w:r w:rsidRPr="003252F4">
              <w:rPr>
                <w:rFonts w:cs="Arial"/>
                <w:sz w:val="18"/>
                <w:szCs w:val="20"/>
              </w:rPr>
              <w:t>± 218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68225727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9,6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08766E81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0,823 </w:t>
            </w:r>
            <w:r w:rsidRPr="003252F4">
              <w:rPr>
                <w:rFonts w:cs="Arial"/>
                <w:sz w:val="18"/>
                <w:szCs w:val="20"/>
              </w:rPr>
              <w:t>± 0,025</w:t>
            </w:r>
          </w:p>
        </w:tc>
      </w:tr>
      <w:tr w:rsidR="003252F4" w:rsidRPr="003252F4" w14:paraId="1F522250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5D026292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AMP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3F8C5747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16</w:t>
            </w:r>
            <w:r w:rsidR="004B0BDB">
              <w:rPr>
                <w:rFonts w:cs="Arial"/>
                <w:sz w:val="18"/>
              </w:rPr>
              <w:t>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05FD0947" w14:textId="77777777" w:rsidR="003252F4" w:rsidRPr="003252F4" w:rsidRDefault="004B0BDB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369</w:t>
            </w:r>
            <w:r w:rsidR="003252F4" w:rsidRPr="003252F4">
              <w:rPr>
                <w:rFonts w:cs="Arial"/>
                <w:sz w:val="18"/>
              </w:rPr>
              <w:t xml:space="preserve"> </w:t>
            </w:r>
            <w:r w:rsidR="003252F4" w:rsidRPr="003252F4">
              <w:rPr>
                <w:rFonts w:cs="Arial"/>
                <w:sz w:val="18"/>
                <w:szCs w:val="20"/>
              </w:rPr>
              <w:t xml:space="preserve">± </w:t>
            </w:r>
            <w:r>
              <w:rPr>
                <w:rFonts w:cs="Arial"/>
                <w:sz w:val="18"/>
                <w:szCs w:val="20"/>
              </w:rPr>
              <w:t>68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57598B09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4</w:t>
            </w:r>
            <w:r w:rsidR="004B0BDB">
              <w:rPr>
                <w:rFonts w:cs="Arial"/>
                <w:sz w:val="18"/>
              </w:rPr>
              <w:t>369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 xml:space="preserve">± </w:t>
            </w:r>
            <w:r w:rsidR="004B0BDB">
              <w:rPr>
                <w:rFonts w:cs="Arial"/>
                <w:sz w:val="18"/>
                <w:szCs w:val="20"/>
              </w:rPr>
              <w:t>224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2137B27C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</w:t>
            </w:r>
            <w:r w:rsidR="004B0BDB">
              <w:rPr>
                <w:rFonts w:cs="Arial"/>
                <w:sz w:val="18"/>
              </w:rPr>
              <w:t>8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</w:t>
            </w:r>
            <w:r w:rsidR="004B0BDB">
              <w:rPr>
                <w:rFonts w:cs="Arial"/>
                <w:sz w:val="18"/>
                <w:szCs w:val="20"/>
              </w:rPr>
              <w:t>5</w:t>
            </w:r>
            <w:r w:rsidRPr="003252F4">
              <w:rPr>
                <w:rFonts w:cs="Arial"/>
                <w:sz w:val="18"/>
                <w:szCs w:val="20"/>
              </w:rPr>
              <w:t xml:space="preserve">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70C70D32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0,8</w:t>
            </w:r>
            <w:r w:rsidR="004B0BDB"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0,0</w:t>
            </w:r>
            <w:r w:rsidR="004B0BDB">
              <w:rPr>
                <w:rFonts w:cs="Arial"/>
                <w:sz w:val="18"/>
                <w:szCs w:val="20"/>
              </w:rPr>
              <w:t>10</w:t>
            </w:r>
          </w:p>
        </w:tc>
      </w:tr>
      <w:tr w:rsidR="003252F4" w:rsidRPr="003252F4" w14:paraId="19BC4AE8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2CFB2750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Cis/PQ AMS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3A1FF025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174 </w:t>
            </w:r>
            <w:r w:rsidRPr="003252F4">
              <w:rPr>
                <w:rFonts w:cs="Arial"/>
                <w:sz w:val="18"/>
                <w:szCs w:val="20"/>
              </w:rPr>
              <w:t>± 12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764C8B3D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474 </w:t>
            </w:r>
            <w:r w:rsidRPr="003252F4">
              <w:rPr>
                <w:rFonts w:cs="Arial"/>
                <w:sz w:val="18"/>
                <w:szCs w:val="20"/>
              </w:rPr>
              <w:t>± 148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71868E2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4530 </w:t>
            </w:r>
            <w:r w:rsidRPr="003252F4">
              <w:rPr>
                <w:rFonts w:cs="Arial"/>
                <w:sz w:val="18"/>
                <w:szCs w:val="20"/>
              </w:rPr>
              <w:t>± 58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52087D0E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1,5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2AB26AEA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0,888 </w:t>
            </w:r>
            <w:r w:rsidRPr="003252F4">
              <w:rPr>
                <w:rFonts w:cs="Arial"/>
                <w:sz w:val="18"/>
                <w:szCs w:val="20"/>
              </w:rPr>
              <w:t>± 0,005</w:t>
            </w:r>
          </w:p>
        </w:tc>
      </w:tr>
      <w:tr w:rsidR="003252F4" w:rsidRPr="003252F4" w14:paraId="7A0B643E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single" w:sz="12" w:space="0" w:color="auto"/>
            </w:tcBorders>
            <w:vAlign w:val="center"/>
          </w:tcPr>
          <w:p w14:paraId="67926D16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AMP/PQ Cis</w:t>
            </w:r>
          </w:p>
        </w:tc>
        <w:tc>
          <w:tcPr>
            <w:tcW w:w="526" w:type="pct"/>
            <w:tcBorders>
              <w:top w:val="nil"/>
              <w:bottom w:val="single" w:sz="12" w:space="0" w:color="auto"/>
            </w:tcBorders>
            <w:vAlign w:val="center"/>
          </w:tcPr>
          <w:p w14:paraId="776FD7C7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162 </w:t>
            </w:r>
            <w:r w:rsidRPr="003252F4">
              <w:rPr>
                <w:rFonts w:cs="Arial"/>
                <w:sz w:val="18"/>
                <w:szCs w:val="20"/>
              </w:rPr>
              <w:t>± 9</w:t>
            </w:r>
          </w:p>
        </w:tc>
        <w:tc>
          <w:tcPr>
            <w:tcW w:w="584" w:type="pct"/>
            <w:tcBorders>
              <w:top w:val="nil"/>
              <w:bottom w:val="single" w:sz="12" w:space="0" w:color="auto"/>
            </w:tcBorders>
            <w:vAlign w:val="center"/>
          </w:tcPr>
          <w:p w14:paraId="18B5F7FD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7 </w:t>
            </w:r>
            <w:r w:rsidRPr="003252F4">
              <w:rPr>
                <w:rFonts w:cs="Arial"/>
                <w:sz w:val="18"/>
                <w:szCs w:val="20"/>
              </w:rPr>
              <w:t>± 5</w:t>
            </w:r>
          </w:p>
        </w:tc>
        <w:tc>
          <w:tcPr>
            <w:tcW w:w="820" w:type="pct"/>
            <w:tcBorders>
              <w:top w:val="nil"/>
              <w:bottom w:val="single" w:sz="12" w:space="0" w:color="auto"/>
            </w:tcBorders>
            <w:vAlign w:val="center"/>
          </w:tcPr>
          <w:p w14:paraId="17F760C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4558 </w:t>
            </w:r>
            <w:r w:rsidRPr="003252F4">
              <w:rPr>
                <w:rFonts w:cs="Arial"/>
                <w:sz w:val="18"/>
                <w:szCs w:val="20"/>
              </w:rPr>
              <w:t>± 94</w:t>
            </w:r>
          </w:p>
        </w:tc>
        <w:tc>
          <w:tcPr>
            <w:tcW w:w="1097" w:type="pct"/>
            <w:tcBorders>
              <w:top w:val="nil"/>
              <w:bottom w:val="single" w:sz="12" w:space="0" w:color="auto"/>
            </w:tcBorders>
            <w:vAlign w:val="center"/>
          </w:tcPr>
          <w:p w14:paraId="0848912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5,4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single" w:sz="12" w:space="0" w:color="auto"/>
            </w:tcBorders>
            <w:vAlign w:val="center"/>
          </w:tcPr>
          <w:p w14:paraId="62F55D5B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0,876 </w:t>
            </w:r>
            <w:r w:rsidRPr="003252F4">
              <w:rPr>
                <w:rFonts w:cs="Arial"/>
                <w:sz w:val="18"/>
                <w:szCs w:val="20"/>
              </w:rPr>
              <w:t>± 0,068</w:t>
            </w:r>
          </w:p>
        </w:tc>
      </w:tr>
    </w:tbl>
    <w:p w14:paraId="221185DA" w14:textId="77777777" w:rsidR="004F6616" w:rsidRDefault="004F6616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</w:p>
    <w:p w14:paraId="1548C242" w14:textId="77777777" w:rsidR="00EA3199" w:rsidRPr="00EA3199" w:rsidRDefault="00EA3199" w:rsidP="009B18CB">
      <w:pPr>
        <w:pStyle w:val="Legenda"/>
        <w:keepNext/>
        <w:rPr>
          <w:rFonts w:ascii="Arial" w:hAnsi="Arial" w:cs="Arial"/>
          <w:b w:val="0"/>
          <w:color w:val="auto"/>
          <w:sz w:val="20"/>
        </w:rPr>
      </w:pPr>
      <w:r w:rsidRPr="00EA3199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="00A15C78">
        <w:rPr>
          <w:rFonts w:ascii="Arial" w:hAnsi="Arial" w:cs="Arial"/>
          <w:color w:val="auto"/>
          <w:sz w:val="20"/>
        </w:rPr>
        <w:t>19</w:t>
      </w:r>
      <w:r w:rsidRPr="00EA3199">
        <w:rPr>
          <w:rFonts w:ascii="Arial" w:hAnsi="Arial" w:cs="Arial"/>
          <w:color w:val="auto"/>
          <w:sz w:val="20"/>
        </w:rPr>
        <w:t>.</w:t>
      </w:r>
      <w:r w:rsidRPr="00EA3199">
        <w:rPr>
          <w:rFonts w:ascii="Arial" w:hAnsi="Arial" w:cs="Arial"/>
          <w:b w:val="0"/>
          <w:color w:val="auto"/>
          <w:sz w:val="20"/>
        </w:rPr>
        <w:t xml:space="preserve"> Relação 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R</w:t>
      </w:r>
      <w:r w:rsidRPr="009B18CB">
        <w:rPr>
          <w:rFonts w:ascii="Arial" w:hAnsi="Arial" w:cs="Arial"/>
          <w:b w:val="0"/>
          <w:color w:val="auto"/>
          <w:sz w:val="20"/>
          <w:vertAlign w:val="subscript"/>
        </w:rPr>
        <w:t>TE</w:t>
      </w:r>
      <w:r w:rsidRPr="00EA3199">
        <w:rPr>
          <w:rFonts w:ascii="Arial" w:hAnsi="Arial" w:cs="Arial"/>
          <w:b w:val="0"/>
          <w:color w:val="auto"/>
          <w:sz w:val="20"/>
        </w:rPr>
        <w:t xml:space="preserve"> obtida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nas simulações das EIE com as resistências da voltametria</w:t>
      </w:r>
      <w:r>
        <w:rPr>
          <w:rFonts w:ascii="Arial" w:hAnsi="Arial" w:cs="Arial"/>
          <w:b w:val="0"/>
          <w:color w:val="auto"/>
          <w:sz w:val="20"/>
        </w:rPr>
        <w:t xml:space="preserve"> cíclica</w:t>
      </w:r>
    </w:p>
    <w:p w14:paraId="23510B16" w14:textId="77777777" w:rsidR="00EA3199" w:rsidRDefault="00EA3199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  <w:r>
        <w:rPr>
          <w:rFonts w:eastAsia="MS Mincho" w:cs="Arial"/>
          <w:b/>
          <w:bCs/>
          <w:iCs/>
          <w:noProof/>
          <w:szCs w:val="28"/>
          <w:lang w:val="en-US"/>
        </w:rPr>
        <w:drawing>
          <wp:inline distT="0" distB="0" distL="0" distR="0" wp14:anchorId="58F46A12" wp14:editId="339614F9">
            <wp:extent cx="3600000" cy="2857895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10.TIF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2" t="17250" r="24350" b="11777"/>
                    <a:stretch/>
                  </pic:blipFill>
                  <pic:spPr bwMode="auto">
                    <a:xfrm>
                      <a:off x="0" y="0"/>
                      <a:ext cx="3600000" cy="285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7230BCD" w14:textId="62B37767" w:rsidR="008502A5" w:rsidRDefault="008502A5" w:rsidP="008502A5">
      <w:pPr>
        <w:pStyle w:val="Ttulo1"/>
        <w:rPr>
          <w:ins w:id="1018" w:author="Adriana Carvalho" w:date="2018-04-28T03:33:00Z"/>
          <w:rFonts w:eastAsia="MS Mincho"/>
        </w:rPr>
      </w:pPr>
      <w:del w:id="1019" w:author="Adriana Carvalho" w:date="2018-04-28T03:34:00Z">
        <w:r w:rsidDel="00ED0BB5">
          <w:rPr>
            <w:rFonts w:eastAsia="MS Mincho"/>
          </w:rPr>
          <w:delText>DISCUSSÃO</w:delText>
        </w:r>
      </w:del>
      <w:ins w:id="1020" w:author="Adriana Carvalho" w:date="2018-04-28T03:34:00Z">
        <w:r w:rsidR="00ED0BB5">
          <w:rPr>
            <w:rFonts w:eastAsia="MS Mincho"/>
          </w:rPr>
          <w:t>CONCLUSÃO</w:t>
        </w:r>
      </w:ins>
    </w:p>
    <w:p w14:paraId="16D8C3A3" w14:textId="79B1F322" w:rsidR="00ED0BB5" w:rsidRDefault="00ED0BB5" w:rsidP="00ED0BB5">
      <w:pPr>
        <w:pStyle w:val="Ttulo1"/>
        <w:rPr>
          <w:ins w:id="1021" w:author="Adriana Carvalho" w:date="2018-04-28T03:35:00Z"/>
          <w:rFonts w:eastAsia="MS Mincho"/>
        </w:rPr>
      </w:pPr>
      <w:ins w:id="1022" w:author="Adriana Carvalho" w:date="2018-04-28T03:34:00Z">
        <w:r>
          <w:rPr>
            <w:rFonts w:eastAsia="MS Mincho"/>
          </w:rPr>
          <w:t>PERSPECTIVAS</w:t>
        </w:r>
      </w:ins>
    </w:p>
    <w:customXmlInsRangeStart w:id="1023" w:author="Adriana Carvalho" w:date="2018-04-28T03:35:00Z"/>
    <w:sdt>
      <w:sdtPr>
        <w:rPr>
          <w:rFonts w:eastAsiaTheme="minorHAnsi" w:cstheme="minorBidi"/>
          <w:b w:val="0"/>
          <w:bCs w:val="0"/>
          <w:kern w:val="0"/>
          <w:szCs w:val="22"/>
        </w:rPr>
        <w:id w:val="756327368"/>
        <w:docPartObj>
          <w:docPartGallery w:val="Bibliographies"/>
          <w:docPartUnique/>
        </w:docPartObj>
      </w:sdtPr>
      <w:sdtContent>
        <w:customXmlInsRangeEnd w:id="1023"/>
        <w:p w14:paraId="56788078" w14:textId="4710902A" w:rsidR="00ED0BB5" w:rsidRDefault="00ED0BB5">
          <w:pPr>
            <w:pStyle w:val="Ttulo1"/>
            <w:rPr>
              <w:ins w:id="1024" w:author="Adriana Carvalho" w:date="2018-04-28T03:35:00Z"/>
            </w:rPr>
          </w:pPr>
          <w:ins w:id="1025" w:author="Adriana Carvalho" w:date="2018-04-28T03:35:00Z">
            <w:r>
              <w:t>REFERÊNCIAS BIBLIOGRÁFICAS</w:t>
            </w:r>
          </w:ins>
        </w:p>
        <w:customXmlInsRangeStart w:id="1026" w:author="Adriana Carvalho" w:date="2018-04-28T03:35:00Z"/>
        <w:sdt>
          <w:sdtPr>
            <w:id w:val="-573587230"/>
            <w:bibliography/>
          </w:sdtPr>
          <w:sdtContent>
            <w:customXmlInsRangeEnd w:id="1026"/>
            <w:p w14:paraId="67E565B1" w14:textId="72939AC4" w:rsidR="00ED0BB5" w:rsidRDefault="00ED0BB5">
              <w:pPr>
                <w:rPr>
                  <w:ins w:id="1027" w:author="Adriana Carvalho" w:date="2018-04-28T03:35:00Z"/>
                </w:rPr>
              </w:pPr>
              <w:ins w:id="1028" w:author="Adriana Carvalho" w:date="2018-04-28T03:35:00Z">
                <w:r>
                  <w:fldChar w:fldCharType="begin"/>
                </w:r>
                <w:r>
                  <w:instrText>BIBLIOGRAPHY</w:instrText>
                </w:r>
                <w:r>
                  <w:fldChar w:fldCharType="separate"/>
                </w:r>
              </w:ins>
              <w:r>
                <w:rPr>
                  <w:b/>
                  <w:bCs/>
                  <w:noProof/>
                </w:rPr>
                <w:t>Não há fontes bibliográficas no documento atual.</w:t>
              </w:r>
              <w:ins w:id="1029" w:author="Adriana Carvalho" w:date="2018-04-28T03:35:00Z">
                <w:r>
                  <w:rPr>
                    <w:b/>
                    <w:bCs/>
                  </w:rPr>
                  <w:fldChar w:fldCharType="end"/>
                </w:r>
              </w:ins>
            </w:p>
            <w:customXmlInsRangeStart w:id="1030" w:author="Adriana Carvalho" w:date="2018-04-28T03:35:00Z"/>
          </w:sdtContent>
        </w:sdt>
        <w:customXmlInsRangeEnd w:id="1030"/>
        <w:customXmlInsRangeStart w:id="1031" w:author="Adriana Carvalho" w:date="2018-04-28T03:35:00Z"/>
      </w:sdtContent>
    </w:sdt>
    <w:customXmlInsRangeEnd w:id="1031"/>
    <w:p w14:paraId="69573905" w14:textId="77777777" w:rsidR="00ED0BB5" w:rsidRPr="00ED0BB5" w:rsidRDefault="00ED0BB5">
      <w:pPr>
        <w:rPr>
          <w:rPrChange w:id="1032" w:author="Adriana Carvalho" w:date="2018-04-28T03:34:00Z">
            <w:rPr>
              <w:rFonts w:eastAsia="MS Mincho"/>
            </w:rPr>
          </w:rPrChange>
        </w:rPr>
        <w:pPrChange w:id="1033" w:author="Adriana Carvalho" w:date="2018-04-28T03:34:00Z">
          <w:pPr>
            <w:pStyle w:val="Ttulo1"/>
          </w:pPr>
        </w:pPrChange>
      </w:pPr>
    </w:p>
    <w:sectPr w:rsidR="00ED0BB5" w:rsidRPr="00ED0BB5" w:rsidSect="003252F4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Thereza Soares" w:date="2018-04-24T17:07:00Z" w:initials="TAS">
    <w:p w14:paraId="07253DA6" w14:textId="6D975129" w:rsidR="00567C53" w:rsidRDefault="00567C53">
      <w:pPr>
        <w:pStyle w:val="Textodecomentrio"/>
      </w:pPr>
      <w:r>
        <w:rPr>
          <w:rStyle w:val="Refdecomentrio"/>
        </w:rPr>
        <w:annotationRef/>
      </w:r>
      <w:r>
        <w:t>Incluir uma lista de siglas e abreviações, e lembrar de descrever as siglas uma vez no texto antes de usar as abreviações</w:t>
      </w:r>
    </w:p>
  </w:comment>
  <w:comment w:id="23" w:author="Thereza Soares" w:date="2018-04-24T17:01:00Z" w:initials="TAS">
    <w:p w14:paraId="1FAF6588" w14:textId="77777777" w:rsidR="00567C53" w:rsidRDefault="00567C53">
      <w:pPr>
        <w:pStyle w:val="Textodecomentrio"/>
      </w:pPr>
      <w:r>
        <w:rPr>
          <w:rStyle w:val="Refdecomentrio"/>
        </w:rPr>
        <w:annotationRef/>
      </w:r>
      <w:r>
        <w:t xml:space="preserve">Se vc usou o nome por extenso dos demais compostos, vc deve ser consistente e </w:t>
      </w:r>
      <w:proofErr w:type="spellStart"/>
      <w:r>
        <w:t>tb</w:t>
      </w:r>
      <w:proofErr w:type="spellEnd"/>
      <w:r>
        <w:t xml:space="preserve"> usar o nome por extenso destes compostos</w:t>
      </w:r>
    </w:p>
  </w:comment>
  <w:comment w:id="82" w:author="Thereza Soares" w:date="2018-04-24T17:04:00Z" w:initials="TAS">
    <w:p w14:paraId="50FEDC48" w14:textId="1FDEBE87" w:rsidR="00567C53" w:rsidRDefault="00567C53">
      <w:pPr>
        <w:pStyle w:val="Textodecomentrio"/>
      </w:pPr>
      <w:r>
        <w:rPr>
          <w:rStyle w:val="Refdecomentrio"/>
        </w:rPr>
        <w:annotationRef/>
      </w:r>
      <w:r>
        <w:t>Descrever o significado de SAM, AMP e Cis</w:t>
      </w:r>
    </w:p>
  </w:comment>
  <w:comment w:id="100" w:author="Thereza Soares" w:date="2018-04-24T17:04:00Z" w:initials="TAS">
    <w:p w14:paraId="3F3FF5CB" w14:textId="1179C272" w:rsidR="00567C53" w:rsidRDefault="00567C53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7253DA6" w15:done="0"/>
  <w15:commentEx w15:paraId="1FAF6588" w15:done="0"/>
  <w15:commentEx w15:paraId="50FEDC48" w15:done="0"/>
  <w15:commentEx w15:paraId="3F3FF5C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7253DA6" w16cid:durableId="1E8A5D78"/>
  <w16cid:commentId w16cid:paraId="1FAF6588" w16cid:durableId="1E8A5D79"/>
  <w16cid:commentId w16cid:paraId="50FEDC48" w16cid:durableId="1E8A5D7A"/>
  <w16cid:commentId w16cid:paraId="3F3FF5CB" w16cid:durableId="1E8A5D7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37CEA"/>
    <w:multiLevelType w:val="hybridMultilevel"/>
    <w:tmpl w:val="DDB62618"/>
    <w:lvl w:ilvl="0" w:tplc="6D689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B72B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riana Carvalho">
    <w15:presenceInfo w15:providerId="Windows Live" w15:userId="bedfdbaa0e8c71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52F4"/>
    <w:rsid w:val="00041156"/>
    <w:rsid w:val="00045042"/>
    <w:rsid w:val="000725A2"/>
    <w:rsid w:val="00075F62"/>
    <w:rsid w:val="00086FC1"/>
    <w:rsid w:val="00087E57"/>
    <w:rsid w:val="00094698"/>
    <w:rsid w:val="000B6724"/>
    <w:rsid w:val="000C6EC1"/>
    <w:rsid w:val="000D6C69"/>
    <w:rsid w:val="001110B8"/>
    <w:rsid w:val="00113317"/>
    <w:rsid w:val="00130D9D"/>
    <w:rsid w:val="0013325E"/>
    <w:rsid w:val="00182397"/>
    <w:rsid w:val="001A43A0"/>
    <w:rsid w:val="001B08FF"/>
    <w:rsid w:val="001B61BA"/>
    <w:rsid w:val="001C0C2A"/>
    <w:rsid w:val="001C4996"/>
    <w:rsid w:val="001D4515"/>
    <w:rsid w:val="001D4F22"/>
    <w:rsid w:val="00223654"/>
    <w:rsid w:val="00236C68"/>
    <w:rsid w:val="002378C4"/>
    <w:rsid w:val="00274350"/>
    <w:rsid w:val="00284625"/>
    <w:rsid w:val="002A3F31"/>
    <w:rsid w:val="002B42B0"/>
    <w:rsid w:val="002C5129"/>
    <w:rsid w:val="002D0967"/>
    <w:rsid w:val="002E1DF2"/>
    <w:rsid w:val="002F2349"/>
    <w:rsid w:val="002F2A18"/>
    <w:rsid w:val="002F3EB9"/>
    <w:rsid w:val="002F414D"/>
    <w:rsid w:val="00303A3C"/>
    <w:rsid w:val="003070BB"/>
    <w:rsid w:val="003252F4"/>
    <w:rsid w:val="003433F5"/>
    <w:rsid w:val="0034414F"/>
    <w:rsid w:val="003624F7"/>
    <w:rsid w:val="00383043"/>
    <w:rsid w:val="003A4834"/>
    <w:rsid w:val="003B538B"/>
    <w:rsid w:val="003B6BDA"/>
    <w:rsid w:val="003D480B"/>
    <w:rsid w:val="003E200E"/>
    <w:rsid w:val="003E4ABD"/>
    <w:rsid w:val="003F06FE"/>
    <w:rsid w:val="003F74B6"/>
    <w:rsid w:val="00416E21"/>
    <w:rsid w:val="00425E48"/>
    <w:rsid w:val="00436BDC"/>
    <w:rsid w:val="00453B1D"/>
    <w:rsid w:val="00473070"/>
    <w:rsid w:val="004864B4"/>
    <w:rsid w:val="004A7C47"/>
    <w:rsid w:val="004B0BDB"/>
    <w:rsid w:val="004C1615"/>
    <w:rsid w:val="004D1DE2"/>
    <w:rsid w:val="004D654A"/>
    <w:rsid w:val="004F3D8C"/>
    <w:rsid w:val="004F6616"/>
    <w:rsid w:val="005031C2"/>
    <w:rsid w:val="0052085C"/>
    <w:rsid w:val="005235B7"/>
    <w:rsid w:val="005440C7"/>
    <w:rsid w:val="005522FB"/>
    <w:rsid w:val="00567C53"/>
    <w:rsid w:val="00570926"/>
    <w:rsid w:val="00572052"/>
    <w:rsid w:val="00576C35"/>
    <w:rsid w:val="005830D1"/>
    <w:rsid w:val="005956F0"/>
    <w:rsid w:val="005A14C4"/>
    <w:rsid w:val="005B3104"/>
    <w:rsid w:val="005B6370"/>
    <w:rsid w:val="005E3341"/>
    <w:rsid w:val="005E63A0"/>
    <w:rsid w:val="006014EF"/>
    <w:rsid w:val="00613AA3"/>
    <w:rsid w:val="00615D55"/>
    <w:rsid w:val="006258F5"/>
    <w:rsid w:val="006459ED"/>
    <w:rsid w:val="00657ADF"/>
    <w:rsid w:val="00684E9C"/>
    <w:rsid w:val="006B17AD"/>
    <w:rsid w:val="006B70C1"/>
    <w:rsid w:val="006F5AF0"/>
    <w:rsid w:val="006F7AB0"/>
    <w:rsid w:val="006F7B8E"/>
    <w:rsid w:val="0071756F"/>
    <w:rsid w:val="0072240D"/>
    <w:rsid w:val="00734764"/>
    <w:rsid w:val="00751972"/>
    <w:rsid w:val="007A7F8A"/>
    <w:rsid w:val="007E3962"/>
    <w:rsid w:val="007E6F4D"/>
    <w:rsid w:val="007F030B"/>
    <w:rsid w:val="00842BD0"/>
    <w:rsid w:val="008502A5"/>
    <w:rsid w:val="0087239C"/>
    <w:rsid w:val="00886372"/>
    <w:rsid w:val="008905B7"/>
    <w:rsid w:val="008956CD"/>
    <w:rsid w:val="00896F79"/>
    <w:rsid w:val="008B0A83"/>
    <w:rsid w:val="008B10AC"/>
    <w:rsid w:val="008E6531"/>
    <w:rsid w:val="008E7500"/>
    <w:rsid w:val="00957E79"/>
    <w:rsid w:val="009776BF"/>
    <w:rsid w:val="009B18CB"/>
    <w:rsid w:val="009C0138"/>
    <w:rsid w:val="009C0E43"/>
    <w:rsid w:val="009F04C5"/>
    <w:rsid w:val="00A00076"/>
    <w:rsid w:val="00A1438D"/>
    <w:rsid w:val="00A15C78"/>
    <w:rsid w:val="00A22543"/>
    <w:rsid w:val="00A22E13"/>
    <w:rsid w:val="00A65A06"/>
    <w:rsid w:val="00A73356"/>
    <w:rsid w:val="00A847DE"/>
    <w:rsid w:val="00AA2775"/>
    <w:rsid w:val="00B0204E"/>
    <w:rsid w:val="00B17539"/>
    <w:rsid w:val="00B54935"/>
    <w:rsid w:val="00B55BA6"/>
    <w:rsid w:val="00BD44C8"/>
    <w:rsid w:val="00BD50BD"/>
    <w:rsid w:val="00BE0970"/>
    <w:rsid w:val="00BF1403"/>
    <w:rsid w:val="00C8769C"/>
    <w:rsid w:val="00C960AB"/>
    <w:rsid w:val="00CB4220"/>
    <w:rsid w:val="00CC75F7"/>
    <w:rsid w:val="00CE0FD6"/>
    <w:rsid w:val="00CE66B6"/>
    <w:rsid w:val="00CE795E"/>
    <w:rsid w:val="00D24FD5"/>
    <w:rsid w:val="00D34A86"/>
    <w:rsid w:val="00D3704C"/>
    <w:rsid w:val="00D7257F"/>
    <w:rsid w:val="00D80B45"/>
    <w:rsid w:val="00D9671A"/>
    <w:rsid w:val="00DC24CB"/>
    <w:rsid w:val="00DC2B78"/>
    <w:rsid w:val="00DD2695"/>
    <w:rsid w:val="00DE1625"/>
    <w:rsid w:val="00DE73EF"/>
    <w:rsid w:val="00E03DB8"/>
    <w:rsid w:val="00E3130E"/>
    <w:rsid w:val="00E43E4C"/>
    <w:rsid w:val="00E60295"/>
    <w:rsid w:val="00EA1404"/>
    <w:rsid w:val="00EA3199"/>
    <w:rsid w:val="00ED0BB5"/>
    <w:rsid w:val="00ED6B87"/>
    <w:rsid w:val="00F2554D"/>
    <w:rsid w:val="00F35612"/>
    <w:rsid w:val="00F4197A"/>
    <w:rsid w:val="00F56562"/>
    <w:rsid w:val="00F606B7"/>
    <w:rsid w:val="00F60818"/>
    <w:rsid w:val="00F6405A"/>
    <w:rsid w:val="00F73FCD"/>
    <w:rsid w:val="00FA7DD1"/>
    <w:rsid w:val="00FC556B"/>
    <w:rsid w:val="00FE5ED0"/>
    <w:rsid w:val="00FF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9891B5C"/>
  <w15:docId w15:val="{3BB17D67-A9FC-4BD3-BF75-23FC468D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52F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252F4"/>
    <w:pPr>
      <w:keepNext/>
      <w:numPr>
        <w:numId w:val="2"/>
      </w:numPr>
      <w:spacing w:before="240" w:after="240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3252F4"/>
    <w:pPr>
      <w:keepNext/>
      <w:numPr>
        <w:ilvl w:val="1"/>
        <w:numId w:val="2"/>
      </w:numPr>
      <w:spacing w:before="240" w:after="240"/>
      <w:outlineLvl w:val="1"/>
    </w:pPr>
    <w:rPr>
      <w:rFonts w:eastAsia="Times New Roman" w:cs="Times New Roman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qFormat/>
    <w:rsid w:val="003252F4"/>
    <w:pPr>
      <w:keepNext/>
      <w:numPr>
        <w:ilvl w:val="2"/>
        <w:numId w:val="2"/>
      </w:numPr>
      <w:spacing w:before="240" w:after="240"/>
      <w:outlineLvl w:val="2"/>
    </w:pPr>
    <w:rPr>
      <w:rFonts w:eastAsia="Times New Roman" w:cs="Times New Roman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252F4"/>
    <w:pPr>
      <w:keepNext/>
      <w:keepLines/>
      <w:numPr>
        <w:ilvl w:val="3"/>
        <w:numId w:val="2"/>
      </w:numPr>
      <w:spacing w:before="240" w:after="240"/>
      <w:outlineLvl w:val="3"/>
    </w:pPr>
    <w:rPr>
      <w:rFonts w:eastAsiaTheme="majorEastAsia" w:cstheme="majorBidi"/>
      <w:b/>
      <w:iCs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252F4"/>
    <w:pPr>
      <w:keepNext/>
      <w:keepLines/>
      <w:numPr>
        <w:ilvl w:val="4"/>
        <w:numId w:val="2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252F4"/>
    <w:pPr>
      <w:keepNext/>
      <w:keepLines/>
      <w:numPr>
        <w:ilvl w:val="5"/>
        <w:numId w:val="2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52F4"/>
    <w:pPr>
      <w:keepNext/>
      <w:keepLines/>
      <w:numPr>
        <w:ilvl w:val="6"/>
        <w:numId w:val="2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52F4"/>
    <w:pPr>
      <w:keepNext/>
      <w:keepLines/>
      <w:numPr>
        <w:ilvl w:val="7"/>
        <w:numId w:val="2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52F4"/>
    <w:pPr>
      <w:keepNext/>
      <w:keepLines/>
      <w:numPr>
        <w:ilvl w:val="8"/>
        <w:numId w:val="2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252F4"/>
    <w:rPr>
      <w:rFonts w:ascii="Arial" w:eastAsia="Times New Roman" w:hAnsi="Arial" w:cs="Times New Roman"/>
      <w:b/>
      <w:bCs/>
      <w:kern w:val="32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252F4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3252F4"/>
    <w:rPr>
      <w:rFonts w:ascii="Arial" w:eastAsia="Times New Roman" w:hAnsi="Arial" w:cs="Times New Roman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3252F4"/>
    <w:rPr>
      <w:rFonts w:ascii="Arial" w:eastAsiaTheme="majorEastAsia" w:hAnsi="Arial" w:cstheme="majorBidi"/>
      <w:b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252F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52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52F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52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52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qFormat/>
    <w:rsid w:val="003252F4"/>
    <w:pPr>
      <w:spacing w:after="200" w:line="240" w:lineRule="auto"/>
    </w:pPr>
    <w:rPr>
      <w:rFonts w:ascii="Cambria" w:eastAsia="MS Mincho" w:hAnsi="Cambria" w:cs="Times New Roman"/>
      <w:b/>
      <w:bCs/>
      <w:color w:val="4F81BD"/>
      <w:sz w:val="18"/>
      <w:szCs w:val="18"/>
      <w:lang w:val="pt-PT"/>
    </w:rPr>
  </w:style>
  <w:style w:type="table" w:styleId="Tabelacomgrade">
    <w:name w:val="Table Grid"/>
    <w:basedOn w:val="Tabelanormal"/>
    <w:uiPriority w:val="59"/>
    <w:rsid w:val="003252F4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76C35"/>
    <w:rPr>
      <w:color w:val="808080"/>
    </w:rPr>
  </w:style>
  <w:style w:type="character" w:styleId="Hyperlink">
    <w:name w:val="Hyperlink"/>
    <w:basedOn w:val="Fontepargpadro"/>
    <w:uiPriority w:val="99"/>
    <w:unhideWhenUsed/>
    <w:rsid w:val="00A15C7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15C78"/>
    <w:rPr>
      <w:color w:val="808080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234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2349"/>
    <w:rPr>
      <w:rFonts w:ascii="Lucida Grande" w:hAnsi="Lucida Grande" w:cs="Lucida Grande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2F2349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F2349"/>
    <w:pPr>
      <w:spacing w:line="240" w:lineRule="auto"/>
    </w:pPr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F2349"/>
    <w:rPr>
      <w:rFonts w:ascii="Arial" w:hAnsi="Arial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F2349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F2349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1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hyperlink" Target="https://tools.thermofisher.com/content/sfs/manuals/MAN0011309_NHS_SulfoNHS_UG.pdf" TargetMode="External"/><Relationship Id="rId26" Type="http://schemas.openxmlformats.org/officeDocument/2006/relationships/image" Target="media/image17.TIF"/><Relationship Id="rId3" Type="http://schemas.openxmlformats.org/officeDocument/2006/relationships/styles" Target="styles.xml"/><Relationship Id="rId21" Type="http://schemas.openxmlformats.org/officeDocument/2006/relationships/image" Target="media/image12.TIF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TI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24" Type="http://schemas.openxmlformats.org/officeDocument/2006/relationships/image" Target="media/image15.TI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TIF"/><Relationship Id="rId28" Type="http://schemas.openxmlformats.org/officeDocument/2006/relationships/fontTable" Target="fontTable.xml"/><Relationship Id="rId10" Type="http://schemas.openxmlformats.org/officeDocument/2006/relationships/image" Target="media/image2.TI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TI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0"/>
</file>

<file path=customXml/itemProps1.xml><?xml version="1.0" encoding="utf-8"?>
<ds:datastoreItem xmlns:ds="http://schemas.openxmlformats.org/officeDocument/2006/customXml" ds:itemID="{E77AE66F-4075-4100-8FC9-B555A2767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3124</Words>
  <Characters>16874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Carvalho</dc:creator>
  <cp:keywords/>
  <dc:description/>
  <cp:lastModifiedBy>Adriana Carvalho</cp:lastModifiedBy>
  <cp:revision>4</cp:revision>
  <dcterms:created xsi:type="dcterms:W3CDTF">2018-05-02T05:08:00Z</dcterms:created>
  <dcterms:modified xsi:type="dcterms:W3CDTF">2018-05-02T07:13:00Z</dcterms:modified>
</cp:coreProperties>
</file>